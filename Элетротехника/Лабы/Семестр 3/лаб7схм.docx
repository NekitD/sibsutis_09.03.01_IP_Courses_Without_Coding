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0547F4C5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ins w:id="5" w:author="nikitadorogin@yandex.ru" w:date="2024-10-31T19:06:00Z">
        <w:r w:rsidR="00BC11C3">
          <w:rPr>
            <w:b/>
            <w:sz w:val="32"/>
            <w:szCs w:val="32"/>
            <w:lang w:val="ru-RU"/>
          </w:rPr>
          <w:t>7</w:t>
        </w:r>
      </w:ins>
      <w:ins w:id="6" w:author="Student" w:date="2024-10-04T11:40:00Z">
        <w:del w:id="7" w:author="nikitadorogin@yandex.ru" w:date="2024-10-17T11:50:00Z">
          <w:r w:rsidR="0012204B" w:rsidDel="00242197">
            <w:rPr>
              <w:b/>
              <w:sz w:val="32"/>
              <w:szCs w:val="32"/>
              <w:lang w:val="ru-RU"/>
            </w:rPr>
            <w:delText>4</w:delText>
          </w:r>
        </w:del>
      </w:ins>
      <w:del w:id="8" w:author="Student" w:date="2024-10-04T11:40:00Z">
        <w:r w:rsidR="008E14E7" w:rsidDel="0012204B">
          <w:rPr>
            <w:b/>
            <w:sz w:val="32"/>
            <w:szCs w:val="32"/>
            <w:lang w:val="ru-RU"/>
          </w:rPr>
          <w:delText>3</w:delText>
        </w:r>
      </w:del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07E07252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ins w:id="9" w:author="nikitadorogin@yandex.ru" w:date="2024-10-23T15:05:00Z">
        <w:r w:rsidR="00824A49">
          <w:rPr>
            <w:lang w:val="ru-RU"/>
          </w:rPr>
          <w:t>Исследовани</w:t>
        </w:r>
      </w:ins>
      <w:ins w:id="10" w:author="nikitadorogin@yandex.ru" w:date="2024-10-23T15:06:00Z">
        <w:r w:rsidR="00824A49">
          <w:rPr>
            <w:lang w:val="ru-RU"/>
          </w:rPr>
          <w:t xml:space="preserve">е </w:t>
        </w:r>
      </w:ins>
      <w:ins w:id="11" w:author="nikitadorogin@yandex.ru" w:date="2024-10-31T19:06:00Z">
        <w:r w:rsidR="00BC11C3">
          <w:rPr>
            <w:lang w:val="ru-RU"/>
          </w:rPr>
          <w:t>параметрического стабилизатора</w:t>
        </w:r>
      </w:ins>
      <w:ins w:id="12" w:author="Student" w:date="2024-10-04T11:42:00Z">
        <w:del w:id="13" w:author="nikitadorogin@yandex.ru" w:date="2024-10-17T11:50:00Z">
          <w:r w:rsidR="0012204B" w:rsidRPr="0012204B" w:rsidDel="00242197">
            <w:rPr>
              <w:lang w:val="ru-RU"/>
            </w:rPr>
            <w:delText xml:space="preserve">Исследование трехфазных цепей переменного тока </w:delText>
          </w:r>
        </w:del>
      </w:ins>
      <w:del w:id="14" w:author="Student" w:date="2024-10-04T11:42:00Z">
        <w:r w:rsidR="008E14E7" w:rsidDel="0012204B">
          <w:delText>Исследование линейного однофазного трансформатора</w:delText>
        </w:r>
      </w:del>
      <w:r>
        <w:rPr>
          <w:lang w:val="ru-RU"/>
        </w:rPr>
        <w:t>»</w:t>
      </w:r>
    </w:p>
    <w:p w14:paraId="048F752B" w14:textId="1F740C09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ins w:id="15" w:author="Student" w:date="2024-10-18T11:42:00Z">
        <w:r w:rsidR="00393DC8">
          <w:rPr>
            <w:lang w:val="ru-RU"/>
          </w:rPr>
          <w:t>11</w:t>
        </w:r>
      </w:ins>
      <w:ins w:id="16" w:author="nikitadorogin@yandex.ru" w:date="2024-10-17T11:55:00Z">
        <w:del w:id="17" w:author="Student" w:date="2024-10-18T11:42:00Z">
          <w:r w:rsidR="00242197" w:rsidDel="00393DC8">
            <w:rPr>
              <w:lang w:val="ru-RU"/>
            </w:rPr>
            <w:delText>??</w:delText>
          </w:r>
        </w:del>
      </w:ins>
      <w:del w:id="18" w:author="nikitadorogin@yandex.ru" w:date="2024-10-17T11:55:00Z">
        <w:r w:rsidDel="00242197">
          <w:rPr>
            <w:lang w:val="ru-RU"/>
          </w:rPr>
          <w:delText>1</w:delText>
        </w:r>
        <w:r w:rsidR="008E14E7" w:rsidDel="00242197">
          <w:rPr>
            <w:lang w:val="ru-RU"/>
          </w:rPr>
          <w:delText>1</w:delText>
        </w:r>
      </w:del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19" w:name="_md6ritkreh1p" w:colFirst="0" w:colLast="0"/>
      <w:bookmarkEnd w:id="19"/>
    </w:p>
    <w:p w14:paraId="202DFDD1" w14:textId="77777777" w:rsidR="005E6626" w:rsidRDefault="005E6626">
      <w:pPr>
        <w:pStyle w:val="a4"/>
        <w:spacing w:after="200" w:line="276" w:lineRule="auto"/>
      </w:pPr>
      <w:bookmarkStart w:id="20" w:name="_o3i6py42tfw6" w:colFirst="0" w:colLast="0"/>
      <w:bookmarkEnd w:id="20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2FC587E" w:rsidR="005E6626" w:rsidRDefault="009442FF">
            <w:pPr>
              <w:pStyle w:val="a4"/>
              <w:ind w:firstLine="0"/>
            </w:pPr>
            <w:bookmarkStart w:id="21" w:name="_exk8w8a3knnq" w:colFirst="0" w:colLast="0"/>
            <w:bookmarkEnd w:id="21"/>
            <w:r>
              <w:t>«</w:t>
            </w:r>
            <w:ins w:id="22" w:author="nikitadorogin@yandex.ru" w:date="2024-10-31T19:07:00Z">
              <w:r w:rsidR="00BC11C3">
                <w:rPr>
                  <w:lang w:val="ru-RU"/>
                </w:rPr>
                <w:t>1</w:t>
              </w:r>
            </w:ins>
            <w:ins w:id="23" w:author="Student" w:date="2024-10-18T11:49:00Z">
              <w:del w:id="24" w:author="nikitadorogin@yandex.ru" w:date="2024-10-23T15:06:00Z">
                <w:r w:rsidR="006B3156" w:rsidDel="00824A49">
                  <w:rPr>
                    <w:lang w:val="ru-RU"/>
                  </w:rPr>
                  <w:delText>18</w:delText>
                </w:r>
              </w:del>
            </w:ins>
            <w:del w:id="25" w:author="nikitadorogin@yandex.ru" w:date="2024-10-31T19:07:00Z">
              <w:r w:rsidR="003B5442" w:rsidDel="00BC11C3">
                <w:rPr>
                  <w:lang w:val="ru-RU"/>
                </w:rPr>
                <w:delText xml:space="preserve"> </w:delText>
              </w:r>
            </w:del>
            <w:ins w:id="26" w:author="Student" w:date="2024-10-04T11:40:00Z">
              <w:del w:id="27" w:author="nikitadorogin@yandex.ru" w:date="2024-10-17T11:50:00Z">
                <w:r w:rsidR="0012204B" w:rsidDel="00242197">
                  <w:rPr>
                    <w:lang w:val="ru-RU"/>
                  </w:rPr>
                  <w:delText>4</w:delText>
                </w:r>
              </w:del>
            </w:ins>
            <w:ins w:id="28" w:author="Lexer" w:date="2024-09-28T18:38:00Z">
              <w:del w:id="29" w:author="Student" w:date="2024-10-04T11:40:00Z">
                <w:r w:rsidR="00365FF5" w:rsidDel="0012204B">
                  <w:rPr>
                    <w:lang w:val="ru-RU"/>
                  </w:rPr>
                  <w:delText>27</w:delText>
                </w:r>
              </w:del>
            </w:ins>
            <w:del w:id="30" w:author="Lexer" w:date="2024-09-28T18:38:00Z">
              <w:r w:rsidR="00805CF4" w:rsidDel="00365FF5">
                <w:rPr>
                  <w:lang w:val="ru-RU"/>
                </w:rPr>
                <w:delText>13</w:delText>
              </w:r>
            </w:del>
            <w:del w:id="31" w:author="nikitadorogin@yandex.ru" w:date="2024-10-17T11:50:00Z">
              <w:r w:rsidR="003B5442" w:rsidDel="00242197">
                <w:rPr>
                  <w:lang w:val="ru-RU"/>
                </w:rPr>
                <w:delText xml:space="preserve"> </w:delText>
              </w:r>
            </w:del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ins w:id="32" w:author="Student" w:date="2024-10-04T11:40:00Z">
              <w:del w:id="33" w:author="nikitadorogin@yandex.ru" w:date="2024-10-31T19:07:00Z">
                <w:r w:rsidR="0012204B" w:rsidDel="00BC11C3">
                  <w:rPr>
                    <w:lang w:val="ru-RU"/>
                  </w:rPr>
                  <w:delText>октября</w:delText>
                </w:r>
              </w:del>
            </w:ins>
            <w:ins w:id="34" w:author="nikitadorogin@yandex.ru" w:date="2024-10-31T19:07:00Z">
              <w:r w:rsidR="00BC11C3">
                <w:rPr>
                  <w:lang w:val="ru-RU"/>
                </w:rPr>
                <w:t>ноября</w:t>
              </w:r>
            </w:ins>
            <w:del w:id="35" w:author="Student" w:date="2024-10-04T11:40:00Z">
              <w:r w:rsidR="00575B1B" w:rsidDel="0012204B">
                <w:rPr>
                  <w:lang w:val="ru-RU"/>
                </w:rPr>
                <w:delText>сентября</w:delText>
              </w:r>
            </w:del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36" w:name="_7xvdjna35fgc" w:colFirst="0" w:colLast="0"/>
            <w:bookmarkEnd w:id="36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37" w:name="_oqk255mmjgqj" w:colFirst="0" w:colLast="0"/>
            <w:bookmarkEnd w:id="37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0F4B1DC8" w:rsidR="005E6626" w:rsidRPr="0012204B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  <w:rPrChange w:id="38" w:author="Student" w:date="2024-10-04T11:40:00Z">
                  <w:rPr/>
                </w:rPrChange>
              </w:rPr>
            </w:pPr>
            <w:bookmarkStart w:id="39" w:name="_5s8bu6u7u2mt" w:colFirst="0" w:colLast="0"/>
            <w:bookmarkEnd w:id="39"/>
            <w:r>
              <w:t xml:space="preserve">«__» </w:t>
            </w:r>
            <w:ins w:id="40" w:author="Student" w:date="2024-10-04T11:40:00Z">
              <w:r w:rsidR="0012204B">
                <w:rPr>
                  <w:lang w:val="ru-RU"/>
                </w:rPr>
                <w:t>ок</w:t>
              </w:r>
            </w:ins>
            <w:ins w:id="41" w:author="Student" w:date="2024-10-04T11:41:00Z">
              <w:r w:rsidR="0012204B">
                <w:rPr>
                  <w:lang w:val="ru-RU"/>
                </w:rPr>
                <w:t>тября</w:t>
              </w:r>
            </w:ins>
            <w:del w:id="42" w:author="Student" w:date="2024-10-04T11:40:00Z">
              <w:r w:rsidR="00575B1B" w:rsidDel="0012204B">
                <w:rPr>
                  <w:lang w:val="ru-RU"/>
                </w:rPr>
                <w:delText>сентября</w:delText>
              </w:r>
            </w:del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43" w:name="_m3def8qlqtnl" w:colFirst="0" w:colLast="0"/>
            <w:bookmarkStart w:id="44" w:name="_77olwnxz0xh9" w:colFirst="0" w:colLast="0"/>
            <w:bookmarkEnd w:id="43"/>
            <w:bookmarkEnd w:id="44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45" w:name="_3g9qw2rz2gk" w:colFirst="0" w:colLast="0"/>
            <w:bookmarkEnd w:id="45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46" w:name="_jzqx7iccpmjq" w:colFirst="0" w:colLast="0"/>
            <w:bookmarkEnd w:id="46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47" w:name="_ibm6jjcjvni8" w:colFirst="0" w:colLast="0"/>
      <w:bookmarkEnd w:id="47"/>
    </w:p>
    <w:p w14:paraId="206F05B2" w14:textId="21AA4B84" w:rsidR="001333FA" w:rsidRPr="00575B1B" w:rsidRDefault="001333FA" w:rsidP="00575B1B">
      <w:pPr>
        <w:pStyle w:val="1"/>
      </w:pPr>
      <w:bookmarkStart w:id="48" w:name="_69tmvkj55jht" w:colFirst="0" w:colLast="0"/>
      <w:bookmarkStart w:id="49" w:name="_aspcv1oo7hvp" w:colFirst="0" w:colLast="0"/>
      <w:bookmarkEnd w:id="48"/>
      <w:bookmarkEnd w:id="49"/>
    </w:p>
    <w:p w14:paraId="5283BA53" w14:textId="58ABFED6" w:rsidR="00554D5E" w:rsidRPr="0012204B" w:rsidRDefault="00575B1B">
      <w:pPr>
        <w:pStyle w:val="a7"/>
        <w:numPr>
          <w:ilvl w:val="1"/>
          <w:numId w:val="5"/>
        </w:numPr>
        <w:rPr>
          <w:ins w:id="50" w:author="Student" w:date="2024-10-04T11:42:00Z"/>
          <w:b/>
          <w:lang w:val="ru-RU"/>
          <w:rPrChange w:id="51" w:author="Student" w:date="2024-10-04T11:42:00Z">
            <w:rPr>
              <w:ins w:id="52" w:author="Student" w:date="2024-10-04T11:42:00Z"/>
              <w:lang w:val="ru-RU"/>
            </w:rPr>
          </w:rPrChange>
        </w:rPr>
        <w:pPrChange w:id="53" w:author="Student" w:date="2024-10-04T11:42:00Z">
          <w:pPr>
            <w:ind w:firstLine="0"/>
          </w:pPr>
        </w:pPrChange>
      </w:pPr>
      <w:bookmarkStart w:id="54" w:name="_rqviu9off406" w:colFirst="0" w:colLast="0"/>
      <w:bookmarkEnd w:id="54"/>
      <w:del w:id="55" w:author="Student" w:date="2024-10-04T11:42:00Z">
        <w:r w:rsidRPr="0012204B" w:rsidDel="0012204B">
          <w:rPr>
            <w:b/>
            <w:lang w:val="ru-RU"/>
            <w:rPrChange w:id="56" w:author="Student" w:date="2024-10-04T11:42:00Z">
              <w:rPr>
                <w:lang w:val="ru-RU"/>
              </w:rPr>
            </w:rPrChange>
          </w:rPr>
          <w:delText xml:space="preserve">1.1 </w:delText>
        </w:r>
      </w:del>
      <w:r w:rsidRPr="0012204B">
        <w:rPr>
          <w:b/>
          <w:lang w:val="ru-RU"/>
          <w:rPrChange w:id="57" w:author="Student" w:date="2024-10-04T11:42:00Z">
            <w:rPr>
              <w:lang w:val="ru-RU"/>
            </w:rPr>
          </w:rPrChange>
        </w:rPr>
        <w:t>Цель работы:</w:t>
      </w:r>
    </w:p>
    <w:p w14:paraId="4751ACE3" w14:textId="286CA89F" w:rsidR="0012204B" w:rsidRDefault="00824A49">
      <w:pPr>
        <w:pStyle w:val="a7"/>
        <w:ind w:left="420" w:firstLine="300"/>
        <w:rPr>
          <w:ins w:id="58" w:author="Student" w:date="2024-10-04T11:42:00Z"/>
        </w:rPr>
        <w:pPrChange w:id="59" w:author="Student" w:date="2024-10-04T11:42:00Z">
          <w:pPr>
            <w:pStyle w:val="a7"/>
            <w:numPr>
              <w:numId w:val="5"/>
            </w:numPr>
            <w:ind w:left="420" w:hanging="420"/>
          </w:pPr>
        </w:pPrChange>
      </w:pPr>
      <w:ins w:id="60" w:author="nikitadorogin@yandex.ru" w:date="2024-10-23T15:06:00Z">
        <w:r>
          <w:rPr>
            <w:lang w:val="ru-RU"/>
          </w:rPr>
          <w:t>И</w:t>
        </w:r>
      </w:ins>
      <w:ins w:id="61" w:author="nikitadorogin@yandex.ru" w:date="2024-10-31T19:07:00Z">
        <w:r w:rsidR="00BC11C3">
          <w:rPr>
            <w:lang w:val="ru-RU"/>
          </w:rPr>
          <w:t>зучение процессов в схеме параметрического стабилизатора напряжения постоянного тока и оценка влияния пара</w:t>
        </w:r>
      </w:ins>
      <w:ins w:id="62" w:author="nikitadorogin@yandex.ru" w:date="2024-10-31T19:08:00Z">
        <w:r w:rsidR="00BC11C3">
          <w:rPr>
            <w:lang w:val="ru-RU"/>
          </w:rPr>
          <w:t>метров стабилитрона на характеристики стабилизатора в целом</w:t>
        </w:r>
      </w:ins>
      <w:ins w:id="63" w:author="Student" w:date="2024-10-04T11:42:00Z">
        <w:del w:id="64" w:author="nikitadorogin@yandex.ru" w:date="2024-10-23T15:06:00Z">
          <w:r w:rsidR="0012204B" w:rsidDel="00824A49">
            <w:delText>Изучение</w:delText>
          </w:r>
        </w:del>
        <w:del w:id="65" w:author="nikitadorogin@yandex.ru" w:date="2024-10-17T11:52:00Z">
          <w:r w:rsidR="0012204B" w:rsidDel="00242197">
            <w:delText xml:space="preserve"> особенностей трехфазных цепей переменного тока и способов включения трехфазных трансформаторов</w:delText>
          </w:r>
        </w:del>
        <w:r w:rsidR="0012204B">
          <w:t>.</w:t>
        </w:r>
      </w:ins>
    </w:p>
    <w:p w14:paraId="3CD1D382" w14:textId="77777777" w:rsidR="0012204B" w:rsidRPr="0012204B" w:rsidRDefault="0012204B">
      <w:pPr>
        <w:pStyle w:val="a7"/>
        <w:ind w:left="420" w:firstLine="0"/>
        <w:rPr>
          <w:b/>
          <w:rPrChange w:id="66" w:author="Student" w:date="2024-10-04T11:42:00Z">
            <w:rPr>
              <w:lang w:val="ru-RU"/>
            </w:rPr>
          </w:rPrChange>
        </w:rPr>
        <w:pPrChange w:id="67" w:author="Student" w:date="2024-10-04T11:42:00Z">
          <w:pPr>
            <w:ind w:firstLine="0"/>
          </w:pPr>
        </w:pPrChange>
      </w:pPr>
    </w:p>
    <w:p w14:paraId="139AD92B" w14:textId="178EA7C5" w:rsidR="00BB24E2" w:rsidDel="0012204B" w:rsidRDefault="008E14E7" w:rsidP="00805CF4">
      <w:pPr>
        <w:pStyle w:val="ab"/>
        <w:ind w:right="1" w:firstLine="709"/>
        <w:rPr>
          <w:del w:id="68" w:author="Student" w:date="2024-10-04T11:41:00Z"/>
          <w:lang w:val="ru-RU"/>
        </w:rPr>
      </w:pPr>
      <w:del w:id="69" w:author="Student" w:date="2024-10-04T11:41:00Z">
        <w:r w:rsidDel="0012204B">
          <w:delText>Экспериментальная проверка справедливости основных соотношений в электрических цепях однофазного переменного тока.</w:delText>
        </w:r>
      </w:del>
    </w:p>
    <w:p w14:paraId="0CFDF5A2" w14:textId="4A115ABD" w:rsidR="00BB24E2" w:rsidDel="0012204B" w:rsidRDefault="00BB24E2" w:rsidP="0012204B">
      <w:pPr>
        <w:ind w:firstLine="0"/>
        <w:rPr>
          <w:del w:id="70" w:author="Student" w:date="2024-10-04T11:41:00Z"/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</w:t>
      </w:r>
      <w:ins w:id="71" w:author="Student" w:date="2024-10-04T11:44:00Z">
        <w:r w:rsidR="0012204B">
          <w:rPr>
            <w:b/>
            <w:lang w:val="ru-RU"/>
          </w:rPr>
          <w:t>Описание лабораторной установки:</w:t>
        </w:r>
      </w:ins>
      <w:del w:id="72" w:author="Student" w:date="2024-10-04T11:41:00Z">
        <w:r w:rsidDel="0012204B">
          <w:rPr>
            <w:b/>
          </w:rPr>
          <w:delText xml:space="preserve">Описание модели двухконтурной схемы  </w:delText>
        </w:r>
      </w:del>
    </w:p>
    <w:p w14:paraId="1490374D" w14:textId="77777777" w:rsidR="0012204B" w:rsidRDefault="0012204B" w:rsidP="0012204B">
      <w:pPr>
        <w:ind w:firstLine="0"/>
        <w:rPr>
          <w:ins w:id="73" w:author="Student" w:date="2024-10-04T11:42:00Z"/>
          <w:b/>
        </w:rPr>
      </w:pPr>
    </w:p>
    <w:p w14:paraId="23A43920" w14:textId="282647D9" w:rsidR="0012204B" w:rsidDel="00242197" w:rsidRDefault="0012204B">
      <w:pPr>
        <w:pStyle w:val="a9"/>
        <w:rPr>
          <w:ins w:id="74" w:author="Student" w:date="2024-10-04T11:43:00Z"/>
          <w:del w:id="75" w:author="nikitadorogin@yandex.ru" w:date="2024-10-17T11:53:00Z"/>
        </w:rPr>
        <w:pPrChange w:id="76" w:author="nikitadorogin@yandex.ru" w:date="2024-10-17T11:54:00Z">
          <w:pPr>
            <w:pStyle w:val="a9"/>
            <w:ind w:firstLine="567"/>
          </w:pPr>
        </w:pPrChange>
      </w:pPr>
      <w:ins w:id="77" w:author="Student" w:date="2024-10-04T11:42:00Z">
        <w:del w:id="78" w:author="nikitadorogin@yandex.ru" w:date="2024-10-31T19:10:00Z">
          <w:r w:rsidDel="00BC11C3">
            <w:rPr>
              <w:b/>
            </w:rPr>
            <w:tab/>
          </w:r>
        </w:del>
      </w:ins>
      <w:ins w:id="79" w:author="Student" w:date="2024-10-04T11:43:00Z">
        <w:del w:id="80" w:author="nikitadorogin@yandex.ru" w:date="2024-10-17T11:53:00Z">
          <w:r w:rsidDel="00242197">
            <w:delText xml:space="preserve">Модель трехфазного трансформатора при включении звездой или  треугольником  показана на рисунке </w:delText>
          </w:r>
          <w:r w:rsidDel="00242197">
            <w:rPr>
              <w:lang w:val="ru-RU"/>
            </w:rPr>
            <w:delText>4</w:delText>
          </w:r>
          <w:r w:rsidDel="00242197">
            <w:delText xml:space="preserve">.12. </w:delText>
          </w:r>
        </w:del>
      </w:ins>
    </w:p>
    <w:p w14:paraId="6E304CAD" w14:textId="72C49A11" w:rsidR="0012204B" w:rsidRPr="00916679" w:rsidDel="00242197" w:rsidRDefault="0012204B">
      <w:pPr>
        <w:pStyle w:val="a9"/>
        <w:rPr>
          <w:ins w:id="81" w:author="Student" w:date="2024-10-04T11:43:00Z"/>
          <w:del w:id="82" w:author="nikitadorogin@yandex.ru" w:date="2024-10-17T11:53:00Z"/>
        </w:rPr>
        <w:pPrChange w:id="83" w:author="nikitadorogin@yandex.ru" w:date="2024-10-17T11:54:00Z">
          <w:pPr>
            <w:pStyle w:val="a9"/>
            <w:ind w:firstLine="568"/>
          </w:pPr>
        </w:pPrChange>
      </w:pPr>
      <w:ins w:id="84" w:author="Student" w:date="2024-10-04T11:43:00Z">
        <w:del w:id="85" w:author="nikitadorogin@yandex.ru" w:date="2024-10-17T11:53:00Z">
          <w:r w:rsidDel="00242197">
            <w:delText>Модель содержит:</w:delText>
          </w:r>
        </w:del>
      </w:ins>
    </w:p>
    <w:p w14:paraId="4DFA87B3" w14:textId="50A14EC5" w:rsidR="0012204B" w:rsidDel="00242197" w:rsidRDefault="0012204B">
      <w:pPr>
        <w:pStyle w:val="a9"/>
        <w:rPr>
          <w:ins w:id="86" w:author="Student" w:date="2024-10-04T11:43:00Z"/>
          <w:del w:id="87" w:author="nikitadorogin@yandex.ru" w:date="2024-10-17T11:53:00Z"/>
        </w:rPr>
        <w:pPrChange w:id="88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89" w:author="Student" w:date="2024-10-04T11:43:00Z">
        <w:del w:id="90" w:author="nikitadorogin@yandex.ru" w:date="2024-10-17T11:53:00Z">
          <w:r w:rsidDel="00242197">
            <w:delText xml:space="preserve">первичный источник переменного трехфазного напряжения </w:delText>
          </w:r>
          <w:r w:rsidDel="00242197">
            <w:rPr>
              <w:lang w:val="en-US"/>
            </w:rPr>
            <w:delText>UA</w:delText>
          </w:r>
          <w:r w:rsidDel="00242197">
            <w:rPr>
              <w:sz w:val="24"/>
            </w:rPr>
            <w:delText>,</w:delText>
          </w:r>
          <w:r w:rsidDel="00242197">
            <w:rPr>
              <w:lang w:val="en-US"/>
            </w:rPr>
            <w:delText>UB</w:delText>
          </w:r>
          <w:r w:rsidDel="00242197">
            <w:rPr>
              <w:sz w:val="24"/>
            </w:rPr>
            <w:delText>,</w:delText>
          </w:r>
          <w:r w:rsidDel="00242197">
            <w:rPr>
              <w:lang w:val="en-US"/>
            </w:rPr>
            <w:delText>UC</w:delText>
          </w:r>
          <w:r w:rsidDel="00242197">
            <w:rPr>
              <w:sz w:val="24"/>
            </w:rPr>
            <w:delText>;</w:delText>
          </w:r>
        </w:del>
      </w:ins>
    </w:p>
    <w:p w14:paraId="1F34CBCD" w14:textId="624939C6" w:rsidR="0012204B" w:rsidDel="00242197" w:rsidRDefault="0012204B">
      <w:pPr>
        <w:pStyle w:val="a9"/>
        <w:rPr>
          <w:ins w:id="91" w:author="Student" w:date="2024-10-04T11:43:00Z"/>
          <w:del w:id="92" w:author="nikitadorogin@yandex.ru" w:date="2024-10-17T11:53:00Z"/>
        </w:rPr>
        <w:pPrChange w:id="93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94" w:author="Student" w:date="2024-10-04T11:43:00Z">
        <w:del w:id="95" w:author="nikitadorogin@yandex.ru" w:date="2024-10-17T11:53:00Z">
          <w:r w:rsidDel="00242197">
            <w:delText>исследуемый трехфазный трансформатор</w:delText>
          </w:r>
          <w:r w:rsidRPr="0092349F" w:rsidDel="00242197">
            <w:delText xml:space="preserve">, </w:delText>
          </w:r>
          <w:r w:rsidDel="00242197">
            <w:delText xml:space="preserve">состоящий из трех однофазных Т1, Т2, Т3, вторичные обмотки которого могут соединяться звездой или треугольником переключателями </w:delText>
          </w:r>
          <w:r w:rsidDel="00242197">
            <w:rPr>
              <w:lang w:val="en-US"/>
            </w:rPr>
            <w:delText>S</w:delText>
          </w:r>
          <w:r w:rsidRPr="0092349F" w:rsidDel="00242197">
            <w:delText>1</w:delText>
          </w:r>
          <w:r w:rsidDel="00242197">
            <w:delText>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RPr="0092349F" w:rsidDel="00242197">
            <w:delText>2</w:delText>
          </w:r>
          <w:r w:rsidDel="00242197">
            <w:delText>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RPr="0092349F" w:rsidDel="00242197">
            <w:delText>3;</w:delText>
          </w:r>
        </w:del>
      </w:ins>
    </w:p>
    <w:p w14:paraId="477B2EEB" w14:textId="1BBCE9AC" w:rsidR="0012204B" w:rsidDel="00242197" w:rsidRDefault="0012204B">
      <w:pPr>
        <w:pStyle w:val="a9"/>
        <w:rPr>
          <w:ins w:id="96" w:author="Student" w:date="2024-10-04T11:43:00Z"/>
          <w:del w:id="97" w:author="nikitadorogin@yandex.ru" w:date="2024-10-17T11:53:00Z"/>
        </w:rPr>
        <w:pPrChange w:id="98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99" w:author="Student" w:date="2024-10-04T11:43:00Z">
        <w:del w:id="100" w:author="nikitadorogin@yandex.ru" w:date="2024-10-17T11:53:00Z">
          <w:r w:rsidRPr="0092349F" w:rsidDel="00242197">
            <w:delText xml:space="preserve">нагрузочные резисторы </w:delText>
          </w:r>
          <w:r w:rsidDel="00242197">
            <w:rPr>
              <w:lang w:val="en-US"/>
            </w:rPr>
            <w:delText>RH</w:delText>
          </w:r>
          <w:r w:rsidDel="00242197">
            <w:delText xml:space="preserve">, коммутируемые переключателями </w:delText>
          </w:r>
          <w:r w:rsidDel="00242197">
            <w:rPr>
              <w:lang w:val="en-US"/>
            </w:rPr>
            <w:delText>S</w:delText>
          </w:r>
          <w:r w:rsidDel="00242197">
            <w:delText>4,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Del="00242197">
            <w:delText>5,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S</w:delText>
          </w:r>
          <w:r w:rsidDel="00242197">
            <w:delText>6 в  звезду или треугольник (</w:delText>
          </w:r>
          <w:r w:rsidRPr="0092349F" w:rsidDel="00242197">
            <w:delText xml:space="preserve">в каждой фазе резисторы </w:delText>
          </w:r>
          <w:r w:rsidDel="00242197">
            <w:rPr>
              <w:lang w:val="en-US"/>
            </w:rPr>
            <w:delText>RH</w:delText>
          </w:r>
          <w:r w:rsidDel="00242197">
            <w:delText xml:space="preserve"> приняты одинаковыми)</w:delText>
          </w:r>
          <w:r w:rsidRPr="00AA6826" w:rsidDel="00242197">
            <w:delText>;</w:delText>
          </w:r>
        </w:del>
      </w:ins>
    </w:p>
    <w:p w14:paraId="5BC3D718" w14:textId="2B3BE428" w:rsidR="0012204B" w:rsidDel="00242197" w:rsidRDefault="0012204B">
      <w:pPr>
        <w:pStyle w:val="a9"/>
        <w:rPr>
          <w:ins w:id="101" w:author="Student" w:date="2024-10-04T11:43:00Z"/>
          <w:del w:id="102" w:author="nikitadorogin@yandex.ru" w:date="2024-10-17T11:53:00Z"/>
        </w:rPr>
        <w:pPrChange w:id="103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104" w:author="Student" w:date="2024-10-04T11:43:00Z">
        <w:del w:id="105" w:author="nikitadorogin@yandex.ru" w:date="2024-10-17T11:53:00Z">
          <w:r w:rsidDel="00242197">
            <w:delText xml:space="preserve">вольтметры  </w:delText>
          </w:r>
          <w:r w:rsidDel="00242197">
            <w:rPr>
              <w:lang w:val="en-US"/>
            </w:rPr>
            <w:delText>U</w:delText>
          </w:r>
          <w:r w:rsidRPr="00FA54AB" w:rsidDel="00242197">
            <w:delText>2</w:delText>
          </w:r>
          <w:r w:rsidDel="00242197">
            <w:delText xml:space="preserve"> и</w:delText>
          </w:r>
          <w:r w:rsidRPr="0092349F" w:rsidDel="00242197">
            <w:delText xml:space="preserve"> </w:delText>
          </w:r>
          <w:r w:rsidDel="00242197">
            <w:rPr>
              <w:lang w:val="en-US"/>
            </w:rPr>
            <w:delText>Ubc</w:delText>
          </w:r>
          <w:r w:rsidRPr="00FA54AB" w:rsidDel="00242197">
            <w:delText xml:space="preserve"> </w:delText>
          </w:r>
          <w:r w:rsidRPr="0092349F" w:rsidDel="00242197">
            <w:delText xml:space="preserve">служат </w:delText>
          </w:r>
          <w:r w:rsidDel="00242197">
            <w:delText>для измерения фазного и линейного напряжений  на вторичной стороне трансформатора;</w:delText>
          </w:r>
        </w:del>
      </w:ins>
    </w:p>
    <w:p w14:paraId="031F98E0" w14:textId="59F0621C" w:rsidR="0012204B" w:rsidDel="00242197" w:rsidRDefault="0012204B">
      <w:pPr>
        <w:pStyle w:val="a9"/>
        <w:rPr>
          <w:ins w:id="106" w:author="Student" w:date="2024-10-04T11:43:00Z"/>
          <w:del w:id="107" w:author="nikitadorogin@yandex.ru" w:date="2024-10-17T11:53:00Z"/>
        </w:rPr>
        <w:pPrChange w:id="108" w:author="nikitadorogin@yandex.ru" w:date="2024-10-17T11:54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  <w:ins w:id="109" w:author="Student" w:date="2024-10-04T11:43:00Z">
        <w:del w:id="110" w:author="nikitadorogin@yandex.ru" w:date="2024-10-17T11:53:00Z">
          <w:r w:rsidDel="00242197">
            <w:delText xml:space="preserve">амперметры </w:delText>
          </w:r>
          <w:r w:rsidDel="00242197">
            <w:rPr>
              <w:lang w:val="en-US"/>
            </w:rPr>
            <w:delText>I</w:delText>
          </w:r>
          <w:r w:rsidDel="00242197">
            <w:delText xml:space="preserve">1, </w:delText>
          </w:r>
          <w:r w:rsidDel="00242197">
            <w:rPr>
              <w:lang w:val="en-US"/>
            </w:rPr>
            <w:delText>I</w:delText>
          </w:r>
          <w:r w:rsidRPr="00FA54AB" w:rsidDel="00242197">
            <w:delText>2</w:delText>
          </w:r>
          <w:r w:rsidDel="00242197">
            <w:delText xml:space="preserve"> и </w:delText>
          </w:r>
          <w:r w:rsidDel="00242197">
            <w:rPr>
              <w:lang w:val="en-US"/>
            </w:rPr>
            <w:delText>IL</w:delText>
          </w:r>
          <w:r w:rsidRPr="00FA54AB" w:rsidDel="00242197">
            <w:delText xml:space="preserve"> </w:delText>
          </w:r>
          <w:r w:rsidDel="00242197">
            <w:delText>соответственно</w:delText>
          </w:r>
          <w:r w:rsidRPr="00FA54AB" w:rsidDel="00242197">
            <w:delText xml:space="preserve"> </w:delText>
          </w:r>
          <w:r w:rsidDel="00242197">
            <w:delText>измеряют фазный ток первичной обмотки, вторичной  и линейный ток</w:delText>
          </w:r>
          <w:r w:rsidRPr="0092349F" w:rsidDel="00242197">
            <w:delText>;</w:delText>
          </w:r>
        </w:del>
      </w:ins>
    </w:p>
    <w:p w14:paraId="7592343A" w14:textId="5101021C" w:rsidR="00BC11C3" w:rsidRDefault="00BC11C3" w:rsidP="00BC11C3">
      <w:pPr>
        <w:pStyle w:val="a9"/>
        <w:ind w:firstLine="720"/>
        <w:rPr>
          <w:ins w:id="111" w:author="nikitadorogin@yandex.ru" w:date="2024-10-31T19:10:00Z"/>
          <w:szCs w:val="28"/>
          <w:lang w:val="ru-RU"/>
        </w:rPr>
      </w:pPr>
      <w:ins w:id="112" w:author="nikitadorogin@yandex.ru" w:date="2024-10-31T19:10:00Z">
        <w:r>
          <w:rPr>
            <w:szCs w:val="28"/>
          </w:rPr>
          <w:t>Модель  параметрического стабилизатора приведена на рисунке . Она позволяет исследовать процессы в простейшей схеме ПСН на выходе.</w:t>
        </w:r>
        <w:r>
          <w:rPr>
            <w:szCs w:val="28"/>
            <w:lang w:val="ru-RU"/>
          </w:rPr>
          <w:t xml:space="preserve"> </w:t>
        </w:r>
        <w:r>
          <w:rPr>
            <w:szCs w:val="28"/>
          </w:rPr>
          <w:t>ПСН собран на элементах R</w:t>
        </w:r>
        <w:r>
          <w:rPr>
            <w:szCs w:val="28"/>
            <w:lang w:val="en-US"/>
          </w:rPr>
          <w:t>B</w:t>
        </w:r>
        <w:r>
          <w:rPr>
            <w:szCs w:val="28"/>
          </w:rPr>
          <w:t>, VD.</w:t>
        </w:r>
        <w:r>
          <w:rPr>
            <w:szCs w:val="28"/>
            <w:lang w:val="ru-RU"/>
          </w:rPr>
          <w:t xml:space="preserve"> </w:t>
        </w:r>
        <w:r>
          <w:rPr>
            <w:szCs w:val="28"/>
          </w:rPr>
          <w:t xml:space="preserve">Входное напряжение стабилизатору обеспечивает источник </w:t>
        </w:r>
        <w:r>
          <w:rPr>
            <w:szCs w:val="28"/>
            <w:lang w:val="ru-RU"/>
          </w:rPr>
          <w:t xml:space="preserve"> </w:t>
        </w:r>
        <w:r>
          <w:rPr>
            <w:szCs w:val="28"/>
            <w:lang w:val="en-US"/>
          </w:rPr>
          <w:t>UBX</w:t>
        </w:r>
        <w:r>
          <w:rPr>
            <w:szCs w:val="28"/>
            <w:lang w:val="ru-RU"/>
          </w:rPr>
          <w:t xml:space="preserve"> </w:t>
        </w:r>
        <w:r>
          <w:rPr>
            <w:szCs w:val="28"/>
          </w:rPr>
          <w:t>с потенциометр</w:t>
        </w:r>
        <w:r>
          <w:rPr>
            <w:szCs w:val="28"/>
            <w:lang w:val="ru-RU"/>
          </w:rPr>
          <w:t>ом</w:t>
        </w:r>
        <w:r>
          <w:rPr>
            <w:szCs w:val="28"/>
          </w:rPr>
          <w:t xml:space="preserve"> R1 (</w:t>
        </w:r>
        <w:r>
          <w:rPr>
            <w:szCs w:val="28"/>
            <w:lang w:val="ru-RU"/>
          </w:rPr>
          <w:t xml:space="preserve">управляется </w:t>
        </w:r>
        <w:r>
          <w:rPr>
            <w:szCs w:val="28"/>
          </w:rPr>
          <w:t>клавиш</w:t>
        </w:r>
        <w:r>
          <w:rPr>
            <w:szCs w:val="28"/>
            <w:lang w:val="ru-RU"/>
          </w:rPr>
          <w:t>ей</w:t>
        </w:r>
        <w:r>
          <w:rPr>
            <w:szCs w:val="28"/>
          </w:rPr>
          <w:t xml:space="preserve"> «1») в диапазоне от 0 до </w:t>
        </w:r>
        <w:r>
          <w:rPr>
            <w:szCs w:val="28"/>
            <w:lang w:val="ru-RU"/>
          </w:rPr>
          <w:t>24</w:t>
        </w:r>
        <w:r>
          <w:rPr>
            <w:szCs w:val="28"/>
          </w:rPr>
          <w:t xml:space="preserve"> вольт. Это напряжение контролируется вольтметром </w:t>
        </w:r>
        <w:r>
          <w:rPr>
            <w:szCs w:val="28"/>
            <w:lang w:val="en-US"/>
          </w:rPr>
          <w:t>U</w:t>
        </w:r>
        <w:r>
          <w:rPr>
            <w:szCs w:val="28"/>
          </w:rPr>
          <w:t>1.</w:t>
        </w:r>
      </w:ins>
    </w:p>
    <w:p w14:paraId="04EA876A" w14:textId="77777777" w:rsidR="00BC11C3" w:rsidRDefault="00BC11C3" w:rsidP="00BC11C3">
      <w:pPr>
        <w:ind w:firstLine="567"/>
        <w:rPr>
          <w:ins w:id="113" w:author="nikitadorogin@yandex.ru" w:date="2024-10-31T19:10:00Z"/>
        </w:rPr>
      </w:pPr>
      <w:ins w:id="114" w:author="nikitadorogin@yandex.ru" w:date="2024-10-31T19:10:00Z">
        <w:r>
          <w:t xml:space="preserve">Нагрузочный реостат управляется клавишей «2» на 5 % при каждом нажатии. Амперметры </w:t>
        </w:r>
        <w:r>
          <w:rPr>
            <w:lang w:val="en-US"/>
          </w:rPr>
          <w:t>I</w:t>
        </w:r>
        <w:r>
          <w:t xml:space="preserve">2 и </w:t>
        </w:r>
        <w:r>
          <w:rPr>
            <w:lang w:val="en-US"/>
          </w:rPr>
          <w:t>ICT</w:t>
        </w:r>
        <w:r w:rsidRPr="006F25C8">
          <w:t xml:space="preserve"> </w:t>
        </w:r>
        <w:r>
          <w:t xml:space="preserve">предназначены для измерения тока нагрузки и стабилитрона, вольтметр </w:t>
        </w:r>
        <w:r>
          <w:rPr>
            <w:lang w:val="en-US"/>
          </w:rPr>
          <w:t>U</w:t>
        </w:r>
        <w:r>
          <w:t xml:space="preserve">2 показывает напряжение на нагрузке. </w:t>
        </w:r>
      </w:ins>
    </w:p>
    <w:p w14:paraId="450D2E41" w14:textId="3BA7B3C2" w:rsidR="00242197" w:rsidRDefault="0012204B" w:rsidP="00BC11C3">
      <w:pPr>
        <w:pStyle w:val="a9"/>
        <w:rPr>
          <w:ins w:id="115" w:author="nikitadorogin@yandex.ru" w:date="2024-10-17T11:54:00Z"/>
        </w:rPr>
        <w:pPrChange w:id="116" w:author="nikitadorogin@yandex.ru" w:date="2024-10-17T11:56:00Z">
          <w:pPr>
            <w:numPr>
              <w:numId w:val="2"/>
            </w:numPr>
            <w:tabs>
              <w:tab w:val="num" w:pos="928"/>
            </w:tabs>
            <w:spacing w:line="240" w:lineRule="auto"/>
            <w:ind w:left="928" w:firstLine="600"/>
          </w:pPr>
        </w:pPrChange>
      </w:pPr>
      <w:ins w:id="117" w:author="Student" w:date="2024-10-04T11:43:00Z">
        <w:del w:id="118" w:author="nikitadorogin@yandex.ru" w:date="2024-10-17T11:53:00Z">
          <w:r w:rsidDel="00242197">
            <w:delText>осциллограф предназначен для измерения угла сдвига фаз между напряжением и током.</w:delText>
          </w:r>
        </w:del>
        <w:del w:id="119" w:author="nikitadorogin@yandex.ru" w:date="2024-10-17T11:54:00Z">
          <w:r w:rsidRPr="0092349F" w:rsidDel="00242197">
            <w:delText xml:space="preserve"> </w:delText>
          </w:r>
        </w:del>
      </w:ins>
      <w:ins w:id="120" w:author="nikitadorogin@yandex.ru" w:date="2024-10-31T19:10:00Z">
        <w:r w:rsidR="00BC11C3" w:rsidRPr="00CB41E2">
          <w:rPr>
            <w:noProof/>
            <w:szCs w:val="28"/>
          </w:rPr>
          <w:drawing>
            <wp:inline distT="0" distB="0" distL="0" distR="0" wp14:anchorId="795ED1AF" wp14:editId="3F33A758">
              <wp:extent cx="5669280" cy="2125980"/>
              <wp:effectExtent l="0" t="0" r="7620" b="762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1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69280" cy="2125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E388517" w14:textId="6EFCED02" w:rsidR="0012204B" w:rsidRDefault="0012204B">
      <w:pPr>
        <w:pStyle w:val="a9"/>
        <w:ind w:firstLine="567"/>
        <w:rPr>
          <w:ins w:id="121" w:author="Student" w:date="2024-10-04T11:43:00Z"/>
        </w:rPr>
        <w:pPrChange w:id="122" w:author="nikitadorogin@yandex.ru" w:date="2024-10-17T11:53:00Z">
          <w:pPr>
            <w:numPr>
              <w:numId w:val="2"/>
            </w:numPr>
            <w:tabs>
              <w:tab w:val="num" w:pos="426"/>
              <w:tab w:val="num" w:pos="928"/>
            </w:tabs>
            <w:spacing w:line="240" w:lineRule="auto"/>
            <w:ind w:left="928" w:firstLine="0"/>
          </w:pPr>
        </w:pPrChange>
      </w:pPr>
    </w:p>
    <w:p w14:paraId="58D201E2" w14:textId="43787294" w:rsidR="008E14E7" w:rsidDel="0012204B" w:rsidRDefault="0012204B" w:rsidP="0012204B">
      <w:pPr>
        <w:ind w:firstLine="0"/>
        <w:rPr>
          <w:del w:id="123" w:author="Student" w:date="2024-10-04T11:41:00Z"/>
          <w:b/>
        </w:rPr>
      </w:pPr>
      <w:ins w:id="124" w:author="Student" w:date="2024-10-04T11:43:00Z">
        <w:r>
          <w:rPr>
            <w:b/>
          </w:rPr>
          <w:tab/>
        </w:r>
        <w:del w:id="125" w:author="nikitadorogin@yandex.ru" w:date="2024-10-17T11:53:00Z">
          <w:r w:rsidDel="00242197">
            <w:rPr>
              <w:noProof/>
            </w:rPr>
            <w:drawing>
              <wp:inline distT="0" distB="0" distL="0" distR="0" wp14:anchorId="3DDA796D" wp14:editId="7ED07F17">
                <wp:extent cx="4697260" cy="3846250"/>
                <wp:effectExtent l="0" t="0" r="8255" b="1905"/>
                <wp:docPr id="69830547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00692" cy="384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  <w:del w:id="126" w:author="Student" w:date="2024-10-04T11:41:00Z">
        <w:r w:rsidR="008E14E7" w:rsidDel="0012204B">
          <w:rPr>
            <w:b/>
          </w:rPr>
          <w:tab/>
        </w:r>
        <w:r w:rsidR="008E14E7" w:rsidDel="0012204B">
          <w:delText>Схема линейного однофазного трансформатора (модель трансформатора в формате EWB) представлена на рисунке 3.16.</w:delText>
        </w:r>
      </w:del>
    </w:p>
    <w:p w14:paraId="16C3AC94" w14:textId="77777777" w:rsidR="0012204B" w:rsidDel="00824A49" w:rsidRDefault="0012204B" w:rsidP="0012204B">
      <w:pPr>
        <w:ind w:firstLine="0"/>
        <w:rPr>
          <w:ins w:id="127" w:author="Student" w:date="2024-10-04T11:44:00Z"/>
          <w:del w:id="128" w:author="nikitadorogin@yandex.ru" w:date="2024-10-23T15:12:00Z"/>
        </w:rPr>
      </w:pPr>
    </w:p>
    <w:p w14:paraId="62A8F777" w14:textId="77777777" w:rsidR="00242197" w:rsidRDefault="00242197" w:rsidP="0012204B">
      <w:pPr>
        <w:ind w:firstLine="0"/>
        <w:rPr>
          <w:ins w:id="129" w:author="nikitadorogin@yandex.ru" w:date="2024-10-17T11:59:00Z"/>
          <w:b/>
          <w:lang w:val="ru-RU"/>
        </w:rPr>
      </w:pPr>
    </w:p>
    <w:p w14:paraId="73C29ABC" w14:textId="77777777" w:rsidR="00BC11C3" w:rsidRDefault="00BC11C3" w:rsidP="0012204B">
      <w:pPr>
        <w:ind w:firstLine="0"/>
        <w:rPr>
          <w:ins w:id="130" w:author="nikitadorogin@yandex.ru" w:date="2024-10-31T19:13:00Z"/>
          <w:b/>
          <w:lang w:val="ru-RU"/>
        </w:rPr>
      </w:pPr>
    </w:p>
    <w:p w14:paraId="6C715BA9" w14:textId="77777777" w:rsidR="00BC11C3" w:rsidRDefault="00BC11C3" w:rsidP="0012204B">
      <w:pPr>
        <w:ind w:firstLine="0"/>
        <w:rPr>
          <w:ins w:id="131" w:author="nikitadorogin@yandex.ru" w:date="2024-10-31T19:13:00Z"/>
          <w:b/>
          <w:lang w:val="ru-RU"/>
        </w:rPr>
      </w:pPr>
    </w:p>
    <w:p w14:paraId="0C688124" w14:textId="77777777" w:rsidR="00BC11C3" w:rsidRDefault="00BC11C3" w:rsidP="0012204B">
      <w:pPr>
        <w:ind w:firstLine="0"/>
        <w:rPr>
          <w:ins w:id="132" w:author="nikitadorogin@yandex.ru" w:date="2024-10-31T19:13:00Z"/>
          <w:b/>
          <w:lang w:val="ru-RU"/>
        </w:rPr>
      </w:pPr>
    </w:p>
    <w:p w14:paraId="1F3909AA" w14:textId="77777777" w:rsidR="00BC11C3" w:rsidRDefault="00BC11C3" w:rsidP="0012204B">
      <w:pPr>
        <w:ind w:firstLine="0"/>
        <w:rPr>
          <w:ins w:id="133" w:author="nikitadorogin@yandex.ru" w:date="2024-10-31T19:13:00Z"/>
          <w:b/>
          <w:lang w:val="ru-RU"/>
        </w:rPr>
      </w:pPr>
    </w:p>
    <w:p w14:paraId="2516F06D" w14:textId="77777777" w:rsidR="00BC11C3" w:rsidRDefault="00BC11C3" w:rsidP="0012204B">
      <w:pPr>
        <w:ind w:firstLine="0"/>
        <w:rPr>
          <w:ins w:id="134" w:author="nikitadorogin@yandex.ru" w:date="2024-10-31T19:13:00Z"/>
          <w:b/>
          <w:lang w:val="ru-RU"/>
        </w:rPr>
      </w:pPr>
    </w:p>
    <w:p w14:paraId="2986B55F" w14:textId="77777777" w:rsidR="00BC11C3" w:rsidRDefault="00BC11C3" w:rsidP="0012204B">
      <w:pPr>
        <w:ind w:firstLine="0"/>
        <w:rPr>
          <w:ins w:id="135" w:author="nikitadorogin@yandex.ru" w:date="2024-10-31T19:13:00Z"/>
          <w:b/>
          <w:lang w:val="ru-RU"/>
        </w:rPr>
      </w:pPr>
    </w:p>
    <w:p w14:paraId="14DF303B" w14:textId="3DD18276" w:rsidR="008E14E7" w:rsidDel="00C76482" w:rsidRDefault="0012204B" w:rsidP="0012204B">
      <w:pPr>
        <w:ind w:firstLine="0"/>
        <w:rPr>
          <w:del w:id="136" w:author="Student" w:date="2024-10-04T11:41:00Z"/>
          <w:b/>
          <w:lang w:val="ru-RU"/>
        </w:rPr>
      </w:pPr>
      <w:ins w:id="137" w:author="Student" w:date="2024-10-04T11:44:00Z">
        <w:r>
          <w:rPr>
            <w:b/>
            <w:lang w:val="ru-RU"/>
          </w:rPr>
          <w:lastRenderedPageBreak/>
          <w:t>1.3 Ход работы:</w:t>
        </w:r>
      </w:ins>
      <w:del w:id="138" w:author="Student" w:date="2024-10-04T11:41:00Z">
        <w:r w:rsidR="008E14E7" w:rsidDel="0012204B">
          <w:rPr>
            <w:noProof/>
          </w:rPr>
          <w:drawing>
            <wp:inline distT="0" distB="0" distL="0" distR="0" wp14:anchorId="34456AFE" wp14:editId="4BE3D8B3">
              <wp:extent cx="5939790" cy="2763520"/>
              <wp:effectExtent l="0" t="0" r="3810" b="0"/>
              <wp:docPr id="144148326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9790" cy="276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7FE01EC3" w14:textId="77777777" w:rsidR="00C76482" w:rsidRDefault="00C76482" w:rsidP="0012204B">
      <w:pPr>
        <w:ind w:firstLine="0"/>
        <w:rPr>
          <w:ins w:id="139" w:author="Student" w:date="2024-10-18T11:57:00Z"/>
          <w:b/>
          <w:lang w:val="ru-RU"/>
        </w:rPr>
      </w:pPr>
    </w:p>
    <w:p w14:paraId="1487C825" w14:textId="77D33F70" w:rsidR="0012204B" w:rsidRPr="00C76482" w:rsidDel="00824A49" w:rsidRDefault="00C76482" w:rsidP="0012204B">
      <w:pPr>
        <w:ind w:firstLine="0"/>
        <w:rPr>
          <w:ins w:id="140" w:author="Student" w:date="2024-10-04T11:44:00Z"/>
          <w:del w:id="141" w:author="nikitadorogin@yandex.ru" w:date="2024-10-23T15:13:00Z"/>
          <w:bCs/>
          <w:lang w:val="ru-RU"/>
          <w:rPrChange w:id="142" w:author="Student" w:date="2024-10-18T11:57:00Z">
            <w:rPr>
              <w:ins w:id="143" w:author="Student" w:date="2024-10-04T11:44:00Z"/>
              <w:del w:id="144" w:author="nikitadorogin@yandex.ru" w:date="2024-10-23T15:13:00Z"/>
              <w:b/>
              <w:lang w:val="ru-RU"/>
            </w:rPr>
          </w:rPrChange>
        </w:rPr>
      </w:pPr>
      <w:ins w:id="145" w:author="Student" w:date="2024-10-18T11:57:00Z">
        <w:del w:id="146" w:author="nikitadorogin@yandex.ru" w:date="2024-10-23T15:13:00Z">
          <w:r w:rsidDel="00824A49">
            <w:rPr>
              <w:bCs/>
              <w:lang w:val="ru-RU"/>
            </w:rPr>
            <w:delText>Обратное напряжение = 50 В</w:delText>
          </w:r>
        </w:del>
      </w:ins>
    </w:p>
    <w:p w14:paraId="3818DBEA" w14:textId="7B659798" w:rsidR="0012204B" w:rsidDel="00242197" w:rsidRDefault="00701B2A" w:rsidP="0012204B">
      <w:pPr>
        <w:ind w:firstLine="0"/>
        <w:rPr>
          <w:ins w:id="147" w:author="Student" w:date="2024-10-04T11:51:00Z"/>
          <w:del w:id="148" w:author="nikitadorogin@yandex.ru" w:date="2024-10-17T11:57:00Z"/>
          <w:bCs/>
          <w:lang w:val="ru-RU"/>
        </w:rPr>
      </w:pPr>
      <w:ins w:id="149" w:author="Student" w:date="2024-10-04T11:51:00Z">
        <w:del w:id="150" w:author="nikitadorogin@yandex.ru" w:date="2024-10-17T11:57:00Z">
          <w:r w:rsidDel="00242197">
            <w:rPr>
              <w:bCs/>
              <w:lang w:val="ru-RU"/>
            </w:rPr>
            <w:delText>Все вверх – треугольник, все вниз – звезда</w:delText>
          </w:r>
        </w:del>
      </w:ins>
    </w:p>
    <w:p w14:paraId="082B3F02" w14:textId="512FEEA3" w:rsidR="00701B2A" w:rsidRPr="00701B2A" w:rsidDel="00242197" w:rsidRDefault="00701B2A" w:rsidP="0012204B">
      <w:pPr>
        <w:ind w:firstLine="0"/>
        <w:rPr>
          <w:ins w:id="151" w:author="Student" w:date="2024-10-04T11:51:00Z"/>
          <w:del w:id="152" w:author="nikitadorogin@yandex.ru" w:date="2024-10-17T11:57:00Z"/>
          <w:b/>
          <w:lang w:val="ru-RU"/>
          <w:rPrChange w:id="153" w:author="Student" w:date="2024-10-04T11:52:00Z">
            <w:rPr>
              <w:ins w:id="154" w:author="Student" w:date="2024-10-04T11:51:00Z"/>
              <w:del w:id="155" w:author="nikitadorogin@yandex.ru" w:date="2024-10-17T11:57:00Z"/>
              <w:bCs/>
              <w:lang w:val="ru-RU"/>
            </w:rPr>
          </w:rPrChange>
        </w:rPr>
      </w:pPr>
      <w:ins w:id="156" w:author="Student" w:date="2024-10-04T11:52:00Z">
        <w:del w:id="157" w:author="nikitadorogin@yandex.ru" w:date="2024-10-17T11:57:00Z">
          <w:r w:rsidRPr="00701B2A" w:rsidDel="00242197">
            <w:rPr>
              <w:b/>
              <w:lang w:val="ru-RU"/>
              <w:rPrChange w:id="158" w:author="Student" w:date="2024-10-04T11:52:00Z">
                <w:rPr>
                  <w:bCs/>
                  <w:lang w:val="ru-RU"/>
                </w:rPr>
              </w:rPrChange>
            </w:rPr>
            <w:delText>Результаты определения КПД  трансформатора:</w:delText>
          </w:r>
        </w:del>
      </w:ins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59" w:author="Student" w:date="2024-10-04T11:56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555"/>
        <w:gridCol w:w="708"/>
        <w:gridCol w:w="863"/>
        <w:gridCol w:w="668"/>
        <w:gridCol w:w="850"/>
        <w:gridCol w:w="709"/>
        <w:gridCol w:w="1163"/>
        <w:gridCol w:w="893"/>
        <w:gridCol w:w="1236"/>
        <w:gridCol w:w="1203"/>
        <w:tblGridChange w:id="160">
          <w:tblGrid>
            <w:gridCol w:w="1754"/>
            <w:gridCol w:w="686"/>
            <w:gridCol w:w="686"/>
            <w:gridCol w:w="668"/>
            <w:gridCol w:w="850"/>
            <w:gridCol w:w="709"/>
            <w:gridCol w:w="820"/>
            <w:gridCol w:w="1236"/>
            <w:gridCol w:w="1236"/>
            <w:gridCol w:w="1203"/>
          </w:tblGrid>
        </w:tblGridChange>
      </w:tblGrid>
      <w:tr w:rsidR="00701B2A" w:rsidRPr="00701B2A" w:rsidDel="00242197" w14:paraId="149C662B" w14:textId="5B7EC7FA" w:rsidTr="00701B2A">
        <w:trPr>
          <w:cantSplit/>
          <w:trHeight w:val="680"/>
          <w:ins w:id="161" w:author="Student" w:date="2024-10-04T11:51:00Z"/>
          <w:del w:id="162" w:author="nikitadorogin@yandex.ru" w:date="2024-10-17T11:57:00Z"/>
          <w:trPrChange w:id="163" w:author="Student" w:date="2024-10-04T11:56:00Z">
            <w:trPr>
              <w:cantSplit/>
            </w:trPr>
          </w:trPrChange>
        </w:trPr>
        <w:tc>
          <w:tcPr>
            <w:tcW w:w="6516" w:type="dxa"/>
            <w:gridSpan w:val="7"/>
            <w:tcPrChange w:id="164" w:author="Student" w:date="2024-10-04T11:56:00Z">
              <w:tcPr>
                <w:tcW w:w="6173" w:type="dxa"/>
                <w:gridSpan w:val="7"/>
              </w:tcPr>
            </w:tcPrChange>
          </w:tcPr>
          <w:p w14:paraId="56BB48A3" w14:textId="7F03CCFB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65" w:author="Student" w:date="2024-10-04T11:51:00Z"/>
                <w:del w:id="166" w:author="nikitadorogin@yandex.ru" w:date="2024-10-17T11:57:00Z"/>
                <w:b/>
                <w:szCs w:val="20"/>
                <w:lang w:val="ru-RU"/>
              </w:rPr>
            </w:pPr>
            <w:ins w:id="167" w:author="Student" w:date="2024-10-04T11:51:00Z">
              <w:del w:id="168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>Измеренные параметры</w:delText>
                </w:r>
              </w:del>
            </w:ins>
          </w:p>
        </w:tc>
        <w:tc>
          <w:tcPr>
            <w:tcW w:w="3332" w:type="dxa"/>
            <w:gridSpan w:val="3"/>
            <w:tcPrChange w:id="169" w:author="Student" w:date="2024-10-04T11:56:00Z">
              <w:tcPr>
                <w:tcW w:w="3675" w:type="dxa"/>
                <w:gridSpan w:val="3"/>
              </w:tcPr>
            </w:tcPrChange>
          </w:tcPr>
          <w:p w14:paraId="69DE6A2E" w14:textId="3C77D04C" w:rsidR="00701B2A" w:rsidRPr="00701B2A" w:rsidDel="00242197" w:rsidRDefault="00701B2A" w:rsidP="00701B2A">
            <w:pPr>
              <w:keepNext/>
              <w:spacing w:line="240" w:lineRule="auto"/>
              <w:ind w:firstLine="0"/>
              <w:jc w:val="center"/>
              <w:outlineLvl w:val="1"/>
              <w:rPr>
                <w:ins w:id="170" w:author="Student" w:date="2024-10-04T11:51:00Z"/>
                <w:del w:id="171" w:author="nikitadorogin@yandex.ru" w:date="2024-10-17T11:57:00Z"/>
                <w:b/>
                <w:bCs/>
                <w:iCs/>
                <w:lang w:val="ru-RU"/>
              </w:rPr>
            </w:pPr>
            <w:ins w:id="172" w:author="Student" w:date="2024-10-04T11:51:00Z">
              <w:del w:id="173" w:author="nikitadorogin@yandex.ru" w:date="2024-10-17T11:57:00Z">
                <w:r w:rsidRPr="00701B2A" w:rsidDel="00242197">
                  <w:rPr>
                    <w:b/>
                    <w:bCs/>
                    <w:iCs/>
                    <w:lang w:val="ru-RU"/>
                  </w:rPr>
                  <w:delText>Расчетные параметры</w:delText>
                </w:r>
              </w:del>
            </w:ins>
          </w:p>
        </w:tc>
      </w:tr>
      <w:tr w:rsidR="00701B2A" w:rsidRPr="00701B2A" w:rsidDel="00242197" w14:paraId="08C7B2DD" w14:textId="1E1E5BC7" w:rsidTr="00701B2A">
        <w:trPr>
          <w:cantSplit/>
          <w:ins w:id="174" w:author="Student" w:date="2024-10-04T11:51:00Z"/>
          <w:del w:id="175" w:author="nikitadorogin@yandex.ru" w:date="2024-10-17T11:57:00Z"/>
          <w:trPrChange w:id="176" w:author="Student" w:date="2024-10-04T11:56:00Z">
            <w:trPr>
              <w:cantSplit/>
            </w:trPr>
          </w:trPrChange>
        </w:trPr>
        <w:tc>
          <w:tcPr>
            <w:tcW w:w="1555" w:type="dxa"/>
            <w:tcPrChange w:id="177" w:author="Student" w:date="2024-10-04T11:56:00Z">
              <w:tcPr>
                <w:tcW w:w="1754" w:type="dxa"/>
              </w:tcPr>
            </w:tcPrChange>
          </w:tcPr>
          <w:p w14:paraId="4F0831F9" w14:textId="5FCA9126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78" w:author="Student" w:date="2024-10-04T11:51:00Z"/>
                <w:del w:id="179" w:author="nikitadorogin@yandex.ru" w:date="2024-10-17T11:57:00Z"/>
                <w:b/>
                <w:szCs w:val="20"/>
                <w:lang w:val="ru-RU"/>
              </w:rPr>
            </w:pPr>
            <w:ins w:id="180" w:author="Student" w:date="2024-10-04T11:51:00Z">
              <w:del w:id="181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Способ соединения </w:delText>
                </w:r>
              </w:del>
            </w:ins>
          </w:p>
        </w:tc>
        <w:tc>
          <w:tcPr>
            <w:tcW w:w="708" w:type="dxa"/>
            <w:tcPrChange w:id="182" w:author="Student" w:date="2024-10-04T11:56:00Z">
              <w:tcPr>
                <w:tcW w:w="686" w:type="dxa"/>
              </w:tcPr>
            </w:tcPrChange>
          </w:tcPr>
          <w:p w14:paraId="0871F9B3" w14:textId="69FC7CF1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83" w:author="Student" w:date="2024-10-04T11:51:00Z"/>
                <w:del w:id="184" w:author="nikitadorogin@yandex.ru" w:date="2024-10-17T11:57:00Z"/>
                <w:b/>
                <w:szCs w:val="20"/>
                <w:lang w:val="ru-RU"/>
              </w:rPr>
            </w:pPr>
            <w:ins w:id="185" w:author="Student" w:date="2024-10-04T11:51:00Z">
              <w:del w:id="186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U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 xml:space="preserve">1 </w:delText>
                </w:r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 </w:delText>
                </w:r>
              </w:del>
            </w:ins>
          </w:p>
          <w:p w14:paraId="1784EC25" w14:textId="7DCA4DDC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87" w:author="Student" w:date="2024-10-04T11:51:00Z"/>
                <w:del w:id="188" w:author="nikitadorogin@yandex.ru" w:date="2024-10-17T11:57:00Z"/>
                <w:b/>
                <w:szCs w:val="20"/>
                <w:lang w:val="ru-RU"/>
              </w:rPr>
            </w:pPr>
            <w:ins w:id="189" w:author="Student" w:date="2024-10-04T11:51:00Z">
              <w:del w:id="190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</w:delText>
                </w:r>
                <w:r w:rsidRPr="00701B2A" w:rsidDel="00242197">
                  <w:rPr>
                    <w:szCs w:val="20"/>
                    <w:lang w:val="ru-RU"/>
                  </w:rPr>
                  <w:delText>В</w:delText>
                </w:r>
              </w:del>
            </w:ins>
          </w:p>
        </w:tc>
        <w:tc>
          <w:tcPr>
            <w:tcW w:w="863" w:type="dxa"/>
            <w:tcPrChange w:id="191" w:author="Student" w:date="2024-10-04T11:56:00Z">
              <w:tcPr>
                <w:tcW w:w="686" w:type="dxa"/>
              </w:tcPr>
            </w:tcPrChange>
          </w:tcPr>
          <w:p w14:paraId="6164100C" w14:textId="02ECAB08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92" w:author="Student" w:date="2024-10-04T11:51:00Z"/>
                <w:del w:id="193" w:author="nikitadorogin@yandex.ru" w:date="2024-10-17T11:57:00Z"/>
                <w:b/>
                <w:szCs w:val="20"/>
                <w:lang w:val="ru-RU"/>
              </w:rPr>
            </w:pPr>
            <w:ins w:id="194" w:author="Student" w:date="2024-10-04T11:51:00Z">
              <w:del w:id="195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I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1</w:delText>
                </w:r>
              </w:del>
            </w:ins>
          </w:p>
          <w:p w14:paraId="56C87692" w14:textId="6DCF1049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196" w:author="Student" w:date="2024-10-04T11:51:00Z"/>
                <w:del w:id="197" w:author="nikitadorogin@yandex.ru" w:date="2024-10-17T11:57:00Z"/>
                <w:b/>
                <w:szCs w:val="20"/>
                <w:lang w:val="ru-RU"/>
              </w:rPr>
            </w:pPr>
            <w:ins w:id="198" w:author="Student" w:date="2024-10-04T11:51:00Z">
              <w:del w:id="199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 </w:delText>
                </w:r>
                <w:r w:rsidRPr="00701B2A" w:rsidDel="00242197">
                  <w:rPr>
                    <w:szCs w:val="20"/>
                    <w:lang w:val="ru-RU"/>
                  </w:rPr>
                  <w:delText>А</w:delText>
                </w:r>
              </w:del>
            </w:ins>
          </w:p>
        </w:tc>
        <w:tc>
          <w:tcPr>
            <w:tcW w:w="668" w:type="dxa"/>
            <w:tcPrChange w:id="200" w:author="Student" w:date="2024-10-04T11:56:00Z">
              <w:tcPr>
                <w:tcW w:w="668" w:type="dxa"/>
              </w:tcPr>
            </w:tcPrChange>
          </w:tcPr>
          <w:p w14:paraId="6379B38D" w14:textId="39102B85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01" w:author="Student" w:date="2024-10-04T11:51:00Z"/>
                <w:del w:id="202" w:author="nikitadorogin@yandex.ru" w:date="2024-10-17T11:57:00Z"/>
                <w:b/>
                <w:szCs w:val="20"/>
                <w:vertAlign w:val="subscript"/>
                <w:lang w:val="ru-RU"/>
              </w:rPr>
            </w:pPr>
            <w:ins w:id="203" w:author="Student" w:date="2024-10-04T11:51:00Z">
              <w:del w:id="204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sym w:font="Symbol" w:char="F06A"/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1</w:delText>
                </w:r>
              </w:del>
            </w:ins>
          </w:p>
        </w:tc>
        <w:tc>
          <w:tcPr>
            <w:tcW w:w="850" w:type="dxa"/>
            <w:tcPrChange w:id="205" w:author="Student" w:date="2024-10-04T11:56:00Z">
              <w:tcPr>
                <w:tcW w:w="850" w:type="dxa"/>
              </w:tcPr>
            </w:tcPrChange>
          </w:tcPr>
          <w:p w14:paraId="4EEA135F" w14:textId="1A8DB611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06" w:author="Student" w:date="2024-10-04T11:51:00Z"/>
                <w:del w:id="207" w:author="nikitadorogin@yandex.ru" w:date="2024-10-17T11:57:00Z"/>
                <w:b/>
                <w:szCs w:val="20"/>
                <w:vertAlign w:val="subscript"/>
                <w:lang w:val="ru-RU"/>
              </w:rPr>
            </w:pPr>
            <w:ins w:id="208" w:author="Student" w:date="2024-10-04T11:51:00Z">
              <w:del w:id="209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cos</w:delText>
                </w:r>
                <w:r w:rsidRPr="00701B2A" w:rsidDel="00242197">
                  <w:rPr>
                    <w:b/>
                    <w:szCs w:val="20"/>
                    <w:lang w:val="en-US"/>
                  </w:rPr>
                  <w:sym w:font="Symbol" w:char="F06A"/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1</w:delText>
                </w:r>
              </w:del>
            </w:ins>
          </w:p>
        </w:tc>
        <w:tc>
          <w:tcPr>
            <w:tcW w:w="709" w:type="dxa"/>
            <w:tcPrChange w:id="210" w:author="Student" w:date="2024-10-04T11:56:00Z">
              <w:tcPr>
                <w:tcW w:w="709" w:type="dxa"/>
              </w:tcPr>
            </w:tcPrChange>
          </w:tcPr>
          <w:p w14:paraId="04F5F39D" w14:textId="5A0E0C2F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11" w:author="Student" w:date="2024-10-04T11:51:00Z"/>
                <w:del w:id="212" w:author="nikitadorogin@yandex.ru" w:date="2024-10-17T11:57:00Z"/>
                <w:b/>
                <w:szCs w:val="20"/>
                <w:lang w:val="ru-RU"/>
              </w:rPr>
            </w:pPr>
            <w:ins w:id="213" w:author="Student" w:date="2024-10-04T11:51:00Z">
              <w:del w:id="214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U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ru-RU"/>
                  </w:rPr>
                  <w:delText>2</w:delText>
                </w:r>
              </w:del>
            </w:ins>
          </w:p>
          <w:p w14:paraId="6A8F882D" w14:textId="0ADBF066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15" w:author="Student" w:date="2024-10-04T11:51:00Z"/>
                <w:del w:id="216" w:author="nikitadorogin@yandex.ru" w:date="2024-10-17T11:57:00Z"/>
                <w:b/>
                <w:szCs w:val="20"/>
                <w:lang w:val="en-US"/>
              </w:rPr>
            </w:pPr>
            <w:ins w:id="217" w:author="Student" w:date="2024-10-04T11:51:00Z">
              <w:del w:id="218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delText xml:space="preserve">  </w:delText>
                </w:r>
                <w:r w:rsidRPr="00701B2A" w:rsidDel="00242197">
                  <w:rPr>
                    <w:szCs w:val="20"/>
                    <w:lang w:val="en-US"/>
                  </w:rPr>
                  <w:delText>В</w:delText>
                </w:r>
              </w:del>
            </w:ins>
          </w:p>
        </w:tc>
        <w:tc>
          <w:tcPr>
            <w:tcW w:w="1163" w:type="dxa"/>
            <w:tcPrChange w:id="219" w:author="Student" w:date="2024-10-04T11:56:00Z">
              <w:tcPr>
                <w:tcW w:w="820" w:type="dxa"/>
              </w:tcPr>
            </w:tcPrChange>
          </w:tcPr>
          <w:p w14:paraId="1F6824C1" w14:textId="1585316B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20" w:author="Student" w:date="2024-10-04T11:51:00Z"/>
                <w:del w:id="221" w:author="nikitadorogin@yandex.ru" w:date="2024-10-17T11:57:00Z"/>
                <w:b/>
                <w:szCs w:val="20"/>
                <w:lang w:val="en-US"/>
              </w:rPr>
            </w:pPr>
            <w:ins w:id="222" w:author="Student" w:date="2024-10-04T11:51:00Z">
              <w:del w:id="223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I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en-US"/>
                  </w:rPr>
                  <w:delText>2</w:delText>
                </w:r>
              </w:del>
            </w:ins>
          </w:p>
          <w:p w14:paraId="7956C3FF" w14:textId="0281C876" w:rsidR="00701B2A" w:rsidRPr="00701B2A" w:rsidDel="00242197" w:rsidRDefault="00701B2A" w:rsidP="00701B2A">
            <w:pPr>
              <w:spacing w:line="240" w:lineRule="auto"/>
              <w:ind w:firstLine="0"/>
              <w:rPr>
                <w:ins w:id="224" w:author="Student" w:date="2024-10-04T11:51:00Z"/>
                <w:del w:id="225" w:author="nikitadorogin@yandex.ru" w:date="2024-10-17T11:57:00Z"/>
                <w:szCs w:val="20"/>
                <w:lang w:val="ru-RU"/>
              </w:rPr>
            </w:pPr>
            <w:ins w:id="226" w:author="Student" w:date="2024-10-04T11:51:00Z">
              <w:del w:id="227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 xml:space="preserve">    </w:delText>
                </w:r>
                <w:r w:rsidRPr="00701B2A" w:rsidDel="00242197">
                  <w:rPr>
                    <w:szCs w:val="20"/>
                    <w:lang w:val="en-US"/>
                  </w:rPr>
                  <w:delText>А</w:delText>
                </w:r>
              </w:del>
            </w:ins>
          </w:p>
        </w:tc>
        <w:tc>
          <w:tcPr>
            <w:tcW w:w="893" w:type="dxa"/>
            <w:tcPrChange w:id="228" w:author="Student" w:date="2024-10-04T11:56:00Z">
              <w:tcPr>
                <w:tcW w:w="1236" w:type="dxa"/>
              </w:tcPr>
            </w:tcPrChange>
          </w:tcPr>
          <w:p w14:paraId="10A9FD35" w14:textId="696D3FB9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29" w:author="Student" w:date="2024-10-04T11:51:00Z"/>
                <w:del w:id="230" w:author="nikitadorogin@yandex.ru" w:date="2024-10-17T11:57:00Z"/>
                <w:b/>
                <w:szCs w:val="20"/>
                <w:lang w:val="en-US"/>
              </w:rPr>
            </w:pPr>
            <w:ins w:id="231" w:author="Student" w:date="2024-10-04T11:51:00Z">
              <w:del w:id="232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P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en-US"/>
                  </w:rPr>
                  <w:delText>1</w:delText>
                </w:r>
              </w:del>
            </w:ins>
          </w:p>
          <w:p w14:paraId="64639F90" w14:textId="779300EE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33" w:author="Student" w:date="2024-10-04T11:51:00Z"/>
                <w:del w:id="234" w:author="nikitadorogin@yandex.ru" w:date="2024-10-17T11:57:00Z"/>
                <w:szCs w:val="20"/>
                <w:lang w:val="ru-RU"/>
              </w:rPr>
            </w:pPr>
            <w:ins w:id="235" w:author="Student" w:date="2024-10-04T11:51:00Z">
              <w:del w:id="236" w:author="nikitadorogin@yandex.ru" w:date="2024-10-17T11:57:00Z">
                <w:r w:rsidRPr="00701B2A" w:rsidDel="00242197">
                  <w:rPr>
                    <w:szCs w:val="20"/>
                    <w:lang w:val="en-US"/>
                  </w:rPr>
                  <w:delText>В</w:delText>
                </w:r>
                <w:r w:rsidRPr="00701B2A" w:rsidDel="00242197">
                  <w:rPr>
                    <w:szCs w:val="20"/>
                    <w:lang w:val="ru-RU"/>
                  </w:rPr>
                  <w:delText>т</w:delText>
                </w:r>
              </w:del>
            </w:ins>
          </w:p>
        </w:tc>
        <w:tc>
          <w:tcPr>
            <w:tcW w:w="1236" w:type="dxa"/>
            <w:tcPrChange w:id="237" w:author="Student" w:date="2024-10-04T11:56:00Z">
              <w:tcPr>
                <w:tcW w:w="1236" w:type="dxa"/>
              </w:tcPr>
            </w:tcPrChange>
          </w:tcPr>
          <w:p w14:paraId="5CED31D3" w14:textId="54036E31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38" w:author="Student" w:date="2024-10-04T11:51:00Z"/>
                <w:del w:id="239" w:author="nikitadorogin@yandex.ru" w:date="2024-10-17T11:57:00Z"/>
                <w:b/>
                <w:szCs w:val="20"/>
                <w:lang w:val="en-US"/>
              </w:rPr>
            </w:pPr>
            <w:ins w:id="240" w:author="Student" w:date="2024-10-04T11:51:00Z">
              <w:del w:id="241" w:author="nikitadorogin@yandex.ru" w:date="2024-10-17T11:57:00Z">
                <w:r w:rsidRPr="00701B2A" w:rsidDel="00242197">
                  <w:rPr>
                    <w:b/>
                    <w:szCs w:val="20"/>
                    <w:lang w:val="en-US"/>
                  </w:rPr>
                  <w:delText>S</w:delText>
                </w:r>
                <w:r w:rsidRPr="00701B2A" w:rsidDel="00242197">
                  <w:rPr>
                    <w:b/>
                    <w:szCs w:val="20"/>
                    <w:vertAlign w:val="subscript"/>
                    <w:lang w:val="en-US"/>
                  </w:rPr>
                  <w:delText>2</w:delText>
                </w:r>
              </w:del>
            </w:ins>
          </w:p>
          <w:p w14:paraId="129D55AE" w14:textId="0579E448" w:rsidR="00701B2A" w:rsidRPr="00701B2A" w:rsidDel="00242197" w:rsidRDefault="00701B2A" w:rsidP="00701B2A">
            <w:pPr>
              <w:keepNext/>
              <w:spacing w:line="240" w:lineRule="auto"/>
              <w:ind w:firstLine="0"/>
              <w:jc w:val="left"/>
              <w:outlineLvl w:val="1"/>
              <w:rPr>
                <w:ins w:id="242" w:author="Student" w:date="2024-10-04T11:51:00Z"/>
                <w:del w:id="243" w:author="nikitadorogin@yandex.ru" w:date="2024-10-17T11:57:00Z"/>
                <w:bCs/>
                <w:iCs/>
                <w:lang w:val="ru-RU"/>
              </w:rPr>
            </w:pPr>
            <w:ins w:id="244" w:author="Student" w:date="2024-10-04T11:51:00Z">
              <w:del w:id="245" w:author="nikitadorogin@yandex.ru" w:date="2024-10-17T11:57:00Z">
                <w:r w:rsidRPr="00701B2A" w:rsidDel="00242197">
                  <w:rPr>
                    <w:bCs/>
                    <w:iCs/>
                    <w:lang w:val="ru-RU"/>
                  </w:rPr>
                  <w:delText xml:space="preserve">   ВА</w:delText>
                </w:r>
              </w:del>
            </w:ins>
          </w:p>
        </w:tc>
        <w:tc>
          <w:tcPr>
            <w:tcW w:w="1203" w:type="dxa"/>
            <w:tcPrChange w:id="246" w:author="Student" w:date="2024-10-04T11:56:00Z">
              <w:tcPr>
                <w:tcW w:w="1203" w:type="dxa"/>
              </w:tcPr>
            </w:tcPrChange>
          </w:tcPr>
          <w:p w14:paraId="38ECA883" w14:textId="57EFA6BE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47" w:author="Student" w:date="2024-10-04T11:51:00Z"/>
                <w:del w:id="248" w:author="nikitadorogin@yandex.ru" w:date="2024-10-17T11:57:00Z"/>
                <w:b/>
                <w:szCs w:val="20"/>
                <w:vertAlign w:val="subscript"/>
                <w:lang w:val="ru-RU"/>
              </w:rPr>
            </w:pPr>
            <w:ins w:id="249" w:author="Student" w:date="2024-10-04T11:51:00Z">
              <w:del w:id="250" w:author="nikitadorogin@yandex.ru" w:date="2024-10-17T11:57:00Z">
                <w:r w:rsidRPr="00701B2A" w:rsidDel="00242197">
                  <w:rPr>
                    <w:b/>
                    <w:szCs w:val="20"/>
                    <w:lang w:val="ru-RU"/>
                  </w:rPr>
                  <w:sym w:font="Symbol" w:char="F068"/>
                </w:r>
              </w:del>
            </w:ins>
          </w:p>
          <w:p w14:paraId="6A097B2F" w14:textId="7080F405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51" w:author="Student" w:date="2024-10-04T11:51:00Z"/>
                <w:del w:id="252" w:author="nikitadorogin@yandex.ru" w:date="2024-10-17T11:57:00Z"/>
                <w:b/>
                <w:szCs w:val="20"/>
                <w:lang w:val="ru-RU"/>
              </w:rPr>
            </w:pPr>
            <w:ins w:id="253" w:author="Student" w:date="2024-10-04T11:51:00Z">
              <w:del w:id="254" w:author="nikitadorogin@yandex.ru" w:date="2024-10-17T11:57:00Z">
                <w:r w:rsidRPr="00701B2A" w:rsidDel="00242197">
                  <w:rPr>
                    <w:szCs w:val="20"/>
                    <w:lang w:val="ru-RU"/>
                  </w:rPr>
                  <w:sym w:font="Symbol" w:char="F025"/>
                </w:r>
              </w:del>
            </w:ins>
          </w:p>
        </w:tc>
      </w:tr>
      <w:tr w:rsidR="00701B2A" w:rsidRPr="00701B2A" w:rsidDel="00242197" w14:paraId="31F30DAC" w14:textId="728C0033" w:rsidTr="00701B2A">
        <w:trPr>
          <w:cantSplit/>
          <w:ins w:id="255" w:author="Student" w:date="2024-10-04T11:51:00Z"/>
          <w:del w:id="256" w:author="nikitadorogin@yandex.ru" w:date="2024-10-17T11:57:00Z"/>
          <w:trPrChange w:id="257" w:author="Student" w:date="2024-10-04T11:56:00Z">
            <w:trPr>
              <w:cantSplit/>
            </w:trPr>
          </w:trPrChange>
        </w:trPr>
        <w:tc>
          <w:tcPr>
            <w:tcW w:w="1555" w:type="dxa"/>
            <w:tcPrChange w:id="258" w:author="Student" w:date="2024-10-04T11:56:00Z">
              <w:tcPr>
                <w:tcW w:w="1754" w:type="dxa"/>
              </w:tcPr>
            </w:tcPrChange>
          </w:tcPr>
          <w:p w14:paraId="70257444" w14:textId="420525B3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59" w:author="Student" w:date="2024-10-04T11:51:00Z"/>
                <w:del w:id="260" w:author="nikitadorogin@yandex.ru" w:date="2024-10-17T11:57:00Z"/>
                <w:szCs w:val="20"/>
                <w:lang w:val="ru-RU"/>
              </w:rPr>
            </w:pPr>
            <w:ins w:id="261" w:author="Student" w:date="2024-10-04T11:51:00Z">
              <w:del w:id="262" w:author="nikitadorogin@yandex.ru" w:date="2024-10-17T11:57:00Z">
                <w:r w:rsidRPr="00701B2A" w:rsidDel="00242197">
                  <w:rPr>
                    <w:szCs w:val="20"/>
                    <w:lang w:val="ru-RU"/>
                  </w:rPr>
                  <w:delText>звезда</w:delText>
                </w:r>
              </w:del>
            </w:ins>
          </w:p>
        </w:tc>
        <w:tc>
          <w:tcPr>
            <w:tcW w:w="708" w:type="dxa"/>
            <w:tcPrChange w:id="263" w:author="Student" w:date="2024-10-04T11:56:00Z">
              <w:tcPr>
                <w:tcW w:w="686" w:type="dxa"/>
              </w:tcPr>
            </w:tcPrChange>
          </w:tcPr>
          <w:p w14:paraId="67EA4671" w14:textId="16B1BF65" w:rsidR="00701B2A" w:rsidRPr="00821BBB" w:rsidDel="00242197" w:rsidRDefault="00821BBB" w:rsidP="00701B2A">
            <w:pPr>
              <w:spacing w:line="240" w:lineRule="auto"/>
              <w:ind w:firstLine="0"/>
              <w:jc w:val="center"/>
              <w:rPr>
                <w:ins w:id="264" w:author="Student" w:date="2024-10-04T11:51:00Z"/>
                <w:del w:id="265" w:author="nikitadorogin@yandex.ru" w:date="2024-10-17T11:57:00Z"/>
                <w:szCs w:val="20"/>
                <w:lang w:val="en-US"/>
              </w:rPr>
            </w:pPr>
            <w:ins w:id="266" w:author="Student" w:date="2024-10-04T12:03:00Z">
              <w:del w:id="267" w:author="nikitadorogin@yandex.ru" w:date="2024-10-17T11:57:00Z">
                <w:r w:rsidDel="00242197">
                  <w:rPr>
                    <w:szCs w:val="20"/>
                    <w:lang w:val="en-US"/>
                  </w:rPr>
                  <w:delText>127</w:delText>
                </w:r>
              </w:del>
            </w:ins>
          </w:p>
        </w:tc>
        <w:tc>
          <w:tcPr>
            <w:tcW w:w="863" w:type="dxa"/>
            <w:tcPrChange w:id="268" w:author="Student" w:date="2024-10-04T11:56:00Z">
              <w:tcPr>
                <w:tcW w:w="686" w:type="dxa"/>
              </w:tcPr>
            </w:tcPrChange>
          </w:tcPr>
          <w:p w14:paraId="219D5311" w14:textId="26238EA7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269" w:author="Student" w:date="2024-10-04T11:51:00Z"/>
                <w:del w:id="270" w:author="nikitadorogin@yandex.ru" w:date="2024-10-17T11:57:00Z"/>
                <w:szCs w:val="20"/>
                <w:lang w:val="ru-RU"/>
                <w:rPrChange w:id="271" w:author="Student" w:date="2024-10-04T11:55:00Z">
                  <w:rPr>
                    <w:ins w:id="272" w:author="Student" w:date="2024-10-04T11:51:00Z"/>
                    <w:del w:id="273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274" w:author="Student" w:date="2024-10-04T11:55:00Z">
              <w:del w:id="275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0,3036</w:delText>
                </w:r>
              </w:del>
            </w:ins>
          </w:p>
        </w:tc>
        <w:tc>
          <w:tcPr>
            <w:tcW w:w="668" w:type="dxa"/>
            <w:tcPrChange w:id="276" w:author="Student" w:date="2024-10-04T11:56:00Z">
              <w:tcPr>
                <w:tcW w:w="668" w:type="dxa"/>
              </w:tcPr>
            </w:tcPrChange>
          </w:tcPr>
          <w:p w14:paraId="2B8869E0" w14:textId="0B3A2CA0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277" w:author="Student" w:date="2024-10-04T11:51:00Z"/>
                <w:del w:id="278" w:author="nikitadorogin@yandex.ru" w:date="2024-10-17T11:57:00Z"/>
                <w:szCs w:val="20"/>
                <w:lang w:val="ru-RU"/>
                <w:rPrChange w:id="279" w:author="Student" w:date="2024-10-04T12:23:00Z">
                  <w:rPr>
                    <w:ins w:id="280" w:author="Student" w:date="2024-10-04T11:51:00Z"/>
                    <w:del w:id="281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282" w:author="Student" w:date="2024-10-04T12:23:00Z">
              <w:del w:id="283" w:author="nikitadorogin@yandex.ru" w:date="2024-10-17T11:57:00Z">
                <w:r w:rsidDel="00242197">
                  <w:rPr>
                    <w:szCs w:val="20"/>
                    <w:lang w:val="ru-RU"/>
                  </w:rPr>
                  <w:delText>15,52</w:delText>
                </w:r>
              </w:del>
            </w:ins>
            <w:ins w:id="284" w:author="Student" w:date="2024-10-04T12:24:00Z">
              <w:del w:id="285" w:author="nikitadorogin@yandex.ru" w:date="2024-10-17T11:57:00Z">
                <w:r w:rsidDel="00242197">
                  <w:rPr>
                    <w:szCs w:val="20"/>
                    <w:lang w:val="ru-RU"/>
                  </w:rPr>
                  <w:delText>73</w:delText>
                </w:r>
              </w:del>
            </w:ins>
          </w:p>
        </w:tc>
        <w:tc>
          <w:tcPr>
            <w:tcW w:w="850" w:type="dxa"/>
            <w:tcPrChange w:id="286" w:author="Student" w:date="2024-10-04T11:56:00Z">
              <w:tcPr>
                <w:tcW w:w="850" w:type="dxa"/>
              </w:tcPr>
            </w:tcPrChange>
          </w:tcPr>
          <w:p w14:paraId="2B5280C8" w14:textId="7E843F2D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287" w:author="Student" w:date="2024-10-04T11:51:00Z"/>
                <w:del w:id="288" w:author="nikitadorogin@yandex.ru" w:date="2024-10-17T11:57:00Z"/>
                <w:szCs w:val="20"/>
                <w:lang w:val="ru-RU"/>
                <w:rPrChange w:id="289" w:author="Student" w:date="2024-10-04T12:24:00Z">
                  <w:rPr>
                    <w:ins w:id="290" w:author="Student" w:date="2024-10-04T11:51:00Z"/>
                    <w:del w:id="291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292" w:author="Student" w:date="2024-10-04T12:24:00Z">
              <w:del w:id="293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0,9635</w:delText>
                </w:r>
              </w:del>
            </w:ins>
          </w:p>
        </w:tc>
        <w:tc>
          <w:tcPr>
            <w:tcW w:w="709" w:type="dxa"/>
            <w:tcPrChange w:id="294" w:author="Student" w:date="2024-10-04T11:56:00Z">
              <w:tcPr>
                <w:tcW w:w="709" w:type="dxa"/>
              </w:tcPr>
            </w:tcPrChange>
          </w:tcPr>
          <w:p w14:paraId="17233A4C" w14:textId="593F0B84" w:rsidR="00701B2A" w:rsidRPr="00821BBB" w:rsidDel="00242197" w:rsidRDefault="00821BBB" w:rsidP="00701B2A">
            <w:pPr>
              <w:spacing w:line="240" w:lineRule="auto"/>
              <w:ind w:firstLine="0"/>
              <w:jc w:val="center"/>
              <w:rPr>
                <w:ins w:id="295" w:author="Student" w:date="2024-10-04T11:51:00Z"/>
                <w:del w:id="296" w:author="nikitadorogin@yandex.ru" w:date="2024-10-17T11:57:00Z"/>
                <w:szCs w:val="20"/>
                <w:lang w:val="en-US"/>
              </w:rPr>
            </w:pPr>
            <w:ins w:id="297" w:author="Student" w:date="2024-10-04T12:03:00Z">
              <w:del w:id="298" w:author="nikitadorogin@yandex.ru" w:date="2024-10-17T11:57:00Z">
                <w:r w:rsidDel="00242197">
                  <w:rPr>
                    <w:szCs w:val="20"/>
                    <w:lang w:val="en-US"/>
                  </w:rPr>
                  <w:delText>59,38</w:delText>
                </w:r>
              </w:del>
            </w:ins>
          </w:p>
        </w:tc>
        <w:tc>
          <w:tcPr>
            <w:tcW w:w="1163" w:type="dxa"/>
            <w:tcPrChange w:id="299" w:author="Student" w:date="2024-10-04T11:56:00Z">
              <w:tcPr>
                <w:tcW w:w="820" w:type="dxa"/>
              </w:tcPr>
            </w:tcPrChange>
          </w:tcPr>
          <w:p w14:paraId="3D802D95" w14:textId="23F1563C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300" w:author="Student" w:date="2024-10-04T11:51:00Z"/>
                <w:del w:id="301" w:author="nikitadorogin@yandex.ru" w:date="2024-10-17T11:57:00Z"/>
                <w:szCs w:val="20"/>
                <w:lang w:val="ru-RU"/>
                <w:rPrChange w:id="302" w:author="Student" w:date="2024-10-04T11:56:00Z">
                  <w:rPr>
                    <w:ins w:id="303" w:author="Student" w:date="2024-10-04T11:51:00Z"/>
                    <w:del w:id="304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05" w:author="Student" w:date="2024-10-04T11:56:00Z">
              <w:del w:id="306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0,594</w:delText>
                </w:r>
              </w:del>
            </w:ins>
          </w:p>
        </w:tc>
        <w:tc>
          <w:tcPr>
            <w:tcW w:w="893" w:type="dxa"/>
            <w:tcPrChange w:id="307" w:author="Student" w:date="2024-10-04T11:56:00Z">
              <w:tcPr>
                <w:tcW w:w="1236" w:type="dxa"/>
              </w:tcPr>
            </w:tcPrChange>
          </w:tcPr>
          <w:p w14:paraId="79617AE7" w14:textId="3BBFE501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08" w:author="Student" w:date="2024-10-04T11:51:00Z"/>
                <w:del w:id="309" w:author="nikitadorogin@yandex.ru" w:date="2024-10-17T11:57:00Z"/>
                <w:szCs w:val="20"/>
                <w:lang w:val="ru-RU"/>
                <w:rPrChange w:id="310" w:author="Student" w:date="2024-10-04T12:24:00Z">
                  <w:rPr>
                    <w:ins w:id="311" w:author="Student" w:date="2024-10-04T11:51:00Z"/>
                    <w:del w:id="312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13" w:author="Student" w:date="2024-10-04T12:24:00Z">
              <w:del w:id="314" w:author="nikitadorogin@yandex.ru" w:date="2024-10-17T11:57:00Z">
                <w:r w:rsidDel="00242197">
                  <w:rPr>
                    <w:szCs w:val="20"/>
                    <w:lang w:val="ru-RU"/>
                  </w:rPr>
                  <w:delText>111,66</w:delText>
                </w:r>
              </w:del>
            </w:ins>
          </w:p>
        </w:tc>
        <w:tc>
          <w:tcPr>
            <w:tcW w:w="1236" w:type="dxa"/>
            <w:tcPrChange w:id="315" w:author="Student" w:date="2024-10-04T11:56:00Z">
              <w:tcPr>
                <w:tcW w:w="1236" w:type="dxa"/>
              </w:tcPr>
            </w:tcPrChange>
          </w:tcPr>
          <w:p w14:paraId="2BB4DE97" w14:textId="4C80F576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16" w:author="Student" w:date="2024-10-04T11:51:00Z"/>
                <w:del w:id="317" w:author="nikitadorogin@yandex.ru" w:date="2024-10-17T11:57:00Z"/>
                <w:szCs w:val="20"/>
                <w:lang w:val="ru-RU"/>
                <w:rPrChange w:id="318" w:author="Student" w:date="2024-10-04T12:24:00Z">
                  <w:rPr>
                    <w:ins w:id="319" w:author="Student" w:date="2024-10-04T11:51:00Z"/>
                    <w:del w:id="320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21" w:author="Student" w:date="2024-10-04T12:24:00Z">
              <w:del w:id="322" w:author="nikitadorogin@yandex.ru" w:date="2024-10-17T11:57:00Z">
                <w:r w:rsidDel="00242197">
                  <w:rPr>
                    <w:szCs w:val="20"/>
                    <w:lang w:val="ru-RU"/>
                  </w:rPr>
                  <w:delText>105,81</w:delText>
                </w:r>
              </w:del>
            </w:ins>
          </w:p>
        </w:tc>
        <w:tc>
          <w:tcPr>
            <w:tcW w:w="1203" w:type="dxa"/>
            <w:tcPrChange w:id="323" w:author="Student" w:date="2024-10-04T11:56:00Z">
              <w:tcPr>
                <w:tcW w:w="1203" w:type="dxa"/>
              </w:tcPr>
            </w:tcPrChange>
          </w:tcPr>
          <w:p w14:paraId="54CC0545" w14:textId="0DD2FEF7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24" w:author="Student" w:date="2024-10-04T11:51:00Z"/>
                <w:del w:id="325" w:author="nikitadorogin@yandex.ru" w:date="2024-10-17T11:57:00Z"/>
                <w:szCs w:val="20"/>
                <w:lang w:val="ru-RU"/>
                <w:rPrChange w:id="326" w:author="Student" w:date="2024-10-04T12:24:00Z">
                  <w:rPr>
                    <w:ins w:id="327" w:author="Student" w:date="2024-10-04T11:51:00Z"/>
                    <w:del w:id="328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29" w:author="Student" w:date="2024-10-04T12:24:00Z">
              <w:del w:id="330" w:author="nikitadorogin@yandex.ru" w:date="2024-10-17T11:57:00Z">
                <w:r w:rsidDel="00242197">
                  <w:rPr>
                    <w:szCs w:val="20"/>
                    <w:lang w:val="ru-RU"/>
                  </w:rPr>
                  <w:delText>95</w:delText>
                </w:r>
              </w:del>
            </w:ins>
          </w:p>
        </w:tc>
      </w:tr>
      <w:tr w:rsidR="00701B2A" w:rsidRPr="00701B2A" w:rsidDel="00242197" w14:paraId="47D1F0B1" w14:textId="27415B88" w:rsidTr="00701B2A">
        <w:trPr>
          <w:cantSplit/>
          <w:ins w:id="331" w:author="Student" w:date="2024-10-04T11:51:00Z"/>
          <w:del w:id="332" w:author="nikitadorogin@yandex.ru" w:date="2024-10-17T11:57:00Z"/>
          <w:trPrChange w:id="333" w:author="Student" w:date="2024-10-04T11:56:00Z">
            <w:trPr>
              <w:cantSplit/>
            </w:trPr>
          </w:trPrChange>
        </w:trPr>
        <w:tc>
          <w:tcPr>
            <w:tcW w:w="1555" w:type="dxa"/>
            <w:tcPrChange w:id="334" w:author="Student" w:date="2024-10-04T11:56:00Z">
              <w:tcPr>
                <w:tcW w:w="1754" w:type="dxa"/>
              </w:tcPr>
            </w:tcPrChange>
          </w:tcPr>
          <w:p w14:paraId="54603EA6" w14:textId="4E3A0843" w:rsidR="00701B2A" w:rsidRPr="00701B2A" w:rsidDel="00242197" w:rsidRDefault="00701B2A" w:rsidP="00701B2A">
            <w:pPr>
              <w:spacing w:line="240" w:lineRule="auto"/>
              <w:ind w:firstLine="0"/>
              <w:jc w:val="center"/>
              <w:rPr>
                <w:ins w:id="335" w:author="Student" w:date="2024-10-04T11:51:00Z"/>
                <w:del w:id="336" w:author="nikitadorogin@yandex.ru" w:date="2024-10-17T11:57:00Z"/>
                <w:szCs w:val="20"/>
                <w:lang w:val="ru-RU"/>
              </w:rPr>
            </w:pPr>
            <w:ins w:id="337" w:author="Student" w:date="2024-10-04T11:51:00Z">
              <w:del w:id="338" w:author="nikitadorogin@yandex.ru" w:date="2024-10-17T11:57:00Z">
                <w:r w:rsidRPr="00701B2A" w:rsidDel="00242197">
                  <w:rPr>
                    <w:szCs w:val="20"/>
                    <w:lang w:val="ru-RU"/>
                  </w:rPr>
                  <w:delText>треугольник</w:delText>
                </w:r>
              </w:del>
            </w:ins>
          </w:p>
        </w:tc>
        <w:tc>
          <w:tcPr>
            <w:tcW w:w="708" w:type="dxa"/>
            <w:tcPrChange w:id="339" w:author="Student" w:date="2024-10-04T11:56:00Z">
              <w:tcPr>
                <w:tcW w:w="686" w:type="dxa"/>
              </w:tcPr>
            </w:tcPrChange>
          </w:tcPr>
          <w:p w14:paraId="0B5044DE" w14:textId="164FB462" w:rsidR="00701B2A" w:rsidRPr="00701B2A" w:rsidDel="00242197" w:rsidRDefault="00BD6AAB" w:rsidP="00701B2A">
            <w:pPr>
              <w:spacing w:line="240" w:lineRule="auto"/>
              <w:ind w:firstLine="0"/>
              <w:jc w:val="center"/>
              <w:rPr>
                <w:ins w:id="340" w:author="Student" w:date="2024-10-04T11:51:00Z"/>
                <w:del w:id="341" w:author="nikitadorogin@yandex.ru" w:date="2024-10-17T11:57:00Z"/>
                <w:szCs w:val="20"/>
                <w:lang w:val="ru-RU"/>
                <w:rPrChange w:id="342" w:author="Student" w:date="2024-10-04T11:57:00Z">
                  <w:rPr>
                    <w:ins w:id="343" w:author="Student" w:date="2024-10-04T11:51:00Z"/>
                    <w:del w:id="344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45" w:author="Student" w:date="2024-10-04T12:25:00Z">
              <w:del w:id="346" w:author="nikitadorogin@yandex.ru" w:date="2024-10-17T11:57:00Z">
                <w:r w:rsidDel="00242197">
                  <w:rPr>
                    <w:szCs w:val="20"/>
                    <w:lang w:val="ru-RU"/>
                  </w:rPr>
                  <w:delText>127</w:delText>
                </w:r>
              </w:del>
            </w:ins>
          </w:p>
        </w:tc>
        <w:tc>
          <w:tcPr>
            <w:tcW w:w="863" w:type="dxa"/>
            <w:tcPrChange w:id="347" w:author="Student" w:date="2024-10-04T11:56:00Z">
              <w:tcPr>
                <w:tcW w:w="686" w:type="dxa"/>
              </w:tcPr>
            </w:tcPrChange>
          </w:tcPr>
          <w:p w14:paraId="216EB4F8" w14:textId="2D8ED78B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48" w:author="Student" w:date="2024-10-04T11:51:00Z"/>
                <w:del w:id="349" w:author="nikitadorogin@yandex.ru" w:date="2024-10-17T11:57:00Z"/>
                <w:szCs w:val="20"/>
                <w:lang w:val="ru-RU"/>
                <w:rPrChange w:id="350" w:author="Student" w:date="2024-10-04T12:25:00Z">
                  <w:rPr>
                    <w:ins w:id="351" w:author="Student" w:date="2024-10-04T11:51:00Z"/>
                    <w:del w:id="352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53" w:author="Student" w:date="2024-10-04T12:25:00Z">
              <w:del w:id="354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0,3022</w:delText>
                </w:r>
              </w:del>
            </w:ins>
          </w:p>
        </w:tc>
        <w:tc>
          <w:tcPr>
            <w:tcW w:w="668" w:type="dxa"/>
            <w:tcPrChange w:id="355" w:author="Student" w:date="2024-10-04T11:56:00Z">
              <w:tcPr>
                <w:tcW w:w="668" w:type="dxa"/>
              </w:tcPr>
            </w:tcPrChange>
          </w:tcPr>
          <w:p w14:paraId="2F214A0A" w14:textId="7C637C92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356" w:author="Student" w:date="2024-10-04T11:51:00Z"/>
                <w:del w:id="357" w:author="nikitadorogin@yandex.ru" w:date="2024-10-17T11:57:00Z"/>
                <w:szCs w:val="20"/>
                <w:lang w:val="ru-RU"/>
                <w:rPrChange w:id="358" w:author="Student" w:date="2024-10-04T12:34:00Z">
                  <w:rPr>
                    <w:ins w:id="359" w:author="Student" w:date="2024-10-04T11:51:00Z"/>
                    <w:del w:id="360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61" w:author="Student" w:date="2024-10-04T12:34:00Z">
              <w:del w:id="362" w:author="nikitadorogin@yandex.ru" w:date="2024-10-17T11:57:00Z">
                <w:r w:rsidDel="00242197">
                  <w:rPr>
                    <w:szCs w:val="20"/>
                    <w:lang w:val="ru-RU"/>
                  </w:rPr>
                  <w:delText>15,5</w:delText>
                </w:r>
              </w:del>
            </w:ins>
            <w:ins w:id="363" w:author="Student" w:date="2024-10-04T12:35:00Z">
              <w:del w:id="364" w:author="nikitadorogin@yandex.ru" w:date="2024-10-17T11:57:00Z">
                <w:r w:rsidDel="00242197">
                  <w:rPr>
                    <w:szCs w:val="20"/>
                    <w:lang w:val="ru-RU"/>
                  </w:rPr>
                  <w:delText>273</w:delText>
                </w:r>
              </w:del>
            </w:ins>
          </w:p>
        </w:tc>
        <w:tc>
          <w:tcPr>
            <w:tcW w:w="850" w:type="dxa"/>
            <w:tcPrChange w:id="365" w:author="Student" w:date="2024-10-04T11:56:00Z">
              <w:tcPr>
                <w:tcW w:w="850" w:type="dxa"/>
              </w:tcPr>
            </w:tcPrChange>
          </w:tcPr>
          <w:p w14:paraId="2B222119" w14:textId="413B3E73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366" w:author="Student" w:date="2024-10-04T11:51:00Z"/>
                <w:del w:id="367" w:author="nikitadorogin@yandex.ru" w:date="2024-10-17T11:57:00Z"/>
                <w:szCs w:val="20"/>
                <w:lang w:val="ru-RU"/>
                <w:rPrChange w:id="368" w:author="Student" w:date="2024-10-04T12:35:00Z">
                  <w:rPr>
                    <w:ins w:id="369" w:author="Student" w:date="2024-10-04T11:51:00Z"/>
                    <w:del w:id="370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71" w:author="Student" w:date="2024-10-04T12:35:00Z">
              <w:del w:id="372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0,9635</w:delText>
                </w:r>
              </w:del>
            </w:ins>
          </w:p>
        </w:tc>
        <w:tc>
          <w:tcPr>
            <w:tcW w:w="709" w:type="dxa"/>
            <w:tcPrChange w:id="373" w:author="Student" w:date="2024-10-04T11:56:00Z">
              <w:tcPr>
                <w:tcW w:w="709" w:type="dxa"/>
              </w:tcPr>
            </w:tcPrChange>
          </w:tcPr>
          <w:p w14:paraId="575C9027" w14:textId="23F25D21" w:rsidR="00701B2A" w:rsidRPr="00701B2A" w:rsidDel="00242197" w:rsidRDefault="00BD6AAB" w:rsidP="00701B2A">
            <w:pPr>
              <w:spacing w:line="240" w:lineRule="auto"/>
              <w:ind w:firstLine="0"/>
              <w:jc w:val="center"/>
              <w:rPr>
                <w:ins w:id="374" w:author="Student" w:date="2024-10-04T11:51:00Z"/>
                <w:del w:id="375" w:author="nikitadorogin@yandex.ru" w:date="2024-10-17T11:57:00Z"/>
                <w:szCs w:val="20"/>
                <w:lang w:val="ru-RU"/>
                <w:rPrChange w:id="376" w:author="Student" w:date="2024-10-04T11:57:00Z">
                  <w:rPr>
                    <w:ins w:id="377" w:author="Student" w:date="2024-10-04T11:51:00Z"/>
                    <w:del w:id="378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79" w:author="Student" w:date="2024-10-04T12:25:00Z">
              <w:del w:id="380" w:author="nikitadorogin@yandex.ru" w:date="2024-10-17T11:57:00Z">
                <w:r w:rsidDel="00242197">
                  <w:rPr>
                    <w:szCs w:val="20"/>
                    <w:lang w:val="ru-RU"/>
                  </w:rPr>
                  <w:delText>59,38</w:delText>
                </w:r>
              </w:del>
            </w:ins>
          </w:p>
        </w:tc>
        <w:tc>
          <w:tcPr>
            <w:tcW w:w="1163" w:type="dxa"/>
            <w:tcPrChange w:id="381" w:author="Student" w:date="2024-10-04T11:56:00Z">
              <w:tcPr>
                <w:tcW w:w="820" w:type="dxa"/>
              </w:tcPr>
            </w:tcPrChange>
          </w:tcPr>
          <w:p w14:paraId="1512FA5E" w14:textId="1F3DC040" w:rsidR="00701B2A" w:rsidRPr="00BD6AAB" w:rsidDel="00242197" w:rsidRDefault="00BD6AAB" w:rsidP="00701B2A">
            <w:pPr>
              <w:spacing w:line="240" w:lineRule="auto"/>
              <w:ind w:firstLine="0"/>
              <w:jc w:val="center"/>
              <w:rPr>
                <w:ins w:id="382" w:author="Student" w:date="2024-10-04T11:51:00Z"/>
                <w:del w:id="383" w:author="nikitadorogin@yandex.ru" w:date="2024-10-17T11:57:00Z"/>
                <w:szCs w:val="20"/>
                <w:lang w:val="ru-RU"/>
                <w:rPrChange w:id="384" w:author="Student" w:date="2024-10-04T12:26:00Z">
                  <w:rPr>
                    <w:ins w:id="385" w:author="Student" w:date="2024-10-04T11:51:00Z"/>
                    <w:del w:id="386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87" w:author="Student" w:date="2024-10-04T12:26:00Z">
              <w:del w:id="388" w:author="nikitadorogin@yandex.ru" w:date="2024-10-17T11:57:00Z">
                <w:r w:rsidDel="00242197">
                  <w:rPr>
                    <w:szCs w:val="20"/>
                    <w:lang w:val="ru-RU"/>
                  </w:rPr>
                  <w:delText>0,590</w:delText>
                </w:r>
              </w:del>
            </w:ins>
          </w:p>
        </w:tc>
        <w:tc>
          <w:tcPr>
            <w:tcW w:w="893" w:type="dxa"/>
            <w:tcPrChange w:id="389" w:author="Student" w:date="2024-10-04T11:56:00Z">
              <w:tcPr>
                <w:tcW w:w="1236" w:type="dxa"/>
              </w:tcPr>
            </w:tcPrChange>
          </w:tcPr>
          <w:p w14:paraId="141BA598" w14:textId="0405EEEA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390" w:author="Student" w:date="2024-10-04T11:51:00Z"/>
                <w:del w:id="391" w:author="nikitadorogin@yandex.ru" w:date="2024-10-17T11:57:00Z"/>
                <w:szCs w:val="20"/>
                <w:lang w:val="ru-RU"/>
                <w:rPrChange w:id="392" w:author="Student" w:date="2024-10-04T12:36:00Z">
                  <w:rPr>
                    <w:ins w:id="393" w:author="Student" w:date="2024-10-04T11:51:00Z"/>
                    <w:del w:id="394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395" w:author="Student" w:date="2024-10-04T12:36:00Z">
              <w:del w:id="396" w:author="nikitadorogin@yandex.ru" w:date="2024-10-17T11:57:00Z">
                <w:r w:rsidDel="00242197">
                  <w:rPr>
                    <w:szCs w:val="20"/>
                    <w:lang w:val="ru-RU"/>
                  </w:rPr>
                  <w:delText>1</w:delText>
                </w:r>
              </w:del>
            </w:ins>
            <w:ins w:id="397" w:author="Student" w:date="2024-10-04T12:37:00Z">
              <w:del w:id="398" w:author="nikitadorogin@yandex.ru" w:date="2024-10-17T11:57:00Z">
                <w:r w:rsidDel="00242197">
                  <w:rPr>
                    <w:szCs w:val="20"/>
                    <w:lang w:val="ru-RU"/>
                  </w:rPr>
                  <w:delText>11,3</w:delText>
                </w:r>
              </w:del>
            </w:ins>
          </w:p>
        </w:tc>
        <w:tc>
          <w:tcPr>
            <w:tcW w:w="1236" w:type="dxa"/>
            <w:tcPrChange w:id="399" w:author="Student" w:date="2024-10-04T11:56:00Z">
              <w:tcPr>
                <w:tcW w:w="1236" w:type="dxa"/>
              </w:tcPr>
            </w:tcPrChange>
          </w:tcPr>
          <w:p w14:paraId="03AC699A" w14:textId="2C688A4F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400" w:author="Student" w:date="2024-10-04T11:51:00Z"/>
                <w:del w:id="401" w:author="nikitadorogin@yandex.ru" w:date="2024-10-17T11:57:00Z"/>
                <w:szCs w:val="20"/>
                <w:lang w:val="ru-RU"/>
                <w:rPrChange w:id="402" w:author="Student" w:date="2024-10-04T12:37:00Z">
                  <w:rPr>
                    <w:ins w:id="403" w:author="Student" w:date="2024-10-04T11:51:00Z"/>
                    <w:del w:id="404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405" w:author="Student" w:date="2024-10-04T12:37:00Z">
              <w:del w:id="406" w:author="nikitadorogin@yandex.ru" w:date="2024-10-17T11:57:00Z">
                <w:r w:rsidDel="00242197">
                  <w:rPr>
                    <w:szCs w:val="20"/>
                    <w:lang w:val="ru-RU"/>
                  </w:rPr>
                  <w:delText>105,1</w:delText>
                </w:r>
              </w:del>
            </w:ins>
          </w:p>
        </w:tc>
        <w:tc>
          <w:tcPr>
            <w:tcW w:w="1203" w:type="dxa"/>
            <w:tcPrChange w:id="407" w:author="Student" w:date="2024-10-04T11:56:00Z">
              <w:tcPr>
                <w:tcW w:w="1203" w:type="dxa"/>
              </w:tcPr>
            </w:tcPrChange>
          </w:tcPr>
          <w:p w14:paraId="085BE0F6" w14:textId="1CE56431" w:rsidR="00701B2A" w:rsidRPr="005E1C7F" w:rsidDel="00242197" w:rsidRDefault="005E1C7F" w:rsidP="00701B2A">
            <w:pPr>
              <w:spacing w:line="240" w:lineRule="auto"/>
              <w:ind w:firstLine="0"/>
              <w:jc w:val="center"/>
              <w:rPr>
                <w:ins w:id="408" w:author="Student" w:date="2024-10-04T11:51:00Z"/>
                <w:del w:id="409" w:author="nikitadorogin@yandex.ru" w:date="2024-10-17T11:57:00Z"/>
                <w:szCs w:val="20"/>
                <w:lang w:val="ru-RU"/>
                <w:rPrChange w:id="410" w:author="Student" w:date="2024-10-04T12:37:00Z">
                  <w:rPr>
                    <w:ins w:id="411" w:author="Student" w:date="2024-10-04T11:51:00Z"/>
                    <w:del w:id="412" w:author="nikitadorogin@yandex.ru" w:date="2024-10-17T11:57:00Z"/>
                    <w:szCs w:val="20"/>
                    <w:lang w:val="en-US"/>
                  </w:rPr>
                </w:rPrChange>
              </w:rPr>
            </w:pPr>
            <w:ins w:id="413" w:author="Student" w:date="2024-10-04T12:37:00Z">
              <w:del w:id="414" w:author="nikitadorogin@yandex.ru" w:date="2024-10-17T11:57:00Z">
                <w:r w:rsidDel="00242197">
                  <w:rPr>
                    <w:szCs w:val="20"/>
                    <w:lang w:val="ru-RU"/>
                  </w:rPr>
                  <w:delText>94</w:delText>
                </w:r>
              </w:del>
            </w:ins>
          </w:p>
        </w:tc>
      </w:tr>
    </w:tbl>
    <w:p w14:paraId="29CF4921" w14:textId="77405FF4" w:rsidR="00701B2A" w:rsidDel="00B379F1" w:rsidRDefault="00701B2A" w:rsidP="0012204B">
      <w:pPr>
        <w:ind w:firstLine="0"/>
        <w:rPr>
          <w:del w:id="415" w:author="nikitadorogin@yandex.ru" w:date="2024-10-17T11:57:00Z"/>
          <w:b/>
          <w:bCs/>
          <w:spacing w:val="-2"/>
          <w:lang w:val="ru-RU"/>
        </w:rPr>
      </w:pPr>
      <w:bookmarkStart w:id="416" w:name="_Hlk180147653"/>
    </w:p>
    <w:p w14:paraId="156A2EDE" w14:textId="7BAE1BA2" w:rsidR="00B379F1" w:rsidDel="00824A49" w:rsidRDefault="00B379F1" w:rsidP="00006BFC">
      <w:pPr>
        <w:ind w:firstLine="0"/>
        <w:rPr>
          <w:ins w:id="417" w:author="Student" w:date="2024-10-18T12:39:00Z"/>
          <w:del w:id="418" w:author="nikitadorogin@yandex.ru" w:date="2024-10-23T15:13:00Z"/>
          <w:b/>
          <w:bCs/>
          <w:spacing w:val="-2"/>
          <w:lang w:val="ru-RU"/>
        </w:rPr>
      </w:pPr>
    </w:p>
    <w:p w14:paraId="4D810C93" w14:textId="00663DAC" w:rsidR="00B379F1" w:rsidDel="00824A49" w:rsidRDefault="00B379F1" w:rsidP="00006BFC">
      <w:pPr>
        <w:ind w:firstLine="0"/>
        <w:rPr>
          <w:ins w:id="419" w:author="Student" w:date="2024-10-18T12:39:00Z"/>
          <w:del w:id="420" w:author="nikitadorogin@yandex.ru" w:date="2024-10-23T15:13:00Z"/>
          <w:b/>
          <w:bCs/>
          <w:spacing w:val="-2"/>
          <w:lang w:val="ru-RU"/>
        </w:rPr>
      </w:pPr>
      <w:ins w:id="421" w:author="Student" w:date="2024-10-18T12:39:00Z">
        <w:del w:id="422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Для те</w:delText>
          </w:r>
        </w:del>
      </w:ins>
      <w:ins w:id="423" w:author="Student" w:date="2024-10-18T12:40:00Z">
        <w:del w:id="424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мпературы = 27</w:delText>
          </w:r>
        </w:del>
      </w:ins>
    </w:p>
    <w:tbl>
      <w:tblPr>
        <w:tblW w:w="9845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4"/>
        <w:gridCol w:w="1302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:rsidR="00F92530" w:rsidRPr="00242197" w:rsidDel="00824A49" w14:paraId="166C8892" w14:textId="65516CE6" w:rsidTr="002365CB">
        <w:trPr>
          <w:trHeight w:val="581"/>
          <w:ins w:id="425" w:author="Student" w:date="2024-10-18T12:08:00Z"/>
          <w:del w:id="426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4B2AE5FE" w14:textId="2C384ED3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427" w:author="Student" w:date="2024-10-18T12:08:00Z"/>
                <w:del w:id="428" w:author="nikitadorogin@yandex.ru" w:date="2024-10-23T15:13:00Z"/>
                <w:b/>
                <w:lang w:val="en-US"/>
              </w:rPr>
            </w:pPr>
            <w:bookmarkStart w:id="429" w:name="_Hlk180145699"/>
            <w:ins w:id="430" w:author="Student" w:date="2024-10-18T12:08:00Z">
              <w:del w:id="431" w:author="nikitadorogin@yandex.ru" w:date="2024-10-23T15:13:00Z">
                <w:r w:rsidDel="00824A49">
                  <w:rPr>
                    <w:b/>
                    <w:lang w:val="ru-RU"/>
                  </w:rPr>
                  <w:delText>3540</w:delText>
                </w:r>
              </w:del>
            </w:ins>
            <w:ins w:id="432" w:author="Student" w:date="2024-10-18T12:02:00Z">
              <w:del w:id="433" w:author="nikitadorogin@yandex.ru" w:date="2024-10-23T15:13:00Z">
                <w:r w:rsidR="00C76482" w:rsidDel="00824A49">
                  <w:rPr>
                    <w:lang w:val="ru-RU"/>
                  </w:rPr>
                  <w:delText>0,95</w:delText>
                </w:r>
              </w:del>
            </w:ins>
            <w:ins w:id="434" w:author="Student" w:date="2024-10-18T12:03:00Z">
              <w:del w:id="435" w:author="nikitadorogin@yandex.ru" w:date="2024-10-23T15:13:00Z">
                <w:r w:rsidR="00C76482" w:rsidDel="00824A49">
                  <w:rPr>
                    <w:lang w:val="ru-RU"/>
                  </w:rPr>
                  <w:delText>0,90,85</w:delText>
                </w:r>
              </w:del>
            </w:ins>
            <w:ins w:id="436" w:author="Student" w:date="2024-10-18T12:04:00Z">
              <w:del w:id="437" w:author="nikitadorogin@yandex.ru" w:date="2024-10-23T15:13:00Z">
                <w:r w:rsidR="00C76482" w:rsidDel="00824A49">
                  <w:rPr>
                    <w:lang w:val="ru-RU"/>
                  </w:rPr>
                  <w:delText>0,80,750,7</w:delText>
                </w:r>
              </w:del>
            </w:ins>
            <w:ins w:id="438" w:author="Student" w:date="2024-10-18T12:09:00Z">
              <w:del w:id="439" w:author="nikitadorogin@yandex.ru" w:date="2024-10-23T15:13:00Z">
                <w:r w:rsidDel="00824A49">
                  <w:rPr>
                    <w:lang w:val="ru-RU"/>
                  </w:rPr>
                  <w:delText>0,650,6</w:delText>
                </w:r>
              </w:del>
            </w:ins>
            <w:ins w:id="440" w:author="Student" w:date="2024-10-18T12:02:00Z">
              <w:del w:id="441" w:author="nikitadorogin@yandex.ru" w:date="2024-10-23T15:13:00Z">
                <w:r w:rsidR="00C76482" w:rsidDel="00824A49">
                  <w:rPr>
                    <w:rFonts w:ascii="Arial"/>
                    <w:sz w:val="24"/>
                    <w:szCs w:val="24"/>
                    <w:lang w:val="ru-RU"/>
                  </w:rPr>
                  <w:delText>73,3</w:delText>
                </w:r>
              </w:del>
            </w:ins>
            <w:ins w:id="442" w:author="Student" w:date="2024-10-18T12:03:00Z">
              <w:del w:id="443" w:author="nikitadorogin@yandex.ru" w:date="2024-10-23T15:13:00Z">
                <w:r w:rsidR="00C76482" w:rsidDel="00824A49">
                  <w:rPr>
                    <w:sz w:val="24"/>
                    <w:szCs w:val="24"/>
                    <w:lang w:val="ru-RU"/>
                  </w:rPr>
                  <w:delText>67,3861,48</w:delText>
                </w:r>
              </w:del>
            </w:ins>
            <w:ins w:id="444" w:author="Student" w:date="2024-10-18T12:04:00Z">
              <w:del w:id="445" w:author="nikitadorogin@yandex.ru" w:date="2024-10-23T15:13:00Z">
                <w:r w:rsidR="00C76482" w:rsidDel="00824A49">
                  <w:rPr>
                    <w:sz w:val="24"/>
                    <w:szCs w:val="24"/>
                    <w:lang w:val="ru-RU"/>
                  </w:rPr>
                  <w:delText>55,6249,844,03</w:delText>
                </w:r>
              </w:del>
            </w:ins>
            <w:ins w:id="446" w:author="Student" w:date="2024-10-18T12:09:00Z">
              <w:del w:id="44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38,3232,69</w:delText>
                </w:r>
              </w:del>
            </w:ins>
            <w:bookmarkStart w:id="448" w:name="_Hlk180146611"/>
            <w:bookmarkEnd w:id="429"/>
            <w:ins w:id="449" w:author="Student" w:date="2024-10-18T12:08:00Z">
              <w:del w:id="450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47C627A0" w14:textId="7DCEFE83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451" w:author="Student" w:date="2024-10-18T12:08:00Z"/>
                <w:del w:id="452" w:author="nikitadorogin@yandex.ru" w:date="2024-10-23T15:13:00Z"/>
                <w:b/>
                <w:lang w:val="ru-RU"/>
              </w:rPr>
            </w:pPr>
            <w:ins w:id="453" w:author="Student" w:date="2024-10-18T12:08:00Z">
              <w:del w:id="454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17EB039D" w14:textId="67B536FA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455" w:author="Student" w:date="2024-10-18T12:08:00Z"/>
                <w:del w:id="456" w:author="nikitadorogin@yandex.ru" w:date="2024-10-23T15:13:00Z"/>
                <w:b/>
                <w:lang w:val="en-US"/>
              </w:rPr>
            </w:pPr>
            <w:ins w:id="457" w:author="Student" w:date="2024-10-18T12:08:00Z">
              <w:del w:id="45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2DF65363" w14:textId="759AADBE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459" w:author="Student" w:date="2024-10-18T12:08:00Z"/>
                <w:del w:id="460" w:author="nikitadorogin@yandex.ru" w:date="2024-10-23T15:13:00Z"/>
                <w:rFonts w:ascii="Arial" w:hAnsi="Arial"/>
                <w:lang w:val="en-US"/>
              </w:rPr>
            </w:pPr>
            <w:ins w:id="461" w:author="Student" w:date="2024-10-18T12:08:00Z">
              <w:del w:id="462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5DE9BD07" w14:textId="4A084F4E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63" w:author="Student" w:date="2024-10-18T12:08:00Z"/>
                <w:del w:id="464" w:author="nikitadorogin@yandex.ru" w:date="2024-10-23T15:13:00Z"/>
                <w:b/>
                <w:lang w:val="ru-RU"/>
              </w:rPr>
            </w:pPr>
          </w:p>
          <w:p w14:paraId="6B059AFE" w14:textId="499DCCAD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65" w:author="Student" w:date="2024-10-18T12:08:00Z"/>
                <w:del w:id="466" w:author="nikitadorogin@yandex.ru" w:date="2024-10-23T15:13:00Z"/>
                <w:b/>
                <w:lang w:val="ru-RU"/>
              </w:rPr>
            </w:pPr>
            <w:ins w:id="467" w:author="Student" w:date="2024-10-18T12:08:00Z">
              <w:del w:id="468" w:author="nikitadorogin@yandex.ru" w:date="2024-10-23T15:13:00Z">
                <w:r w:rsidDel="00824A49">
                  <w:rPr>
                    <w:b/>
                    <w:lang w:val="ru-RU"/>
                  </w:rPr>
                  <w:delText>45</w:delText>
                </w:r>
              </w:del>
            </w:ins>
          </w:p>
        </w:tc>
        <w:tc>
          <w:tcPr>
            <w:tcW w:w="851" w:type="dxa"/>
          </w:tcPr>
          <w:p w14:paraId="5118003A" w14:textId="45C1EED3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69" w:author="Student" w:date="2024-10-18T12:08:00Z"/>
                <w:del w:id="470" w:author="nikitadorogin@yandex.ru" w:date="2024-10-23T15:13:00Z"/>
                <w:b/>
                <w:lang w:val="ru-RU"/>
              </w:rPr>
            </w:pPr>
          </w:p>
          <w:p w14:paraId="20CD97F3" w14:textId="596AE9E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71" w:author="Student" w:date="2024-10-18T12:08:00Z"/>
                <w:del w:id="472" w:author="nikitadorogin@yandex.ru" w:date="2024-10-23T15:13:00Z"/>
                <w:b/>
                <w:lang w:val="ru-RU"/>
              </w:rPr>
            </w:pPr>
            <w:ins w:id="473" w:author="Student" w:date="2024-10-18T12:08:00Z">
              <w:del w:id="474" w:author="nikitadorogin@yandex.ru" w:date="2024-10-23T15:13:00Z">
                <w:r w:rsidDel="00824A49">
                  <w:rPr>
                    <w:b/>
                    <w:lang w:val="ru-RU"/>
                  </w:rPr>
                  <w:delText>5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0A4B07D1" w14:textId="759B7A29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75" w:author="Student" w:date="2024-10-18T12:08:00Z"/>
                <w:del w:id="476" w:author="nikitadorogin@yandex.ru" w:date="2024-10-23T15:13:00Z"/>
                <w:b/>
                <w:lang w:val="ru-RU"/>
              </w:rPr>
            </w:pPr>
          </w:p>
          <w:p w14:paraId="7B779BCA" w14:textId="6C82C474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77" w:author="Student" w:date="2024-10-18T12:08:00Z"/>
                <w:del w:id="478" w:author="nikitadorogin@yandex.ru" w:date="2024-10-23T15:13:00Z"/>
                <w:b/>
                <w:lang w:val="ru-RU"/>
              </w:rPr>
            </w:pPr>
            <w:ins w:id="479" w:author="Student" w:date="2024-10-18T12:08:00Z">
              <w:del w:id="480" w:author="nikitadorogin@yandex.ru" w:date="2024-10-23T15:13:00Z">
                <w:r w:rsidDel="00824A49">
                  <w:rPr>
                    <w:b/>
                    <w:lang w:val="ru-RU"/>
                  </w:rPr>
                  <w:delText>55</w:delText>
                </w:r>
              </w:del>
            </w:ins>
          </w:p>
        </w:tc>
        <w:tc>
          <w:tcPr>
            <w:tcW w:w="851" w:type="dxa"/>
          </w:tcPr>
          <w:p w14:paraId="36A07D6F" w14:textId="6FB7836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1" w:author="Student" w:date="2024-10-18T12:08:00Z"/>
                <w:del w:id="482" w:author="nikitadorogin@yandex.ru" w:date="2024-10-23T15:13:00Z"/>
                <w:b/>
                <w:lang w:val="ru-RU"/>
              </w:rPr>
            </w:pPr>
          </w:p>
          <w:p w14:paraId="45F8D847" w14:textId="16E45BC0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3" w:author="Student" w:date="2024-10-18T12:08:00Z"/>
                <w:del w:id="484" w:author="nikitadorogin@yandex.ru" w:date="2024-10-23T15:13:00Z"/>
                <w:b/>
                <w:lang w:val="ru-RU"/>
              </w:rPr>
            </w:pPr>
            <w:ins w:id="485" w:author="Student" w:date="2024-10-18T12:08:00Z">
              <w:del w:id="486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768DE42C" w14:textId="51A0866D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7" w:author="Student" w:date="2024-10-18T12:08:00Z"/>
                <w:del w:id="488" w:author="nikitadorogin@yandex.ru" w:date="2024-10-23T15:13:00Z"/>
                <w:b/>
                <w:lang w:val="ru-RU"/>
              </w:rPr>
            </w:pPr>
          </w:p>
          <w:p w14:paraId="3C7757A8" w14:textId="0963AFDF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89" w:author="Student" w:date="2024-10-18T12:08:00Z"/>
                <w:del w:id="490" w:author="nikitadorogin@yandex.ru" w:date="2024-10-23T15:13:00Z"/>
                <w:b/>
                <w:lang w:val="ru-RU"/>
              </w:rPr>
            </w:pPr>
            <w:ins w:id="491" w:author="Student" w:date="2024-10-18T12:08:00Z">
              <w:del w:id="492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</w:tcPr>
          <w:p w14:paraId="496AA29F" w14:textId="505EAB31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3" w:author="Student" w:date="2024-10-18T12:08:00Z"/>
                <w:del w:id="494" w:author="nikitadorogin@yandex.ru" w:date="2024-10-23T15:13:00Z"/>
                <w:b/>
                <w:lang w:val="ru-RU"/>
              </w:rPr>
            </w:pPr>
          </w:p>
          <w:p w14:paraId="1AED7865" w14:textId="73AD0A0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5" w:author="Student" w:date="2024-10-18T12:08:00Z"/>
                <w:del w:id="496" w:author="nikitadorogin@yandex.ru" w:date="2024-10-23T15:13:00Z"/>
                <w:b/>
                <w:lang w:val="ru-RU"/>
              </w:rPr>
            </w:pPr>
            <w:ins w:id="497" w:author="Student" w:date="2024-10-18T12:08:00Z">
              <w:del w:id="498" w:author="nikitadorogin@yandex.ru" w:date="2024-10-23T15:13:00Z">
                <w:r w:rsidDel="00824A49">
                  <w:rPr>
                    <w:b/>
                    <w:lang w:val="ru-RU"/>
                  </w:rPr>
                  <w:delText>7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3306ADF" w14:textId="5065D5C1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499" w:author="Student" w:date="2024-10-18T12:08:00Z"/>
                <w:del w:id="500" w:author="nikitadorogin@yandex.ru" w:date="2024-10-23T15:13:00Z"/>
                <w:b/>
                <w:lang w:val="ru-RU"/>
              </w:rPr>
            </w:pPr>
          </w:p>
          <w:p w14:paraId="1380BEFC" w14:textId="646CC059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01" w:author="Student" w:date="2024-10-18T12:08:00Z"/>
                <w:del w:id="502" w:author="nikitadorogin@yandex.ru" w:date="2024-10-23T15:13:00Z"/>
                <w:b/>
                <w:lang w:val="ru-RU"/>
              </w:rPr>
            </w:pPr>
            <w:ins w:id="503" w:author="Student" w:date="2024-10-18T12:11:00Z">
              <w:del w:id="504" w:author="nikitadorogin@yandex.ru" w:date="2024-10-23T15:13:00Z">
                <w:r w:rsidDel="00824A49">
                  <w:rPr>
                    <w:b/>
                    <w:lang w:val="ru-RU"/>
                  </w:rPr>
                  <w:delText>75</w:delText>
                </w:r>
              </w:del>
            </w:ins>
          </w:p>
        </w:tc>
        <w:tc>
          <w:tcPr>
            <w:tcW w:w="852" w:type="dxa"/>
          </w:tcPr>
          <w:p w14:paraId="4D2B9872" w14:textId="3B1BFC29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05" w:author="Student" w:date="2024-10-18T12:08:00Z"/>
                <w:del w:id="506" w:author="nikitadorogin@yandex.ru" w:date="2024-10-23T15:13:00Z"/>
                <w:b/>
                <w:lang w:val="ru-RU"/>
              </w:rPr>
            </w:pPr>
          </w:p>
          <w:p w14:paraId="1C843185" w14:textId="57EAC9ED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07" w:author="Student" w:date="2024-10-18T12:08:00Z"/>
                <w:del w:id="508" w:author="nikitadorogin@yandex.ru" w:date="2024-10-23T15:13:00Z"/>
                <w:b/>
                <w:lang w:val="ru-RU"/>
              </w:rPr>
            </w:pPr>
            <w:ins w:id="509" w:author="Student" w:date="2024-10-18T12:12:00Z">
              <w:del w:id="510" w:author="nikitadorogin@yandex.ru" w:date="2024-10-23T15:13:00Z">
                <w:r w:rsidDel="00824A49">
                  <w:rPr>
                    <w:b/>
                    <w:lang w:val="ru-RU"/>
                  </w:rPr>
                  <w:delText>80</w:delText>
                </w:r>
              </w:del>
            </w:ins>
          </w:p>
        </w:tc>
      </w:tr>
      <w:tr w:rsidR="00F92530" w:rsidRPr="00242197" w:rsidDel="00824A49" w14:paraId="259AE6B9" w14:textId="7FAE810A" w:rsidTr="002365CB">
        <w:trPr>
          <w:trHeight w:val="581"/>
          <w:ins w:id="511" w:author="Student" w:date="2024-10-18T12:08:00Z"/>
          <w:del w:id="512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5CC006EE" w14:textId="5E2A4874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513" w:author="Student" w:date="2024-10-18T12:08:00Z"/>
                <w:del w:id="514" w:author="nikitadorogin@yandex.ru" w:date="2024-10-23T15:13:00Z"/>
                <w:b/>
                <w:lang w:val="ru-RU"/>
              </w:rPr>
            </w:pPr>
            <w:ins w:id="515" w:author="Student" w:date="2024-10-18T12:08:00Z">
              <w:del w:id="516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4DD6B3A6" w14:textId="503926A1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17" w:author="Student" w:date="2024-10-18T12:08:00Z"/>
                <w:del w:id="518" w:author="nikitadorogin@yandex.ru" w:date="2024-10-23T15:13:00Z"/>
                <w:lang w:val="ru-RU"/>
              </w:rPr>
            </w:pPr>
            <w:ins w:id="519" w:author="Student" w:date="2024-10-18T12:08:00Z">
              <w:del w:id="520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40B6C351" w14:textId="7544DF66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21" w:author="Student" w:date="2024-10-18T12:08:00Z"/>
                <w:del w:id="522" w:author="nikitadorogin@yandex.ru" w:date="2024-10-23T15:13:00Z"/>
                <w:lang w:val="ru-RU"/>
              </w:rPr>
            </w:pPr>
            <w:ins w:id="523" w:author="Student" w:date="2024-10-18T12:08:00Z">
              <w:del w:id="524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25" w:author="Student" w:date="2024-10-18T12:09:00Z">
              <w:del w:id="526" w:author="nikitadorogin@yandex.ru" w:date="2024-10-23T15:13:00Z">
                <w:r w:rsidDel="00824A49">
                  <w:rPr>
                    <w:lang w:val="ru-RU"/>
                  </w:rPr>
                  <w:delText>55</w:delText>
                </w:r>
              </w:del>
            </w:ins>
          </w:p>
        </w:tc>
        <w:tc>
          <w:tcPr>
            <w:tcW w:w="851" w:type="dxa"/>
            <w:vAlign w:val="bottom"/>
          </w:tcPr>
          <w:p w14:paraId="3E6FD65D" w14:textId="458EAFB4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27" w:author="Student" w:date="2024-10-18T12:08:00Z"/>
                <w:del w:id="528" w:author="nikitadorogin@yandex.ru" w:date="2024-10-23T15:13:00Z"/>
                <w:lang w:val="ru-RU"/>
              </w:rPr>
            </w:pPr>
            <w:ins w:id="529" w:author="Student" w:date="2024-10-18T12:08:00Z">
              <w:del w:id="530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31" w:author="Student" w:date="2024-10-18T12:10:00Z">
              <w:del w:id="532" w:author="nikitadorogin@yandex.ru" w:date="2024-10-23T15:13:00Z">
                <w:r w:rsidDel="00824A49">
                  <w:rPr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  <w:vAlign w:val="bottom"/>
          </w:tcPr>
          <w:p w14:paraId="637F82C1" w14:textId="62F5B8B0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33" w:author="Student" w:date="2024-10-18T12:08:00Z"/>
                <w:del w:id="534" w:author="nikitadorogin@yandex.ru" w:date="2024-10-23T15:13:00Z"/>
                <w:lang w:val="ru-RU"/>
              </w:rPr>
            </w:pPr>
            <w:ins w:id="535" w:author="Student" w:date="2024-10-18T12:08:00Z">
              <w:del w:id="536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37" w:author="Student" w:date="2024-10-18T12:10:00Z">
              <w:del w:id="538" w:author="nikitadorogin@yandex.ru" w:date="2024-10-23T15:13:00Z">
                <w:r w:rsidDel="00824A49">
                  <w:rPr>
                    <w:lang w:val="ru-RU"/>
                  </w:rPr>
                  <w:delText>45</w:delText>
                </w:r>
              </w:del>
            </w:ins>
          </w:p>
        </w:tc>
        <w:tc>
          <w:tcPr>
            <w:tcW w:w="851" w:type="dxa"/>
            <w:vAlign w:val="bottom"/>
          </w:tcPr>
          <w:p w14:paraId="2DC7FF34" w14:textId="18186296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39" w:author="Student" w:date="2024-10-18T12:08:00Z"/>
                <w:del w:id="540" w:author="nikitadorogin@yandex.ru" w:date="2024-10-23T15:13:00Z"/>
                <w:lang w:val="ru-RU"/>
              </w:rPr>
            </w:pPr>
            <w:ins w:id="541" w:author="Student" w:date="2024-10-18T12:08:00Z">
              <w:del w:id="542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43" w:author="Student" w:date="2024-10-18T12:11:00Z">
              <w:del w:id="544" w:author="nikitadorogin@yandex.ru" w:date="2024-10-23T15:13:00Z">
                <w:r w:rsidDel="00824A49">
                  <w:rPr>
                    <w:lang w:val="ru-RU"/>
                  </w:rPr>
                  <w:delText>4</w:delText>
                </w:r>
              </w:del>
            </w:ins>
          </w:p>
        </w:tc>
        <w:tc>
          <w:tcPr>
            <w:tcW w:w="851" w:type="dxa"/>
            <w:vAlign w:val="bottom"/>
          </w:tcPr>
          <w:p w14:paraId="6C96469A" w14:textId="531DC4D1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45" w:author="Student" w:date="2024-10-18T12:08:00Z"/>
                <w:del w:id="546" w:author="nikitadorogin@yandex.ru" w:date="2024-10-23T15:13:00Z"/>
                <w:lang w:val="ru-RU"/>
              </w:rPr>
            </w:pPr>
            <w:ins w:id="547" w:author="Student" w:date="2024-10-18T12:08:00Z">
              <w:del w:id="548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49" w:author="Student" w:date="2024-10-18T12:11:00Z">
              <w:del w:id="550" w:author="nikitadorogin@yandex.ru" w:date="2024-10-23T15:13:00Z">
                <w:r w:rsidDel="00824A49">
                  <w:rPr>
                    <w:lang w:val="ru-RU"/>
                  </w:rPr>
                  <w:delText>35</w:delText>
                </w:r>
              </w:del>
            </w:ins>
          </w:p>
        </w:tc>
        <w:tc>
          <w:tcPr>
            <w:tcW w:w="851" w:type="dxa"/>
            <w:vAlign w:val="bottom"/>
          </w:tcPr>
          <w:p w14:paraId="5C1F848B" w14:textId="3F9623CF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51" w:author="Student" w:date="2024-10-18T12:08:00Z"/>
                <w:del w:id="552" w:author="nikitadorogin@yandex.ru" w:date="2024-10-23T15:13:00Z"/>
                <w:lang w:val="ru-RU"/>
              </w:rPr>
            </w:pPr>
            <w:ins w:id="553" w:author="Student" w:date="2024-10-18T12:08:00Z">
              <w:del w:id="554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555" w:author="Student" w:date="2024-10-18T12:11:00Z">
              <w:del w:id="556" w:author="nikitadorogin@yandex.ru" w:date="2024-10-23T15:13:00Z">
                <w:r w:rsidDel="00824A49">
                  <w:rPr>
                    <w:lang w:val="ru-RU"/>
                  </w:rPr>
                  <w:delText>3</w:delText>
                </w:r>
              </w:del>
            </w:ins>
          </w:p>
        </w:tc>
        <w:tc>
          <w:tcPr>
            <w:tcW w:w="851" w:type="dxa"/>
            <w:vAlign w:val="bottom"/>
          </w:tcPr>
          <w:p w14:paraId="402CB96A" w14:textId="60BF4772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57" w:author="Student" w:date="2024-10-18T12:08:00Z"/>
                <w:del w:id="558" w:author="nikitadorogin@yandex.ru" w:date="2024-10-23T15:13:00Z"/>
                <w:lang w:val="ru-RU"/>
              </w:rPr>
            </w:pPr>
            <w:ins w:id="559" w:author="Student" w:date="2024-10-18T12:12:00Z">
              <w:del w:id="560" w:author="nikitadorogin@yandex.ru" w:date="2024-10-23T15:13:00Z">
                <w:r w:rsidDel="00824A49">
                  <w:rPr>
                    <w:lang w:val="ru-RU"/>
                  </w:rPr>
                  <w:delText>0,25</w:delText>
                </w:r>
              </w:del>
            </w:ins>
          </w:p>
        </w:tc>
        <w:tc>
          <w:tcPr>
            <w:tcW w:w="852" w:type="dxa"/>
          </w:tcPr>
          <w:p w14:paraId="0ED1E716" w14:textId="0F49076C" w:rsidR="00F92530" w:rsidRPr="00F92530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61" w:author="Student" w:date="2024-10-18T12:08:00Z"/>
                <w:del w:id="562" w:author="nikitadorogin@yandex.ru" w:date="2024-10-23T15:13:00Z"/>
                <w:lang w:val="ru-RU"/>
                <w:rPrChange w:id="563" w:author="Student" w:date="2024-10-18T12:14:00Z">
                  <w:rPr>
                    <w:ins w:id="564" w:author="Student" w:date="2024-10-18T12:08:00Z"/>
                    <w:del w:id="565" w:author="nikitadorogin@yandex.ru" w:date="2024-10-23T15:13:00Z"/>
                    <w:lang w:val="en-US"/>
                  </w:rPr>
                </w:rPrChange>
              </w:rPr>
            </w:pPr>
            <w:ins w:id="566" w:author="Student" w:date="2024-10-18T12:14:00Z">
              <w:del w:id="567" w:author="nikitadorogin@yandex.ru" w:date="2024-10-23T15:13:00Z">
                <w:r w:rsidDel="00824A49">
                  <w:rPr>
                    <w:lang w:val="ru-RU"/>
                  </w:rPr>
                  <w:delText>0,2</w:delText>
                </w:r>
              </w:del>
            </w:ins>
          </w:p>
        </w:tc>
      </w:tr>
      <w:tr w:rsidR="00F92530" w:rsidRPr="00242197" w:rsidDel="00824A49" w14:paraId="09E716AE" w14:textId="648C3CE1" w:rsidTr="002365CB">
        <w:trPr>
          <w:trHeight w:val="576"/>
          <w:ins w:id="568" w:author="Student" w:date="2024-10-18T12:08:00Z"/>
          <w:del w:id="569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429215BB" w14:textId="5BB9277C" w:rsidR="00F92530" w:rsidRPr="00242197" w:rsidDel="00824A49" w:rsidRDefault="00F92530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570" w:author="Student" w:date="2024-10-18T12:08:00Z"/>
                <w:del w:id="571" w:author="nikitadorogin@yandex.ru" w:date="2024-10-23T15:13:00Z"/>
                <w:rFonts w:ascii="Arial" w:hAnsi="Arial"/>
                <w:b/>
                <w:lang w:val="ru-RU"/>
              </w:rPr>
            </w:pPr>
            <w:ins w:id="572" w:author="Student" w:date="2024-10-18T12:08:00Z">
              <w:del w:id="573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79588E8E" w14:textId="6F7746DE" w:rsidR="00F92530" w:rsidRPr="00242197" w:rsidDel="00824A49" w:rsidRDefault="00F92530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74" w:author="Student" w:date="2024-10-18T12:08:00Z"/>
                <w:del w:id="575" w:author="nikitadorogin@yandex.ru" w:date="2024-10-23T15:13:00Z"/>
                <w:rFonts w:ascii="Arial" w:hAnsi="Arial"/>
                <w:lang w:val="ru-RU"/>
              </w:rPr>
            </w:pPr>
            <w:ins w:id="576" w:author="Student" w:date="2024-10-18T12:08:00Z">
              <w:del w:id="577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5561E5CE" w14:textId="2334EBE1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78" w:author="Student" w:date="2024-10-18T12:08:00Z"/>
                <w:del w:id="579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580" w:author="Student" w:date="2024-10-18T12:09:00Z">
              <w:del w:id="581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27,16</w:delText>
                </w:r>
              </w:del>
            </w:ins>
          </w:p>
        </w:tc>
        <w:tc>
          <w:tcPr>
            <w:tcW w:w="851" w:type="dxa"/>
            <w:vAlign w:val="bottom"/>
          </w:tcPr>
          <w:p w14:paraId="27B9F25E" w14:textId="69AE93D9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82" w:author="Student" w:date="2024-10-18T12:08:00Z"/>
                <w:del w:id="583" w:author="nikitadorogin@yandex.ru" w:date="2024-10-23T15:13:00Z"/>
                <w:sz w:val="24"/>
                <w:szCs w:val="24"/>
                <w:lang w:val="ru-RU"/>
              </w:rPr>
            </w:pPr>
            <w:ins w:id="584" w:author="Student" w:date="2024-10-18T12:10:00Z">
              <w:del w:id="58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21,77</w:delText>
                </w:r>
              </w:del>
            </w:ins>
          </w:p>
        </w:tc>
        <w:tc>
          <w:tcPr>
            <w:tcW w:w="851" w:type="dxa"/>
            <w:vAlign w:val="bottom"/>
          </w:tcPr>
          <w:p w14:paraId="2393D485" w14:textId="44DCD33A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86" w:author="Student" w:date="2024-10-18T12:08:00Z"/>
                <w:del w:id="587" w:author="nikitadorogin@yandex.ru" w:date="2024-10-23T15:13:00Z"/>
                <w:sz w:val="24"/>
                <w:szCs w:val="24"/>
                <w:lang w:val="ru-RU"/>
              </w:rPr>
            </w:pPr>
            <w:ins w:id="588" w:author="Student" w:date="2024-10-18T12:10:00Z">
              <w:del w:id="589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16,57</w:delText>
                </w:r>
              </w:del>
            </w:ins>
          </w:p>
        </w:tc>
        <w:tc>
          <w:tcPr>
            <w:tcW w:w="851" w:type="dxa"/>
            <w:vAlign w:val="bottom"/>
          </w:tcPr>
          <w:p w14:paraId="794CBA05" w14:textId="2BC41C84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90" w:author="Student" w:date="2024-10-18T12:08:00Z"/>
                <w:del w:id="591" w:author="nikitadorogin@yandex.ru" w:date="2024-10-23T15:13:00Z"/>
                <w:sz w:val="24"/>
                <w:szCs w:val="24"/>
                <w:lang w:val="ru-RU"/>
              </w:rPr>
            </w:pPr>
            <w:ins w:id="592" w:author="Student" w:date="2024-10-18T12:10:00Z">
              <w:del w:id="593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11,68</w:delText>
                </w:r>
              </w:del>
            </w:ins>
          </w:p>
        </w:tc>
        <w:tc>
          <w:tcPr>
            <w:tcW w:w="851" w:type="dxa"/>
            <w:vAlign w:val="bottom"/>
          </w:tcPr>
          <w:p w14:paraId="0F894B81" w14:textId="53DA4139" w:rsidR="00F92530" w:rsidRPr="002365CB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94" w:author="Student" w:date="2024-10-18T12:08:00Z"/>
                <w:del w:id="595" w:author="nikitadorogin@yandex.ru" w:date="2024-10-23T15:13:00Z"/>
                <w:sz w:val="24"/>
                <w:szCs w:val="24"/>
                <w:lang w:val="ru-RU"/>
              </w:rPr>
            </w:pPr>
            <w:ins w:id="596" w:author="Student" w:date="2024-10-18T12:11:00Z">
              <w:del w:id="597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7,271</w:delText>
                </w:r>
              </w:del>
            </w:ins>
          </w:p>
        </w:tc>
        <w:tc>
          <w:tcPr>
            <w:tcW w:w="851" w:type="dxa"/>
            <w:vAlign w:val="bottom"/>
          </w:tcPr>
          <w:p w14:paraId="212246BE" w14:textId="193B2574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598" w:author="Student" w:date="2024-10-18T12:08:00Z"/>
                <w:del w:id="599" w:author="nikitadorogin@yandex.ru" w:date="2024-10-23T15:13:00Z"/>
                <w:sz w:val="24"/>
                <w:szCs w:val="24"/>
                <w:lang w:val="ru-RU"/>
              </w:rPr>
            </w:pPr>
            <w:ins w:id="600" w:author="Student" w:date="2024-10-18T12:11:00Z">
              <w:del w:id="601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3,672</w:delText>
                </w:r>
              </w:del>
            </w:ins>
          </w:p>
        </w:tc>
        <w:tc>
          <w:tcPr>
            <w:tcW w:w="851" w:type="dxa"/>
            <w:vAlign w:val="bottom"/>
          </w:tcPr>
          <w:p w14:paraId="3B00A750" w14:textId="010DEBC8" w:rsidR="00F92530" w:rsidRPr="00242197" w:rsidDel="00824A49" w:rsidRDefault="00F92530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02" w:author="Student" w:date="2024-10-18T12:08:00Z"/>
                <w:del w:id="603" w:author="nikitadorogin@yandex.ru" w:date="2024-10-23T15:13:00Z"/>
                <w:sz w:val="24"/>
                <w:szCs w:val="24"/>
                <w:lang w:val="ru-RU"/>
              </w:rPr>
            </w:pPr>
            <w:ins w:id="604" w:author="Student" w:date="2024-10-18T12:12:00Z">
              <w:del w:id="605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1,338</w:delText>
                </w:r>
              </w:del>
            </w:ins>
          </w:p>
        </w:tc>
        <w:tc>
          <w:tcPr>
            <w:tcW w:w="852" w:type="dxa"/>
          </w:tcPr>
          <w:p w14:paraId="231F7C0F" w14:textId="3E086EB7" w:rsidR="00F92530" w:rsidRPr="00242197" w:rsidDel="00824A49" w:rsidRDefault="00F9253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06" w:author="Student" w:date="2024-10-18T12:08:00Z"/>
                <w:del w:id="607" w:author="nikitadorogin@yandex.ru" w:date="2024-10-23T15:13:00Z"/>
                <w:sz w:val="24"/>
                <w:szCs w:val="24"/>
                <w:lang w:val="ru-RU"/>
              </w:rPr>
              <w:pPrChange w:id="608" w:author="Student" w:date="2024-10-18T12:14:00Z">
                <w:pPr>
                  <w:widowControl w:val="0"/>
                  <w:autoSpaceDE w:val="0"/>
                  <w:autoSpaceDN w:val="0"/>
                  <w:adjustRightInd w:val="0"/>
                  <w:spacing w:line="240" w:lineRule="auto"/>
                  <w:ind w:firstLine="0"/>
                  <w:jc w:val="left"/>
                </w:pPr>
              </w:pPrChange>
            </w:pPr>
            <w:ins w:id="609" w:author="Student" w:date="2024-10-18T12:14:00Z">
              <w:del w:id="61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0,334</w:delText>
                </w:r>
              </w:del>
            </w:ins>
          </w:p>
        </w:tc>
      </w:tr>
      <w:bookmarkEnd w:id="448"/>
      <w:tr w:rsidR="004A026B" w:rsidRPr="00242197" w:rsidDel="00824A49" w14:paraId="01BBF692" w14:textId="579E2D8F" w:rsidTr="002365CB">
        <w:trPr>
          <w:trHeight w:val="581"/>
          <w:ins w:id="611" w:author="Student" w:date="2024-10-18T12:23:00Z"/>
          <w:del w:id="612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138BEDDB" w14:textId="26B7FD60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13" w:author="Student" w:date="2024-10-18T12:23:00Z"/>
                <w:del w:id="614" w:author="nikitadorogin@yandex.ru" w:date="2024-10-23T15:13:00Z"/>
                <w:b/>
                <w:lang w:val="en-US"/>
              </w:rPr>
            </w:pPr>
            <w:ins w:id="615" w:author="Student" w:date="2024-10-18T12:23:00Z">
              <w:del w:id="616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7A30B542" w14:textId="3EBEEA28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617" w:author="Student" w:date="2024-10-18T12:23:00Z"/>
                <w:del w:id="618" w:author="nikitadorogin@yandex.ru" w:date="2024-10-23T15:13:00Z"/>
                <w:b/>
                <w:lang w:val="ru-RU"/>
              </w:rPr>
            </w:pPr>
            <w:ins w:id="619" w:author="Student" w:date="2024-10-18T12:23:00Z">
              <w:del w:id="620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39A6A8DA" w14:textId="06302847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21" w:author="Student" w:date="2024-10-18T12:23:00Z"/>
                <w:del w:id="622" w:author="nikitadorogin@yandex.ru" w:date="2024-10-23T15:13:00Z"/>
                <w:b/>
                <w:lang w:val="en-US"/>
              </w:rPr>
            </w:pPr>
            <w:ins w:id="623" w:author="Student" w:date="2024-10-18T12:23:00Z">
              <w:del w:id="624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49A8810C" w14:textId="2C7C989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25" w:author="Student" w:date="2024-10-18T12:23:00Z"/>
                <w:del w:id="626" w:author="nikitadorogin@yandex.ru" w:date="2024-10-23T15:13:00Z"/>
                <w:rFonts w:ascii="Arial" w:hAnsi="Arial"/>
                <w:lang w:val="en-US"/>
              </w:rPr>
            </w:pPr>
            <w:ins w:id="627" w:author="Student" w:date="2024-10-18T12:23:00Z">
              <w:del w:id="62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606B78A2" w14:textId="42F702DE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29" w:author="Student" w:date="2024-10-18T12:23:00Z"/>
                <w:del w:id="630" w:author="nikitadorogin@yandex.ru" w:date="2024-10-23T15:13:00Z"/>
                <w:b/>
                <w:lang w:val="ru-RU"/>
              </w:rPr>
            </w:pPr>
          </w:p>
          <w:p w14:paraId="15FFBF70" w14:textId="444A17C1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31" w:author="Student" w:date="2024-10-18T12:23:00Z"/>
                <w:del w:id="632" w:author="nikitadorogin@yandex.ru" w:date="2024-10-23T15:13:00Z"/>
                <w:b/>
                <w:lang w:val="ru-RU"/>
              </w:rPr>
            </w:pPr>
            <w:ins w:id="633" w:author="Student" w:date="2024-10-18T12:23:00Z">
              <w:del w:id="634" w:author="nikitadorogin@yandex.ru" w:date="2024-10-23T15:13:00Z">
                <w:r w:rsidDel="00824A49">
                  <w:rPr>
                    <w:b/>
                    <w:lang w:val="ru-RU"/>
                  </w:rPr>
                  <w:delText>85</w:delText>
                </w:r>
              </w:del>
            </w:ins>
          </w:p>
        </w:tc>
        <w:tc>
          <w:tcPr>
            <w:tcW w:w="851" w:type="dxa"/>
          </w:tcPr>
          <w:p w14:paraId="0F5FE456" w14:textId="697E1051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35" w:author="Student" w:date="2024-10-18T12:23:00Z"/>
                <w:del w:id="636" w:author="nikitadorogin@yandex.ru" w:date="2024-10-23T15:13:00Z"/>
                <w:b/>
                <w:lang w:val="ru-RU"/>
              </w:rPr>
            </w:pPr>
          </w:p>
          <w:p w14:paraId="6CC77701" w14:textId="2C50F35A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37" w:author="Student" w:date="2024-10-18T12:23:00Z"/>
                <w:del w:id="638" w:author="nikitadorogin@yandex.ru" w:date="2024-10-23T15:13:00Z"/>
                <w:b/>
                <w:lang w:val="ru-RU"/>
              </w:rPr>
            </w:pPr>
            <w:ins w:id="639" w:author="Student" w:date="2024-10-18T12:23:00Z">
              <w:del w:id="640" w:author="nikitadorogin@yandex.ru" w:date="2024-10-23T15:13:00Z">
                <w:r w:rsidDel="00824A49">
                  <w:rPr>
                    <w:b/>
                    <w:lang w:val="ru-RU"/>
                  </w:rPr>
                  <w:delText>9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3B2D514F" w14:textId="38949DF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1" w:author="Student" w:date="2024-10-18T12:23:00Z"/>
                <w:del w:id="642" w:author="nikitadorogin@yandex.ru" w:date="2024-10-23T15:13:00Z"/>
                <w:b/>
                <w:lang w:val="ru-RU"/>
              </w:rPr>
            </w:pPr>
          </w:p>
          <w:p w14:paraId="5495058F" w14:textId="486919E5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3" w:author="Student" w:date="2024-10-18T12:23:00Z"/>
                <w:del w:id="644" w:author="nikitadorogin@yandex.ru" w:date="2024-10-23T15:13:00Z"/>
                <w:b/>
                <w:lang w:val="ru-RU"/>
              </w:rPr>
            </w:pPr>
            <w:ins w:id="645" w:author="Student" w:date="2024-10-18T12:23:00Z">
              <w:del w:id="646" w:author="nikitadorogin@yandex.ru" w:date="2024-10-23T15:13:00Z">
                <w:r w:rsidDel="00824A49">
                  <w:rPr>
                    <w:b/>
                    <w:lang w:val="ru-RU"/>
                  </w:rPr>
                  <w:delText>95</w:delText>
                </w:r>
              </w:del>
            </w:ins>
          </w:p>
        </w:tc>
        <w:tc>
          <w:tcPr>
            <w:tcW w:w="851" w:type="dxa"/>
          </w:tcPr>
          <w:p w14:paraId="74033230" w14:textId="031346C7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7" w:author="Student" w:date="2024-10-18T12:23:00Z"/>
                <w:del w:id="648" w:author="nikitadorogin@yandex.ru" w:date="2024-10-23T15:13:00Z"/>
                <w:b/>
                <w:lang w:val="ru-RU"/>
              </w:rPr>
            </w:pPr>
          </w:p>
          <w:p w14:paraId="39A94337" w14:textId="3F000502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49" w:author="Student" w:date="2024-10-18T12:23:00Z"/>
                <w:del w:id="650" w:author="nikitadorogin@yandex.ru" w:date="2024-10-23T15:13:00Z"/>
                <w:b/>
                <w:lang w:val="ru-RU"/>
              </w:rPr>
            </w:pPr>
            <w:ins w:id="651" w:author="Student" w:date="2024-10-18T12:23:00Z">
              <w:del w:id="652" w:author="nikitadorogin@yandex.ru" w:date="2024-10-23T15:13:00Z">
                <w:r w:rsidDel="00824A49">
                  <w:rPr>
                    <w:b/>
                    <w:lang w:val="ru-RU"/>
                  </w:rPr>
                  <w:delText>10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D845E7D" w14:textId="7ECCFCBB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3" w:author="Student" w:date="2024-10-18T12:23:00Z"/>
                <w:del w:id="654" w:author="nikitadorogin@yandex.ru" w:date="2024-10-23T15:13:00Z"/>
                <w:b/>
                <w:lang w:val="ru-RU"/>
              </w:rPr>
            </w:pPr>
          </w:p>
          <w:p w14:paraId="4A299C27" w14:textId="19089E6D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5" w:author="Student" w:date="2024-10-18T12:23:00Z"/>
                <w:del w:id="656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39586D98" w14:textId="7AB28540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7" w:author="Student" w:date="2024-10-18T12:23:00Z"/>
                <w:del w:id="658" w:author="nikitadorogin@yandex.ru" w:date="2024-10-23T15:13:00Z"/>
                <w:b/>
                <w:lang w:val="ru-RU"/>
              </w:rPr>
            </w:pPr>
          </w:p>
          <w:p w14:paraId="10712980" w14:textId="2DAED74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59" w:author="Student" w:date="2024-10-18T12:23:00Z"/>
                <w:del w:id="660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6051DFB3" w14:textId="27863994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1" w:author="Student" w:date="2024-10-18T12:23:00Z"/>
                <w:del w:id="662" w:author="nikitadorogin@yandex.ru" w:date="2024-10-23T15:13:00Z"/>
                <w:b/>
                <w:lang w:val="ru-RU"/>
              </w:rPr>
            </w:pPr>
          </w:p>
          <w:p w14:paraId="3FFFCBD1" w14:textId="635BBABB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3" w:author="Student" w:date="2024-10-18T12:23:00Z"/>
                <w:del w:id="664" w:author="nikitadorogin@yandex.ru" w:date="2024-10-23T15:13:00Z"/>
                <w:b/>
                <w:lang w:val="ru-RU"/>
              </w:rPr>
            </w:pPr>
          </w:p>
        </w:tc>
        <w:tc>
          <w:tcPr>
            <w:tcW w:w="852" w:type="dxa"/>
          </w:tcPr>
          <w:p w14:paraId="533AD915" w14:textId="51177B36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5" w:author="Student" w:date="2024-10-18T12:23:00Z"/>
                <w:del w:id="666" w:author="nikitadorogin@yandex.ru" w:date="2024-10-23T15:13:00Z"/>
                <w:b/>
                <w:lang w:val="ru-RU"/>
              </w:rPr>
            </w:pPr>
          </w:p>
          <w:p w14:paraId="13A6D166" w14:textId="0CDEBA4F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67" w:author="Student" w:date="2024-10-18T12:23:00Z"/>
                <w:del w:id="668" w:author="nikitadorogin@yandex.ru" w:date="2024-10-23T15:13:00Z"/>
                <w:b/>
                <w:lang w:val="ru-RU"/>
              </w:rPr>
            </w:pPr>
          </w:p>
        </w:tc>
      </w:tr>
      <w:tr w:rsidR="004A026B" w:rsidRPr="002365CB" w:rsidDel="00824A49" w14:paraId="59F08525" w14:textId="3DC925C4" w:rsidTr="002365CB">
        <w:trPr>
          <w:trHeight w:val="581"/>
          <w:ins w:id="669" w:author="Student" w:date="2024-10-18T12:23:00Z"/>
          <w:del w:id="670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22EF0194" w14:textId="1BA2980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671" w:author="Student" w:date="2024-10-18T12:23:00Z"/>
                <w:del w:id="672" w:author="nikitadorogin@yandex.ru" w:date="2024-10-23T15:13:00Z"/>
                <w:b/>
                <w:lang w:val="ru-RU"/>
              </w:rPr>
            </w:pPr>
            <w:ins w:id="673" w:author="Student" w:date="2024-10-18T12:23:00Z">
              <w:del w:id="674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461C49A2" w14:textId="3B577C7A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75" w:author="Student" w:date="2024-10-18T12:23:00Z"/>
                <w:del w:id="676" w:author="nikitadorogin@yandex.ru" w:date="2024-10-23T15:13:00Z"/>
                <w:lang w:val="ru-RU"/>
              </w:rPr>
            </w:pPr>
            <w:ins w:id="677" w:author="Student" w:date="2024-10-18T12:23:00Z">
              <w:del w:id="678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4641A58A" w14:textId="32ED1CF2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79" w:author="Student" w:date="2024-10-18T12:23:00Z"/>
                <w:del w:id="680" w:author="nikitadorogin@yandex.ru" w:date="2024-10-23T15:13:00Z"/>
                <w:lang w:val="ru-RU"/>
              </w:rPr>
            </w:pPr>
            <w:ins w:id="681" w:author="Student" w:date="2024-10-18T12:23:00Z">
              <w:del w:id="682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683" w:author="Student" w:date="2024-10-18T12:25:00Z">
              <w:del w:id="684" w:author="nikitadorogin@yandex.ru" w:date="2024-10-23T15:13:00Z">
                <w:r w:rsidDel="00824A49">
                  <w:rPr>
                    <w:lang w:val="ru-RU"/>
                  </w:rPr>
                  <w:delText>15</w:delText>
                </w:r>
              </w:del>
            </w:ins>
          </w:p>
        </w:tc>
        <w:tc>
          <w:tcPr>
            <w:tcW w:w="851" w:type="dxa"/>
            <w:vAlign w:val="bottom"/>
          </w:tcPr>
          <w:p w14:paraId="5F78893B" w14:textId="0C006DD0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85" w:author="Student" w:date="2024-10-18T12:23:00Z"/>
                <w:del w:id="686" w:author="nikitadorogin@yandex.ru" w:date="2024-10-23T15:13:00Z"/>
                <w:lang w:val="ru-RU"/>
              </w:rPr>
            </w:pPr>
            <w:ins w:id="687" w:author="Student" w:date="2024-10-18T12:23:00Z">
              <w:del w:id="688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689" w:author="Student" w:date="2024-10-18T12:25:00Z">
              <w:del w:id="690" w:author="nikitadorogin@yandex.ru" w:date="2024-10-23T15:13:00Z">
                <w:r w:rsidDel="00824A49">
                  <w:rPr>
                    <w:lang w:val="ru-RU"/>
                  </w:rPr>
                  <w:delText>1</w:delText>
                </w:r>
              </w:del>
            </w:ins>
          </w:p>
        </w:tc>
        <w:tc>
          <w:tcPr>
            <w:tcW w:w="851" w:type="dxa"/>
            <w:vAlign w:val="bottom"/>
          </w:tcPr>
          <w:p w14:paraId="2E357E11" w14:textId="72CF6B09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91" w:author="Student" w:date="2024-10-18T12:23:00Z"/>
                <w:del w:id="692" w:author="nikitadorogin@yandex.ru" w:date="2024-10-23T15:13:00Z"/>
                <w:lang w:val="ru-RU"/>
              </w:rPr>
            </w:pPr>
            <w:ins w:id="693" w:author="Student" w:date="2024-10-18T12:23:00Z">
              <w:del w:id="694" w:author="nikitadorogin@yandex.ru" w:date="2024-10-23T15:13:00Z">
                <w:r w:rsidDel="00824A49">
                  <w:rPr>
                    <w:lang w:val="ru-RU"/>
                  </w:rPr>
                  <w:delText>0,</w:delText>
                </w:r>
              </w:del>
            </w:ins>
            <w:ins w:id="695" w:author="Student" w:date="2024-10-18T12:25:00Z">
              <w:del w:id="696" w:author="nikitadorogin@yandex.ru" w:date="2024-10-23T15:13:00Z">
                <w:r w:rsidDel="00824A49">
                  <w:rPr>
                    <w:lang w:val="ru-RU"/>
                  </w:rPr>
                  <w:delText>0</w:delText>
                </w:r>
              </w:del>
            </w:ins>
            <w:ins w:id="697" w:author="Student" w:date="2024-10-18T12:23:00Z">
              <w:del w:id="698" w:author="nikitadorogin@yandex.ru" w:date="2024-10-23T15:13:00Z">
                <w:r w:rsidDel="00824A49">
                  <w:rPr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  <w:vAlign w:val="bottom"/>
          </w:tcPr>
          <w:p w14:paraId="55321FA7" w14:textId="2CE3C604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699" w:author="Student" w:date="2024-10-18T12:23:00Z"/>
                <w:del w:id="700" w:author="nikitadorogin@yandex.ru" w:date="2024-10-23T15:13:00Z"/>
                <w:lang w:val="ru-RU"/>
              </w:rPr>
            </w:pPr>
            <w:ins w:id="701" w:author="Student" w:date="2024-10-18T12:23:00Z">
              <w:del w:id="702" w:author="nikitadorogin@yandex.ru" w:date="2024-10-23T15:13:00Z">
                <w:r w:rsidDel="00824A49">
                  <w:rPr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7EF51C76" w14:textId="39304BF0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3" w:author="Student" w:date="2024-10-18T12:23:00Z"/>
                <w:del w:id="704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1C51D00F" w14:textId="0CDE10C7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5" w:author="Student" w:date="2024-10-18T12:23:00Z"/>
                <w:del w:id="706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9A7863A" w14:textId="3E366CEC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7" w:author="Student" w:date="2024-10-18T12:23:00Z"/>
                <w:del w:id="708" w:author="nikitadorogin@yandex.ru" w:date="2024-10-23T15:13:00Z"/>
                <w:lang w:val="ru-RU"/>
              </w:rPr>
            </w:pPr>
          </w:p>
        </w:tc>
        <w:tc>
          <w:tcPr>
            <w:tcW w:w="852" w:type="dxa"/>
          </w:tcPr>
          <w:p w14:paraId="7AD50A13" w14:textId="48FD7047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09" w:author="Student" w:date="2024-10-18T12:23:00Z"/>
                <w:del w:id="710" w:author="nikitadorogin@yandex.ru" w:date="2024-10-23T15:13:00Z"/>
                <w:lang w:val="ru-RU"/>
              </w:rPr>
            </w:pPr>
          </w:p>
        </w:tc>
      </w:tr>
      <w:tr w:rsidR="004A026B" w:rsidRPr="00242197" w:rsidDel="00824A49" w14:paraId="6EA16FC6" w14:textId="4856C06B" w:rsidTr="002365CB">
        <w:trPr>
          <w:trHeight w:val="576"/>
          <w:ins w:id="711" w:author="Student" w:date="2024-10-18T12:23:00Z"/>
          <w:del w:id="712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B30BB39" w14:textId="00366837" w:rsidR="004A026B" w:rsidRPr="00242197" w:rsidDel="00824A49" w:rsidRDefault="004A026B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713" w:author="Student" w:date="2024-10-18T12:23:00Z"/>
                <w:del w:id="714" w:author="nikitadorogin@yandex.ru" w:date="2024-10-23T15:13:00Z"/>
                <w:rFonts w:ascii="Arial" w:hAnsi="Arial"/>
                <w:b/>
                <w:lang w:val="ru-RU"/>
              </w:rPr>
            </w:pPr>
            <w:ins w:id="715" w:author="Student" w:date="2024-10-18T12:23:00Z">
              <w:del w:id="716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178B714C" w14:textId="7B334CD9" w:rsidR="004A026B" w:rsidRPr="00242197" w:rsidDel="00824A49" w:rsidRDefault="004A026B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17" w:author="Student" w:date="2024-10-18T12:23:00Z"/>
                <w:del w:id="718" w:author="nikitadorogin@yandex.ru" w:date="2024-10-23T15:13:00Z"/>
                <w:rFonts w:ascii="Arial" w:hAnsi="Arial"/>
                <w:lang w:val="ru-RU"/>
              </w:rPr>
            </w:pPr>
            <w:ins w:id="719" w:author="Student" w:date="2024-10-18T12:23:00Z">
              <w:del w:id="720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5B862030" w14:textId="0770CDC9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21" w:author="Student" w:date="2024-10-18T12:23:00Z"/>
                <w:del w:id="722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723" w:author="Student" w:date="2024-10-18T12:25:00Z">
              <w:del w:id="724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0,073</w:delText>
                </w:r>
              </w:del>
            </w:ins>
          </w:p>
        </w:tc>
        <w:tc>
          <w:tcPr>
            <w:tcW w:w="851" w:type="dxa"/>
            <w:vAlign w:val="bottom"/>
          </w:tcPr>
          <w:p w14:paraId="438DB864" w14:textId="641DB754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25" w:author="Student" w:date="2024-10-18T12:23:00Z"/>
                <w:del w:id="726" w:author="nikitadorogin@yandex.ru" w:date="2024-10-23T15:13:00Z"/>
                <w:sz w:val="24"/>
                <w:szCs w:val="24"/>
                <w:lang w:val="ru-RU"/>
              </w:rPr>
            </w:pPr>
            <w:ins w:id="727" w:author="Student" w:date="2024-10-18T12:26:00Z">
              <w:del w:id="72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0,014</w:delText>
                </w:r>
              </w:del>
            </w:ins>
          </w:p>
        </w:tc>
        <w:tc>
          <w:tcPr>
            <w:tcW w:w="851" w:type="dxa"/>
            <w:vAlign w:val="bottom"/>
          </w:tcPr>
          <w:p w14:paraId="2EE79DD6" w14:textId="505BFD3A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29" w:author="Student" w:date="2024-10-18T12:23:00Z"/>
                <w:del w:id="730" w:author="nikitadorogin@yandex.ru" w:date="2024-10-23T15:13:00Z"/>
                <w:sz w:val="24"/>
                <w:szCs w:val="24"/>
                <w:lang w:val="ru-RU"/>
              </w:rPr>
            </w:pPr>
            <w:ins w:id="731" w:author="Student" w:date="2024-10-18T12:26:00Z">
              <w:del w:id="73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0,002</w:delText>
                </w:r>
              </w:del>
            </w:ins>
          </w:p>
        </w:tc>
        <w:tc>
          <w:tcPr>
            <w:tcW w:w="851" w:type="dxa"/>
            <w:vAlign w:val="bottom"/>
          </w:tcPr>
          <w:p w14:paraId="069ED57D" w14:textId="6B366FA8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33" w:author="Student" w:date="2024-10-18T12:23:00Z"/>
                <w:del w:id="734" w:author="nikitadorogin@yandex.ru" w:date="2024-10-23T15:13:00Z"/>
                <w:sz w:val="24"/>
                <w:szCs w:val="24"/>
                <w:lang w:val="ru-RU"/>
              </w:rPr>
            </w:pPr>
            <w:ins w:id="735" w:author="Student" w:date="2024-10-18T12:26:00Z">
              <w:del w:id="73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1670DF79" w14:textId="22667359" w:rsidR="004A026B" w:rsidRPr="002365CB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37" w:author="Student" w:date="2024-10-18T12:23:00Z"/>
                <w:del w:id="738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339EE3E" w14:textId="4F63E5C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39" w:author="Student" w:date="2024-10-18T12:23:00Z"/>
                <w:del w:id="740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6075665C" w14:textId="467342A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41" w:author="Student" w:date="2024-10-18T12:23:00Z"/>
                <w:del w:id="742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2" w:type="dxa"/>
          </w:tcPr>
          <w:p w14:paraId="12E4CD37" w14:textId="4ED123C9" w:rsidR="004A026B" w:rsidRPr="00242197" w:rsidDel="00824A49" w:rsidRDefault="004A026B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43" w:author="Student" w:date="2024-10-18T12:23:00Z"/>
                <w:del w:id="744" w:author="nikitadorogin@yandex.ru" w:date="2024-10-23T15:13:00Z"/>
                <w:sz w:val="24"/>
                <w:szCs w:val="24"/>
                <w:lang w:val="ru-RU"/>
              </w:rPr>
            </w:pPr>
          </w:p>
        </w:tc>
      </w:tr>
    </w:tbl>
    <w:bookmarkEnd w:id="416"/>
    <w:p w14:paraId="6FDC165B" w14:textId="4FA35EEC" w:rsidR="00BD6AAB" w:rsidDel="00F92530" w:rsidRDefault="00BD6AAB" w:rsidP="0012204B">
      <w:pPr>
        <w:ind w:firstLine="0"/>
        <w:rPr>
          <w:del w:id="745" w:author="nikitadorogin@yandex.ru" w:date="2024-10-17T11:57:00Z"/>
          <w:b/>
          <w:lang w:val="ru-RU"/>
        </w:rPr>
      </w:pPr>
      <w:ins w:id="746" w:author="Student" w:date="2024-10-04T12:26:00Z">
        <w:del w:id="747" w:author="nikitadorogin@yandex.ru" w:date="2024-10-17T11:57:00Z">
          <w:r w:rsidRPr="00BD6AAB" w:rsidDel="00242197">
            <w:rPr>
              <w:b/>
              <w:lang w:val="ru-RU"/>
              <w:rPrChange w:id="748" w:author="Student" w:date="2024-10-04T12:26:00Z">
                <w:rPr>
                  <w:bCs/>
                  <w:lang w:val="ru-RU"/>
                </w:rPr>
              </w:rPrChange>
            </w:rPr>
            <w:delText>Соединение звезда:</w:delText>
          </w:r>
        </w:del>
      </w:ins>
    </w:p>
    <w:p w14:paraId="558F2B09" w14:textId="523551DB" w:rsidR="00F92530" w:rsidDel="00824A49" w:rsidRDefault="00F92530" w:rsidP="00006BFC">
      <w:pPr>
        <w:ind w:firstLine="0"/>
        <w:rPr>
          <w:ins w:id="749" w:author="Student" w:date="2024-10-18T12:07:00Z"/>
          <w:del w:id="750" w:author="nikitadorogin@yandex.ru" w:date="2024-10-23T15:13:00Z"/>
          <w:b/>
          <w:lang w:val="ru-RU"/>
        </w:rPr>
      </w:pPr>
    </w:p>
    <w:p w14:paraId="1EC56061" w14:textId="77DCFE9F" w:rsidR="00242197" w:rsidDel="00824A49" w:rsidRDefault="00242197" w:rsidP="00242197">
      <w:pPr>
        <w:ind w:firstLine="0"/>
        <w:rPr>
          <w:ins w:id="751" w:author="Student" w:date="2024-10-18T12:40:00Z"/>
          <w:del w:id="752" w:author="nikitadorogin@yandex.ru" w:date="2024-10-23T15:13:00Z"/>
          <w:b/>
          <w:bCs/>
          <w:spacing w:val="-2"/>
          <w:lang w:val="ru-RU"/>
        </w:rPr>
      </w:pPr>
      <w:bookmarkStart w:id="753" w:name="_Hlk180148229"/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5F6A74" w:rsidRPr="004B35ED" w:rsidDel="00824A49" w14:paraId="6FAB75B4" w14:textId="3A400A0A" w:rsidTr="005F6A74">
        <w:trPr>
          <w:trHeight w:val="404"/>
          <w:ins w:id="754" w:author="Student" w:date="2024-10-18T12:29:00Z"/>
          <w:del w:id="755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5C70621B" w14:textId="40D421AE" w:rsidR="005F6A74" w:rsidRPr="005F6A74" w:rsidDel="00824A49" w:rsidRDefault="00B379F1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56" w:author="Student" w:date="2024-10-18T12:29:00Z"/>
                <w:del w:id="757" w:author="nikitadorogin@yandex.ru" w:date="2024-10-23T15:13:00Z"/>
                <w:b/>
                <w:lang w:val="en-US"/>
              </w:rPr>
            </w:pPr>
            <w:ins w:id="758" w:author="Student" w:date="2024-10-18T12:40:00Z">
              <w:del w:id="759" w:author="nikitadorogin@yandex.ru" w:date="2024-10-23T15:13:00Z">
                <w:r w:rsidDel="00824A49">
                  <w:rPr>
                    <w:b/>
                    <w:bCs/>
                    <w:spacing w:val="-2"/>
                    <w:lang w:val="ru-RU"/>
                  </w:rPr>
                  <w:delText>Для температуры = 27</w:delText>
                </w:r>
              </w:del>
            </w:ins>
            <w:bookmarkStart w:id="760" w:name="_Hlk180147009"/>
            <w:ins w:id="761" w:author="Student" w:date="2024-10-18T12:29:00Z">
              <w:del w:id="762" w:author="nikitadorogin@yandex.ru" w:date="2024-10-23T15:13:00Z">
                <w:r w:rsidR="005F6A74" w:rsidDel="00824A49">
                  <w:rPr>
                    <w:b/>
                    <w:lang w:val="ru-RU"/>
                  </w:rPr>
                  <w:delText>40</w:delText>
                </w:r>
              </w:del>
            </w:ins>
            <w:ins w:id="763" w:author="Student" w:date="2024-10-18T12:19:00Z">
              <w:del w:id="764" w:author="nikitadorogin@yandex.ru" w:date="2024-10-23T15:13:00Z">
                <w:r w:rsidR="004A026B" w:rsidDel="00824A49">
                  <w:rPr>
                    <w:lang w:val="ru-RU"/>
                  </w:rPr>
                  <w:delText>57</w:delText>
                </w:r>
              </w:del>
            </w:ins>
            <w:ins w:id="765" w:author="Student" w:date="2024-10-18T12:20:00Z">
              <w:del w:id="766" w:author="nikitadorogin@yandex.ru" w:date="2024-10-23T15:13:00Z">
                <w:r w:rsidR="004A026B" w:rsidDel="00824A49">
                  <w:rPr>
                    <w:lang w:val="ru-RU"/>
                  </w:rPr>
                  <w:delText>54514845</w:delText>
                </w:r>
              </w:del>
            </w:ins>
            <w:ins w:id="767" w:author="Student" w:date="2024-10-18T12:29:00Z">
              <w:del w:id="768" w:author="nikitadorogin@yandex.ru" w:date="2024-10-23T15:13:00Z">
                <w:r w:rsidR="005F6A74" w:rsidDel="00824A49">
                  <w:rPr>
                    <w:lang w:val="ru-RU"/>
                  </w:rPr>
                  <w:delText>423936</w:delText>
                </w:r>
              </w:del>
            </w:ins>
            <w:ins w:id="769" w:author="Student" w:date="2024-10-18T12:19:00Z">
              <w:del w:id="770" w:author="nikitadorogin@yandex.ru" w:date="2024-10-23T15:13:00Z">
                <w:r w:rsidR="004A026B" w:rsidDel="00824A49">
                  <w:rPr>
                    <w:rFonts w:ascii="Arial"/>
                    <w:sz w:val="24"/>
                    <w:szCs w:val="24"/>
                    <w:lang w:val="ru-RU"/>
                  </w:rPr>
                  <w:delText>860,1</w:delText>
                </w:r>
              </w:del>
            </w:ins>
            <w:ins w:id="771" w:author="Student" w:date="2024-10-18T12:20:00Z">
              <w:del w:id="772" w:author="nikitadorogin@yandex.ru" w:date="2024-10-23T15:13:00Z">
                <w:r w:rsidR="004A026B" w:rsidDel="00824A49">
                  <w:rPr>
                    <w:sz w:val="24"/>
                    <w:szCs w:val="24"/>
                    <w:lang w:val="ru-RU"/>
                  </w:rPr>
                  <w:delText>487116,60,6</w:delText>
                </w:r>
              </w:del>
            </w:ins>
            <w:ins w:id="773" w:author="Student" w:date="2024-10-18T12:27:00Z">
              <w:del w:id="774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0,0</w:delText>
                </w:r>
              </w:del>
            </w:ins>
            <w:ins w:id="775" w:author="Student" w:date="2024-10-18T12:28:00Z">
              <w:del w:id="776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00</w:delText>
                </w:r>
              </w:del>
            </w:ins>
            <w:ins w:id="777" w:author="Student" w:date="2024-10-18T12:27:00Z">
              <w:del w:id="778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6</w:delText>
                </w:r>
              </w:del>
            </w:ins>
            <w:ins w:id="779" w:author="Student" w:date="2024-10-18T12:29:00Z">
              <w:del w:id="780" w:author="nikitadorogin@yandex.ru" w:date="2024-10-23T15:13:00Z">
                <w:r w:rsidR="005F6A74" w:rsidDel="00824A49">
                  <w:rPr>
                    <w:sz w:val="24"/>
                    <w:szCs w:val="24"/>
                    <w:lang w:val="ru-RU"/>
                  </w:rPr>
                  <w:delText>0,00060,0006</w:delText>
                </w:r>
              </w:del>
            </w:ins>
            <w:ins w:id="781" w:author="Student" w:date="2024-10-18T12:31:00Z">
              <w:del w:id="782" w:author="nikitadorogin@yandex.ru" w:date="2024-10-23T15:13:00Z">
                <w:r w:rsidR="005F6A74"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  <w:bookmarkStart w:id="783" w:name="_Hlk180147184"/>
            <w:bookmarkEnd w:id="760"/>
            <w:ins w:id="784" w:author="Student" w:date="2024-10-18T12:29:00Z">
              <w:del w:id="785" w:author="nikitadorogin@yandex.ru" w:date="2024-10-23T15:13:00Z">
                <w:r w:rsidR="005F6A74"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E709EBE" w14:textId="5FB95880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86" w:author="Student" w:date="2024-10-18T12:29:00Z"/>
                <w:del w:id="787" w:author="nikitadorogin@yandex.ru" w:date="2024-10-23T15:13:00Z"/>
                <w:b/>
                <w:bCs/>
                <w:lang w:val="en-US"/>
              </w:rPr>
            </w:pPr>
            <w:ins w:id="788" w:author="Student" w:date="2024-10-18T12:29:00Z">
              <w:del w:id="789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2186BF4F" w14:textId="5D931977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90" w:author="Student" w:date="2024-10-18T12:29:00Z"/>
                <w:del w:id="791" w:author="nikitadorogin@yandex.ru" w:date="2024-10-23T15:13:00Z"/>
                <w:b/>
                <w:bCs/>
                <w:lang w:val="en-US"/>
              </w:rPr>
            </w:pPr>
            <w:ins w:id="792" w:author="Student" w:date="2024-10-18T12:29:00Z">
              <w:del w:id="793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4965FCD6" w14:textId="3EEB9823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94" w:author="Student" w:date="2024-10-18T12:29:00Z"/>
                <w:del w:id="795" w:author="nikitadorogin@yandex.ru" w:date="2024-10-23T15:13:00Z"/>
                <w:b/>
                <w:bCs/>
                <w:lang w:val="en-US"/>
              </w:rPr>
            </w:pPr>
            <w:ins w:id="796" w:author="Student" w:date="2024-10-18T12:29:00Z">
              <w:del w:id="797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8A16DFD" w14:textId="6F385E0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798" w:author="Student" w:date="2024-10-18T12:29:00Z"/>
                <w:del w:id="799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800" w:author="Student" w:date="2024-10-18T12:33:00Z">
                  <w:rPr>
                    <w:ins w:id="801" w:author="Student" w:date="2024-10-18T12:29:00Z"/>
                    <w:del w:id="802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</w:p>
          <w:p w14:paraId="1405715C" w14:textId="25F916D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03" w:author="Student" w:date="2024-10-18T12:29:00Z"/>
                <w:del w:id="804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805" w:author="Student" w:date="2024-10-18T12:33:00Z">
                  <w:rPr>
                    <w:ins w:id="806" w:author="Student" w:date="2024-10-18T12:29:00Z"/>
                    <w:del w:id="807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  <w:ins w:id="808" w:author="Student" w:date="2024-10-18T12:29:00Z">
              <w:del w:id="809" w:author="nikitadorogin@yandex.ru" w:date="2024-10-23T15:13:00Z">
                <w:r w:rsidRPr="005F6A74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  <w:rPrChange w:id="810" w:author="Student" w:date="2024-10-18T12:33:00Z">
                      <w:rPr>
                        <w:rFonts w:ascii="Arial"/>
                        <w:sz w:val="24"/>
                        <w:szCs w:val="24"/>
                        <w:lang w:val="ru-RU"/>
                      </w:rPr>
                    </w:rPrChange>
                  </w:rPr>
                  <w:delText>45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FDA7FDC" w14:textId="5FEDE29C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11" w:author="Student" w:date="2024-10-18T12:29:00Z"/>
                <w:del w:id="812" w:author="nikitadorogin@yandex.ru" w:date="2024-10-23T15:13:00Z"/>
                <w:b/>
                <w:bCs/>
                <w:sz w:val="24"/>
                <w:szCs w:val="24"/>
                <w:lang w:val="ru-RU"/>
                <w:rPrChange w:id="813" w:author="Student" w:date="2024-10-18T12:33:00Z">
                  <w:rPr>
                    <w:ins w:id="814" w:author="Student" w:date="2024-10-18T12:29:00Z"/>
                    <w:del w:id="815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6C67DF8E" w14:textId="636510A7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16" w:author="Student" w:date="2024-10-18T12:29:00Z"/>
                <w:del w:id="817" w:author="nikitadorogin@yandex.ru" w:date="2024-10-23T15:13:00Z"/>
                <w:b/>
                <w:bCs/>
                <w:sz w:val="24"/>
                <w:szCs w:val="24"/>
                <w:lang w:val="ru-RU"/>
                <w:rPrChange w:id="818" w:author="Student" w:date="2024-10-18T12:33:00Z">
                  <w:rPr>
                    <w:ins w:id="819" w:author="Student" w:date="2024-10-18T12:29:00Z"/>
                    <w:del w:id="820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21" w:author="Student" w:date="2024-10-18T12:30:00Z">
              <w:del w:id="822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23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  <w:ins w:id="824" w:author="Student" w:date="2024-10-18T12:29:00Z">
              <w:del w:id="825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26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F8331C" w14:textId="373CB71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27" w:author="Student" w:date="2024-10-18T12:29:00Z"/>
                <w:del w:id="828" w:author="nikitadorogin@yandex.ru" w:date="2024-10-23T15:13:00Z"/>
                <w:b/>
                <w:bCs/>
                <w:sz w:val="24"/>
                <w:szCs w:val="24"/>
                <w:lang w:val="ru-RU"/>
                <w:rPrChange w:id="829" w:author="Student" w:date="2024-10-18T12:33:00Z">
                  <w:rPr>
                    <w:ins w:id="830" w:author="Student" w:date="2024-10-18T12:29:00Z"/>
                    <w:del w:id="831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37CDA1FF" w14:textId="09A3CFFC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32" w:author="Student" w:date="2024-10-18T12:29:00Z"/>
                <w:del w:id="833" w:author="nikitadorogin@yandex.ru" w:date="2024-10-23T15:13:00Z"/>
                <w:b/>
                <w:bCs/>
                <w:sz w:val="24"/>
                <w:szCs w:val="24"/>
                <w:lang w:val="ru-RU"/>
                <w:rPrChange w:id="834" w:author="Student" w:date="2024-10-18T12:33:00Z">
                  <w:rPr>
                    <w:ins w:id="835" w:author="Student" w:date="2024-10-18T12:29:00Z"/>
                    <w:del w:id="836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37" w:author="Student" w:date="2024-10-18T12:30:00Z">
              <w:del w:id="838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39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  <w:ins w:id="840" w:author="Student" w:date="2024-10-18T12:29:00Z">
              <w:del w:id="841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42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6CC91E5" w14:textId="6C6EBF4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43" w:author="Student" w:date="2024-10-18T12:29:00Z"/>
                <w:del w:id="844" w:author="nikitadorogin@yandex.ru" w:date="2024-10-23T15:13:00Z"/>
                <w:b/>
                <w:bCs/>
                <w:sz w:val="24"/>
                <w:szCs w:val="24"/>
                <w:lang w:val="ru-RU"/>
                <w:rPrChange w:id="845" w:author="Student" w:date="2024-10-18T12:33:00Z">
                  <w:rPr>
                    <w:ins w:id="846" w:author="Student" w:date="2024-10-18T12:29:00Z"/>
                    <w:del w:id="847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5105EB5C" w14:textId="7CCBF71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48" w:author="Student" w:date="2024-10-18T12:29:00Z"/>
                <w:del w:id="849" w:author="nikitadorogin@yandex.ru" w:date="2024-10-23T15:13:00Z"/>
                <w:b/>
                <w:bCs/>
                <w:sz w:val="24"/>
                <w:szCs w:val="24"/>
                <w:lang w:val="ru-RU"/>
                <w:rPrChange w:id="850" w:author="Student" w:date="2024-10-18T12:33:00Z">
                  <w:rPr>
                    <w:ins w:id="851" w:author="Student" w:date="2024-10-18T12:29:00Z"/>
                    <w:del w:id="852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53" w:author="Student" w:date="2024-10-18T12:30:00Z">
              <w:del w:id="854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55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6</w:delText>
                </w:r>
              </w:del>
            </w:ins>
            <w:ins w:id="856" w:author="Student" w:date="2024-10-18T12:29:00Z">
              <w:del w:id="857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58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B231B36" w14:textId="37D4281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59" w:author="Student" w:date="2024-10-18T12:29:00Z"/>
                <w:del w:id="860" w:author="nikitadorogin@yandex.ru" w:date="2024-10-23T15:13:00Z"/>
                <w:b/>
                <w:bCs/>
                <w:sz w:val="24"/>
                <w:szCs w:val="24"/>
                <w:lang w:val="ru-RU"/>
                <w:rPrChange w:id="861" w:author="Student" w:date="2024-10-18T12:33:00Z">
                  <w:rPr>
                    <w:ins w:id="862" w:author="Student" w:date="2024-10-18T12:29:00Z"/>
                    <w:del w:id="863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3CD7CAF2" w14:textId="2CDFE75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64" w:author="Student" w:date="2024-10-18T12:29:00Z"/>
                <w:del w:id="865" w:author="nikitadorogin@yandex.ru" w:date="2024-10-23T15:13:00Z"/>
                <w:b/>
                <w:bCs/>
                <w:sz w:val="24"/>
                <w:szCs w:val="24"/>
                <w:lang w:val="ru-RU"/>
                <w:rPrChange w:id="866" w:author="Student" w:date="2024-10-18T12:33:00Z">
                  <w:rPr>
                    <w:ins w:id="867" w:author="Student" w:date="2024-10-18T12:29:00Z"/>
                    <w:del w:id="868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69" w:author="Student" w:date="2024-10-18T12:30:00Z">
              <w:del w:id="870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71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6</w:delText>
                </w:r>
              </w:del>
            </w:ins>
            <w:ins w:id="872" w:author="Student" w:date="2024-10-18T12:29:00Z">
              <w:del w:id="873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74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D918825" w14:textId="24BA9B92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75" w:author="Student" w:date="2024-10-18T12:29:00Z"/>
                <w:del w:id="876" w:author="nikitadorogin@yandex.ru" w:date="2024-10-23T15:13:00Z"/>
                <w:b/>
                <w:bCs/>
                <w:sz w:val="24"/>
                <w:szCs w:val="24"/>
                <w:lang w:val="ru-RU"/>
                <w:rPrChange w:id="877" w:author="Student" w:date="2024-10-18T12:33:00Z">
                  <w:rPr>
                    <w:ins w:id="878" w:author="Student" w:date="2024-10-18T12:29:00Z"/>
                    <w:del w:id="87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1320D24E" w14:textId="3FA99A2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80" w:author="Student" w:date="2024-10-18T12:29:00Z"/>
                <w:del w:id="881" w:author="nikitadorogin@yandex.ru" w:date="2024-10-23T15:13:00Z"/>
                <w:b/>
                <w:bCs/>
                <w:sz w:val="24"/>
                <w:szCs w:val="24"/>
                <w:lang w:val="ru-RU"/>
                <w:rPrChange w:id="882" w:author="Student" w:date="2024-10-18T12:33:00Z">
                  <w:rPr>
                    <w:ins w:id="883" w:author="Student" w:date="2024-10-18T12:29:00Z"/>
                    <w:del w:id="88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885" w:author="Student" w:date="2024-10-18T12:30:00Z">
              <w:del w:id="886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87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7</w:delText>
                </w:r>
              </w:del>
            </w:ins>
            <w:ins w:id="888" w:author="Student" w:date="2024-10-18T12:29:00Z">
              <w:del w:id="889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890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D30AC29" w14:textId="688B7C3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91" w:author="Student" w:date="2024-10-18T12:29:00Z"/>
                <w:del w:id="892" w:author="nikitadorogin@yandex.ru" w:date="2024-10-23T15:13:00Z"/>
                <w:b/>
                <w:bCs/>
                <w:sz w:val="24"/>
                <w:szCs w:val="24"/>
                <w:lang w:val="ru-RU"/>
                <w:rPrChange w:id="893" w:author="Student" w:date="2024-10-18T12:33:00Z">
                  <w:rPr>
                    <w:ins w:id="894" w:author="Student" w:date="2024-10-18T12:29:00Z"/>
                    <w:del w:id="895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7F499913" w14:textId="6764A3F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896" w:author="Student" w:date="2024-10-18T12:29:00Z"/>
                <w:del w:id="897" w:author="nikitadorogin@yandex.ru" w:date="2024-10-23T15:13:00Z"/>
                <w:b/>
                <w:bCs/>
                <w:sz w:val="24"/>
                <w:szCs w:val="24"/>
                <w:lang w:val="ru-RU"/>
                <w:rPrChange w:id="898" w:author="Student" w:date="2024-10-18T12:33:00Z">
                  <w:rPr>
                    <w:ins w:id="899" w:author="Student" w:date="2024-10-18T12:29:00Z"/>
                    <w:del w:id="900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901" w:author="Student" w:date="2024-10-18T12:30:00Z">
              <w:del w:id="902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03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7</w:delText>
                </w:r>
              </w:del>
            </w:ins>
            <w:ins w:id="904" w:author="Student" w:date="2024-10-18T12:29:00Z">
              <w:del w:id="905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06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5827B97" w14:textId="1AF34966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07" w:author="Student" w:date="2024-10-18T12:29:00Z"/>
                <w:del w:id="908" w:author="nikitadorogin@yandex.ru" w:date="2024-10-23T15:13:00Z"/>
                <w:b/>
                <w:bCs/>
                <w:sz w:val="24"/>
                <w:szCs w:val="24"/>
                <w:lang w:val="ru-RU"/>
                <w:rPrChange w:id="909" w:author="Student" w:date="2024-10-18T12:33:00Z">
                  <w:rPr>
                    <w:ins w:id="910" w:author="Student" w:date="2024-10-18T12:29:00Z"/>
                    <w:del w:id="911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39CC3C47" w14:textId="267D916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12" w:author="Student" w:date="2024-10-18T12:29:00Z"/>
                <w:del w:id="913" w:author="nikitadorogin@yandex.ru" w:date="2024-10-23T15:13:00Z"/>
                <w:b/>
                <w:bCs/>
                <w:sz w:val="24"/>
                <w:szCs w:val="24"/>
                <w:lang w:val="ru-RU"/>
                <w:rPrChange w:id="914" w:author="Student" w:date="2024-10-18T12:33:00Z">
                  <w:rPr>
                    <w:ins w:id="915" w:author="Student" w:date="2024-10-18T12:29:00Z"/>
                    <w:del w:id="916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917" w:author="Student" w:date="2024-10-18T12:30:00Z">
              <w:del w:id="918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19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8</w:delText>
                </w:r>
              </w:del>
            </w:ins>
            <w:ins w:id="920" w:author="Student" w:date="2024-10-18T12:29:00Z">
              <w:del w:id="921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922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</w:tr>
      <w:tr w:rsidR="005F6A74" w:rsidRPr="004B35ED" w:rsidDel="00824A49" w14:paraId="0316A312" w14:textId="27CA73AC" w:rsidTr="005F6A74">
        <w:trPr>
          <w:trHeight w:val="404"/>
          <w:ins w:id="923" w:author="Student" w:date="2024-10-18T12:29:00Z"/>
          <w:del w:id="924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5BEE4884" w14:textId="68E9506B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25" w:author="Student" w:date="2024-10-18T12:29:00Z"/>
                <w:del w:id="926" w:author="nikitadorogin@yandex.ru" w:date="2024-10-23T15:13:00Z"/>
                <w:b/>
                <w:lang w:val="en-US"/>
              </w:rPr>
            </w:pPr>
            <w:ins w:id="927" w:author="Student" w:date="2024-10-18T12:29:00Z">
              <w:del w:id="928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F60CE70" w14:textId="0FBC6769" w:rsidR="005F6A74" w:rsidRPr="005F6A74" w:rsidDel="00824A49" w:rsidRDefault="005F6A74" w:rsidP="005F6A74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29" w:author="Student" w:date="2024-10-18T12:29:00Z"/>
                <w:del w:id="930" w:author="nikitadorogin@yandex.ru" w:date="2024-10-23T15:13:00Z"/>
                <w:b/>
                <w:bCs/>
                <w:lang w:val="en-US"/>
              </w:rPr>
            </w:pPr>
            <w:ins w:id="931" w:author="Student" w:date="2024-10-18T12:29:00Z">
              <w:del w:id="932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FDC7A67" w14:textId="79581284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33" w:author="Student" w:date="2024-10-18T12:29:00Z"/>
                <w:del w:id="934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935" w:author="Student" w:date="2024-10-18T12:30:00Z">
              <w:del w:id="936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33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850817B" w14:textId="0C91A07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37" w:author="Student" w:date="2024-10-18T12:29:00Z"/>
                <w:del w:id="938" w:author="nikitadorogin@yandex.ru" w:date="2024-10-23T15:13:00Z"/>
                <w:sz w:val="24"/>
                <w:szCs w:val="24"/>
                <w:lang w:val="ru-RU"/>
              </w:rPr>
            </w:pPr>
            <w:ins w:id="939" w:author="Student" w:date="2024-10-18T12:30:00Z">
              <w:del w:id="94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3843122" w14:textId="6344768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41" w:author="Student" w:date="2024-10-18T12:29:00Z"/>
                <w:del w:id="942" w:author="nikitadorogin@yandex.ru" w:date="2024-10-23T15:13:00Z"/>
                <w:sz w:val="24"/>
                <w:szCs w:val="24"/>
                <w:lang w:val="ru-RU"/>
              </w:rPr>
            </w:pPr>
            <w:ins w:id="943" w:author="Student" w:date="2024-10-18T12:30:00Z">
              <w:del w:id="94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27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5DE34F" w14:textId="7690AFE5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45" w:author="Student" w:date="2024-10-18T12:29:00Z"/>
                <w:del w:id="946" w:author="nikitadorogin@yandex.ru" w:date="2024-10-23T15:13:00Z"/>
                <w:sz w:val="24"/>
                <w:szCs w:val="24"/>
                <w:lang w:val="ru-RU"/>
              </w:rPr>
            </w:pPr>
            <w:ins w:id="947" w:author="Student" w:date="2024-10-18T12:30:00Z">
              <w:del w:id="94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24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9E60E36" w14:textId="771C96A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49" w:author="Student" w:date="2024-10-18T12:29:00Z"/>
                <w:del w:id="950" w:author="nikitadorogin@yandex.ru" w:date="2024-10-23T15:13:00Z"/>
                <w:sz w:val="24"/>
                <w:szCs w:val="24"/>
                <w:lang w:val="ru-RU"/>
              </w:rPr>
            </w:pPr>
            <w:ins w:id="951" w:author="Student" w:date="2024-10-18T12:30:00Z">
              <w:del w:id="95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21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9BC1685" w14:textId="4D98951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53" w:author="Student" w:date="2024-10-18T12:29:00Z"/>
                <w:del w:id="954" w:author="nikitadorogin@yandex.ru" w:date="2024-10-23T15:13:00Z"/>
                <w:sz w:val="24"/>
                <w:szCs w:val="24"/>
                <w:lang w:val="ru-RU"/>
              </w:rPr>
            </w:pPr>
            <w:ins w:id="955" w:author="Student" w:date="2024-10-18T12:30:00Z">
              <w:del w:id="95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18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FB8AB2F" w14:textId="401AC76E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57" w:author="Student" w:date="2024-10-18T12:29:00Z"/>
                <w:del w:id="958" w:author="nikitadorogin@yandex.ru" w:date="2024-10-23T15:13:00Z"/>
                <w:sz w:val="24"/>
                <w:szCs w:val="24"/>
                <w:lang w:val="ru-RU"/>
              </w:rPr>
            </w:pPr>
            <w:ins w:id="959" w:author="Student" w:date="2024-10-18T12:30:00Z">
              <w:del w:id="96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A8BECC3" w14:textId="60A7FE0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61" w:author="Student" w:date="2024-10-18T12:29:00Z"/>
                <w:del w:id="962" w:author="nikitadorogin@yandex.ru" w:date="2024-10-23T15:13:00Z"/>
                <w:sz w:val="24"/>
                <w:szCs w:val="24"/>
                <w:lang w:val="ru-RU"/>
              </w:rPr>
            </w:pPr>
            <w:ins w:id="963" w:author="Student" w:date="2024-10-18T12:31:00Z">
              <w:del w:id="96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12</w:delText>
                </w:r>
              </w:del>
            </w:ins>
          </w:p>
        </w:tc>
      </w:tr>
      <w:tr w:rsidR="005F6A74" w:rsidRPr="004B35ED" w:rsidDel="00824A49" w14:paraId="28E0CC25" w14:textId="1CF17280" w:rsidTr="005F6A74">
        <w:trPr>
          <w:trHeight w:val="404"/>
          <w:ins w:id="965" w:author="Student" w:date="2024-10-18T12:29:00Z"/>
          <w:del w:id="966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F3F9164" w14:textId="3AA61F33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67" w:author="Student" w:date="2024-10-18T12:29:00Z"/>
                <w:del w:id="968" w:author="nikitadorogin@yandex.ru" w:date="2024-10-23T15:13:00Z"/>
                <w:b/>
                <w:lang w:val="en-US"/>
              </w:rPr>
            </w:pPr>
            <w:ins w:id="969" w:author="Student" w:date="2024-10-18T12:29:00Z">
              <w:del w:id="970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4B95085" w14:textId="4CA39B10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71" w:author="Student" w:date="2024-10-18T12:29:00Z"/>
                <w:del w:id="972" w:author="nikitadorogin@yandex.ru" w:date="2024-10-23T15:13:00Z"/>
                <w:b/>
                <w:bCs/>
                <w:lang w:val="en-US"/>
              </w:rPr>
            </w:pPr>
            <w:ins w:id="973" w:author="Student" w:date="2024-10-18T12:29:00Z">
              <w:del w:id="974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452B1B8" w14:textId="50998F8F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75" w:author="Student" w:date="2024-10-18T12:29:00Z"/>
                <w:del w:id="976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977" w:author="Student" w:date="2024-10-18T12:31:00Z">
              <w:del w:id="978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378AA8D" w14:textId="67BA0D1E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79" w:author="Student" w:date="2024-10-18T12:29:00Z"/>
                <w:del w:id="980" w:author="nikitadorogin@yandex.ru" w:date="2024-10-23T15:13:00Z"/>
                <w:sz w:val="24"/>
                <w:szCs w:val="24"/>
                <w:lang w:val="ru-RU"/>
              </w:rPr>
            </w:pPr>
            <w:ins w:id="981" w:author="Student" w:date="2024-10-18T12:31:00Z">
              <w:del w:id="982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7339A5F" w14:textId="07B6DD59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83" w:author="Student" w:date="2024-10-18T12:29:00Z"/>
                <w:del w:id="984" w:author="nikitadorogin@yandex.ru" w:date="2024-10-23T15:13:00Z"/>
                <w:sz w:val="24"/>
                <w:szCs w:val="24"/>
                <w:lang w:val="ru-RU"/>
              </w:rPr>
            </w:pPr>
            <w:ins w:id="985" w:author="Student" w:date="2024-10-18T12:32:00Z">
              <w:del w:id="986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B5FC5D" w14:textId="42942DCE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87" w:author="Student" w:date="2024-10-18T12:29:00Z"/>
                <w:del w:id="988" w:author="nikitadorogin@yandex.ru" w:date="2024-10-23T15:13:00Z"/>
                <w:sz w:val="24"/>
                <w:szCs w:val="24"/>
                <w:lang w:val="ru-RU"/>
              </w:rPr>
            </w:pPr>
            <w:ins w:id="989" w:author="Student" w:date="2024-10-18T12:32:00Z">
              <w:del w:id="990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D9F4B10" w14:textId="345C3D5E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91" w:author="Student" w:date="2024-10-18T12:29:00Z"/>
                <w:del w:id="992" w:author="nikitadorogin@yandex.ru" w:date="2024-10-23T15:13:00Z"/>
                <w:sz w:val="24"/>
                <w:szCs w:val="24"/>
                <w:lang w:val="ru-RU"/>
              </w:rPr>
            </w:pPr>
            <w:ins w:id="993" w:author="Student" w:date="2024-10-18T12:29:00Z">
              <w:del w:id="99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30F5F08" w14:textId="2AD68000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95" w:author="Student" w:date="2024-10-18T12:29:00Z"/>
                <w:del w:id="996" w:author="nikitadorogin@yandex.ru" w:date="2024-10-23T15:13:00Z"/>
                <w:sz w:val="24"/>
                <w:szCs w:val="24"/>
                <w:lang w:val="ru-RU"/>
              </w:rPr>
            </w:pPr>
            <w:ins w:id="997" w:author="Student" w:date="2024-10-18T12:29:00Z">
              <w:del w:id="99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FBD94EB" w14:textId="51F34D13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999" w:author="Student" w:date="2024-10-18T12:29:00Z"/>
                <w:del w:id="1000" w:author="nikitadorogin@yandex.ru" w:date="2024-10-23T15:13:00Z"/>
                <w:sz w:val="24"/>
                <w:szCs w:val="24"/>
                <w:lang w:val="ru-RU"/>
              </w:rPr>
            </w:pPr>
            <w:ins w:id="1001" w:author="Student" w:date="2024-10-18T12:29:00Z">
              <w:del w:id="100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706BB22" w14:textId="31B8E337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03" w:author="Student" w:date="2024-10-18T12:29:00Z"/>
                <w:del w:id="1004" w:author="nikitadorogin@yandex.ru" w:date="2024-10-23T15:13:00Z"/>
                <w:sz w:val="24"/>
                <w:szCs w:val="24"/>
                <w:lang w:val="ru-RU"/>
              </w:rPr>
            </w:pPr>
            <w:ins w:id="1005" w:author="Student" w:date="2024-10-18T12:32:00Z">
              <w:del w:id="1006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</w:tr>
      <w:bookmarkEnd w:id="783"/>
      <w:tr w:rsidR="005F6A74" w:rsidRPr="005F6A74" w:rsidDel="00824A49" w14:paraId="4CA2FF8F" w14:textId="4DD87853" w:rsidTr="005F6A74">
        <w:trPr>
          <w:trHeight w:val="404"/>
          <w:ins w:id="1007" w:author="Student" w:date="2024-10-18T12:32:00Z"/>
          <w:del w:id="1008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9D1CDF2" w14:textId="3AA45F16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09" w:author="Student" w:date="2024-10-18T12:32:00Z"/>
                <w:del w:id="1010" w:author="nikitadorogin@yandex.ru" w:date="2024-10-23T15:13:00Z"/>
                <w:b/>
                <w:lang w:val="en-US"/>
              </w:rPr>
            </w:pPr>
            <w:ins w:id="1011" w:author="Student" w:date="2024-10-18T12:32:00Z">
              <w:del w:id="1012" w:author="nikitadorogin@yandex.ru" w:date="2024-10-23T15:13:00Z">
                <w:r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50D6714A" w14:textId="1BC54489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13" w:author="Student" w:date="2024-10-18T12:32:00Z"/>
                <w:del w:id="1014" w:author="nikitadorogin@yandex.ru" w:date="2024-10-23T15:13:00Z"/>
                <w:b/>
                <w:bCs/>
                <w:lang w:val="en-US"/>
              </w:rPr>
            </w:pPr>
            <w:ins w:id="1015" w:author="Student" w:date="2024-10-18T12:32:00Z">
              <w:del w:id="1016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4DC4FC73" w14:textId="15373093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17" w:author="Student" w:date="2024-10-18T12:32:00Z"/>
                <w:del w:id="1018" w:author="nikitadorogin@yandex.ru" w:date="2024-10-23T15:13:00Z"/>
                <w:b/>
                <w:bCs/>
                <w:lang w:val="en-US"/>
              </w:rPr>
            </w:pPr>
            <w:ins w:id="1019" w:author="Student" w:date="2024-10-18T12:32:00Z">
              <w:del w:id="1020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19159615" w14:textId="56B3B9D2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21" w:author="Student" w:date="2024-10-18T12:32:00Z"/>
                <w:del w:id="1022" w:author="nikitadorogin@yandex.ru" w:date="2024-10-23T15:13:00Z"/>
                <w:b/>
                <w:bCs/>
                <w:lang w:val="en-US"/>
              </w:rPr>
            </w:pPr>
            <w:ins w:id="1023" w:author="Student" w:date="2024-10-18T12:32:00Z">
              <w:del w:id="1024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C2B4FFC" w14:textId="47EC95A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25" w:author="Student" w:date="2024-10-18T12:32:00Z"/>
                <w:del w:id="1026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1027" w:author="Student" w:date="2024-10-18T12:33:00Z">
                  <w:rPr>
                    <w:ins w:id="1028" w:author="Student" w:date="2024-10-18T12:32:00Z"/>
                    <w:del w:id="1029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</w:p>
          <w:p w14:paraId="54A864C4" w14:textId="5B7AB7D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30" w:author="Student" w:date="2024-10-18T12:32:00Z"/>
                <w:del w:id="1031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  <w:rPrChange w:id="1032" w:author="Student" w:date="2024-10-18T12:33:00Z">
                  <w:rPr>
                    <w:ins w:id="1033" w:author="Student" w:date="2024-10-18T12:32:00Z"/>
                    <w:del w:id="1034" w:author="nikitadorogin@yandex.ru" w:date="2024-10-23T15:13:00Z"/>
                    <w:rFonts w:ascii="Arial"/>
                    <w:sz w:val="24"/>
                    <w:szCs w:val="24"/>
                    <w:lang w:val="ru-RU"/>
                  </w:rPr>
                </w:rPrChange>
              </w:rPr>
            </w:pPr>
            <w:ins w:id="1035" w:author="Student" w:date="2024-10-18T12:34:00Z">
              <w:del w:id="1036" w:author="nikitadorogin@yandex.ru" w:date="2024-10-23T15:13:00Z">
                <w:r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8</w:delText>
                </w:r>
              </w:del>
            </w:ins>
            <w:ins w:id="1037" w:author="Student" w:date="2024-10-18T12:32:00Z">
              <w:del w:id="1038" w:author="nikitadorogin@yandex.ru" w:date="2024-10-23T15:13:00Z">
                <w:r w:rsidRPr="005F6A74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  <w:rPrChange w:id="1039" w:author="Student" w:date="2024-10-18T12:33:00Z">
                      <w:rPr>
                        <w:rFonts w:ascii="Arial"/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B2E9489" w14:textId="0DEC0C53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40" w:author="Student" w:date="2024-10-18T12:32:00Z"/>
                <w:del w:id="1041" w:author="nikitadorogin@yandex.ru" w:date="2024-10-23T15:13:00Z"/>
                <w:b/>
                <w:bCs/>
                <w:sz w:val="24"/>
                <w:szCs w:val="24"/>
                <w:lang w:val="ru-RU"/>
                <w:rPrChange w:id="1042" w:author="Student" w:date="2024-10-18T12:33:00Z">
                  <w:rPr>
                    <w:ins w:id="1043" w:author="Student" w:date="2024-10-18T12:32:00Z"/>
                    <w:del w:id="104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250523BD" w14:textId="0C1EA50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45" w:author="Student" w:date="2024-10-18T12:32:00Z"/>
                <w:del w:id="1046" w:author="nikitadorogin@yandex.ru" w:date="2024-10-23T15:13:00Z"/>
                <w:b/>
                <w:bCs/>
                <w:sz w:val="24"/>
                <w:szCs w:val="24"/>
                <w:lang w:val="ru-RU"/>
                <w:rPrChange w:id="1047" w:author="Student" w:date="2024-10-18T12:33:00Z">
                  <w:rPr>
                    <w:ins w:id="1048" w:author="Student" w:date="2024-10-18T12:32:00Z"/>
                    <w:del w:id="104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1050" w:author="Student" w:date="2024-10-18T12:34:00Z">
              <w:del w:id="1051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</w:del>
            </w:ins>
            <w:ins w:id="1052" w:author="Student" w:date="2024-10-18T12:32:00Z">
              <w:del w:id="1053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1054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138C693" w14:textId="0EADED90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55" w:author="Student" w:date="2024-10-18T12:32:00Z"/>
                <w:del w:id="1056" w:author="nikitadorogin@yandex.ru" w:date="2024-10-23T15:13:00Z"/>
                <w:b/>
                <w:bCs/>
                <w:sz w:val="24"/>
                <w:szCs w:val="24"/>
                <w:lang w:val="ru-RU"/>
                <w:rPrChange w:id="1057" w:author="Student" w:date="2024-10-18T12:33:00Z">
                  <w:rPr>
                    <w:ins w:id="1058" w:author="Student" w:date="2024-10-18T12:32:00Z"/>
                    <w:del w:id="105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0A26E918" w14:textId="5DD9BC8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60" w:author="Student" w:date="2024-10-18T12:32:00Z"/>
                <w:del w:id="1061" w:author="nikitadorogin@yandex.ru" w:date="2024-10-23T15:13:00Z"/>
                <w:b/>
                <w:bCs/>
                <w:sz w:val="24"/>
                <w:szCs w:val="24"/>
                <w:lang w:val="ru-RU"/>
                <w:rPrChange w:id="1062" w:author="Student" w:date="2024-10-18T12:33:00Z">
                  <w:rPr>
                    <w:ins w:id="1063" w:author="Student" w:date="2024-10-18T12:32:00Z"/>
                    <w:del w:id="106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1065" w:author="Student" w:date="2024-10-18T12:34:00Z">
              <w:del w:id="1066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</w:del>
            </w:ins>
            <w:ins w:id="1067" w:author="Student" w:date="2024-10-18T12:32:00Z">
              <w:del w:id="1068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1069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1C90295" w14:textId="052298E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70" w:author="Student" w:date="2024-10-18T12:32:00Z"/>
                <w:del w:id="1071" w:author="nikitadorogin@yandex.ru" w:date="2024-10-23T15:13:00Z"/>
                <w:b/>
                <w:bCs/>
                <w:sz w:val="24"/>
                <w:szCs w:val="24"/>
                <w:lang w:val="ru-RU"/>
                <w:rPrChange w:id="1072" w:author="Student" w:date="2024-10-18T12:33:00Z">
                  <w:rPr>
                    <w:ins w:id="1073" w:author="Student" w:date="2024-10-18T12:32:00Z"/>
                    <w:del w:id="107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6774BED5" w14:textId="60CA07A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75" w:author="Student" w:date="2024-10-18T12:32:00Z"/>
                <w:del w:id="1076" w:author="nikitadorogin@yandex.ru" w:date="2024-10-23T15:13:00Z"/>
                <w:b/>
                <w:bCs/>
                <w:sz w:val="24"/>
                <w:szCs w:val="24"/>
                <w:lang w:val="ru-RU"/>
                <w:rPrChange w:id="1077" w:author="Student" w:date="2024-10-18T12:33:00Z">
                  <w:rPr>
                    <w:ins w:id="1078" w:author="Student" w:date="2024-10-18T12:32:00Z"/>
                    <w:del w:id="107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  <w:ins w:id="1080" w:author="Student" w:date="2024-10-18T12:34:00Z">
              <w:del w:id="1081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10</w:delText>
                </w:r>
              </w:del>
            </w:ins>
            <w:ins w:id="1082" w:author="Student" w:date="2024-10-18T12:32:00Z">
              <w:del w:id="1083" w:author="nikitadorogin@yandex.ru" w:date="2024-10-23T15:13:00Z">
                <w:r w:rsidRPr="005F6A74" w:rsidDel="00824A49">
                  <w:rPr>
                    <w:b/>
                    <w:bCs/>
                    <w:sz w:val="24"/>
                    <w:szCs w:val="24"/>
                    <w:lang w:val="ru-RU"/>
                    <w:rPrChange w:id="1084" w:author="Student" w:date="2024-10-18T12:33:00Z">
                      <w:rPr>
                        <w:sz w:val="24"/>
                        <w:szCs w:val="24"/>
                        <w:lang w:val="ru-RU"/>
                      </w:rPr>
                    </w:rPrChange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4C9CDC5" w14:textId="41959D37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85" w:author="Student" w:date="2024-10-18T12:32:00Z"/>
                <w:del w:id="1086" w:author="nikitadorogin@yandex.ru" w:date="2024-10-23T15:13:00Z"/>
                <w:b/>
                <w:bCs/>
                <w:sz w:val="24"/>
                <w:szCs w:val="24"/>
                <w:lang w:val="ru-RU"/>
                <w:rPrChange w:id="1087" w:author="Student" w:date="2024-10-18T12:33:00Z">
                  <w:rPr>
                    <w:ins w:id="1088" w:author="Student" w:date="2024-10-18T12:32:00Z"/>
                    <w:del w:id="108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4CE7B09E" w14:textId="23BD1C40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90" w:author="Student" w:date="2024-10-18T12:32:00Z"/>
                <w:del w:id="1091" w:author="nikitadorogin@yandex.ru" w:date="2024-10-23T15:13:00Z"/>
                <w:b/>
                <w:bCs/>
                <w:sz w:val="24"/>
                <w:szCs w:val="24"/>
                <w:lang w:val="ru-RU"/>
                <w:rPrChange w:id="1092" w:author="Student" w:date="2024-10-18T12:33:00Z">
                  <w:rPr>
                    <w:ins w:id="1093" w:author="Student" w:date="2024-10-18T12:32:00Z"/>
                    <w:del w:id="109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F6F841F" w14:textId="28F191D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095" w:author="Student" w:date="2024-10-18T12:32:00Z"/>
                <w:del w:id="1096" w:author="nikitadorogin@yandex.ru" w:date="2024-10-23T15:13:00Z"/>
                <w:b/>
                <w:bCs/>
                <w:sz w:val="24"/>
                <w:szCs w:val="24"/>
                <w:lang w:val="ru-RU"/>
                <w:rPrChange w:id="1097" w:author="Student" w:date="2024-10-18T12:33:00Z">
                  <w:rPr>
                    <w:ins w:id="1098" w:author="Student" w:date="2024-10-18T12:32:00Z"/>
                    <w:del w:id="109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242C9A97" w14:textId="5675206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00" w:author="Student" w:date="2024-10-18T12:32:00Z"/>
                <w:del w:id="1101" w:author="nikitadorogin@yandex.ru" w:date="2024-10-23T15:13:00Z"/>
                <w:b/>
                <w:bCs/>
                <w:sz w:val="24"/>
                <w:szCs w:val="24"/>
                <w:lang w:val="ru-RU"/>
                <w:rPrChange w:id="1102" w:author="Student" w:date="2024-10-18T12:33:00Z">
                  <w:rPr>
                    <w:ins w:id="1103" w:author="Student" w:date="2024-10-18T12:32:00Z"/>
                    <w:del w:id="110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E335A1C" w14:textId="6669D355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05" w:author="Student" w:date="2024-10-18T12:32:00Z"/>
                <w:del w:id="1106" w:author="nikitadorogin@yandex.ru" w:date="2024-10-23T15:13:00Z"/>
                <w:b/>
                <w:bCs/>
                <w:sz w:val="24"/>
                <w:szCs w:val="24"/>
                <w:lang w:val="ru-RU"/>
                <w:rPrChange w:id="1107" w:author="Student" w:date="2024-10-18T12:33:00Z">
                  <w:rPr>
                    <w:ins w:id="1108" w:author="Student" w:date="2024-10-18T12:32:00Z"/>
                    <w:del w:id="110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7314DA68" w14:textId="04DD46A3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10" w:author="Student" w:date="2024-10-18T12:32:00Z"/>
                <w:del w:id="1111" w:author="nikitadorogin@yandex.ru" w:date="2024-10-23T15:13:00Z"/>
                <w:b/>
                <w:bCs/>
                <w:sz w:val="24"/>
                <w:szCs w:val="24"/>
                <w:lang w:val="ru-RU"/>
                <w:rPrChange w:id="1112" w:author="Student" w:date="2024-10-18T12:33:00Z">
                  <w:rPr>
                    <w:ins w:id="1113" w:author="Student" w:date="2024-10-18T12:32:00Z"/>
                    <w:del w:id="111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20BB9C0" w14:textId="37EB9E20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15" w:author="Student" w:date="2024-10-18T12:32:00Z"/>
                <w:del w:id="1116" w:author="nikitadorogin@yandex.ru" w:date="2024-10-23T15:13:00Z"/>
                <w:b/>
                <w:bCs/>
                <w:sz w:val="24"/>
                <w:szCs w:val="24"/>
                <w:lang w:val="ru-RU"/>
                <w:rPrChange w:id="1117" w:author="Student" w:date="2024-10-18T12:33:00Z">
                  <w:rPr>
                    <w:ins w:id="1118" w:author="Student" w:date="2024-10-18T12:32:00Z"/>
                    <w:del w:id="1119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  <w:p w14:paraId="16E1B8DE" w14:textId="651E1354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20" w:author="Student" w:date="2024-10-18T12:32:00Z"/>
                <w:del w:id="1121" w:author="nikitadorogin@yandex.ru" w:date="2024-10-23T15:13:00Z"/>
                <w:b/>
                <w:bCs/>
                <w:sz w:val="24"/>
                <w:szCs w:val="24"/>
                <w:lang w:val="ru-RU"/>
                <w:rPrChange w:id="1122" w:author="Student" w:date="2024-10-18T12:33:00Z">
                  <w:rPr>
                    <w:ins w:id="1123" w:author="Student" w:date="2024-10-18T12:32:00Z"/>
                    <w:del w:id="1124" w:author="nikitadorogin@yandex.ru" w:date="2024-10-23T15:13:00Z"/>
                    <w:sz w:val="24"/>
                    <w:szCs w:val="24"/>
                    <w:lang w:val="ru-RU"/>
                  </w:rPr>
                </w:rPrChange>
              </w:rPr>
            </w:pPr>
          </w:p>
        </w:tc>
      </w:tr>
      <w:tr w:rsidR="005F6A74" w:rsidRPr="005F6A74" w:rsidDel="00824A49" w14:paraId="30398EFF" w14:textId="2F4FE51C" w:rsidTr="005F6A74">
        <w:trPr>
          <w:trHeight w:val="404"/>
          <w:ins w:id="1125" w:author="Student" w:date="2024-10-18T12:32:00Z"/>
          <w:del w:id="1126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4FBFDE4" w14:textId="4ED0E198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27" w:author="Student" w:date="2024-10-18T12:32:00Z"/>
                <w:del w:id="1128" w:author="nikitadorogin@yandex.ru" w:date="2024-10-23T15:13:00Z"/>
                <w:b/>
                <w:lang w:val="en-US"/>
              </w:rPr>
            </w:pPr>
            <w:ins w:id="1129" w:author="Student" w:date="2024-10-18T12:32:00Z">
              <w:del w:id="1130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4247E7F9" w14:textId="3968A716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31" w:author="Student" w:date="2024-10-18T12:32:00Z"/>
                <w:del w:id="1132" w:author="nikitadorogin@yandex.ru" w:date="2024-10-23T15:13:00Z"/>
                <w:b/>
                <w:bCs/>
                <w:lang w:val="en-US"/>
              </w:rPr>
            </w:pPr>
            <w:ins w:id="1133" w:author="Student" w:date="2024-10-18T12:32:00Z">
              <w:del w:id="1134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B9B149F" w14:textId="4315A309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35" w:author="Student" w:date="2024-10-18T12:32:00Z"/>
                <w:del w:id="1136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137" w:author="Student" w:date="2024-10-18T12:34:00Z">
              <w:del w:id="1138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9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72F771" w14:textId="4E8F754A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39" w:author="Student" w:date="2024-10-18T12:32:00Z"/>
                <w:del w:id="1140" w:author="nikitadorogin@yandex.ru" w:date="2024-10-23T15:13:00Z"/>
                <w:sz w:val="24"/>
                <w:szCs w:val="24"/>
                <w:lang w:val="ru-RU"/>
              </w:rPr>
            </w:pPr>
            <w:ins w:id="1141" w:author="Student" w:date="2024-10-18T12:34:00Z">
              <w:del w:id="114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08BA888" w14:textId="64DD4819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43" w:author="Student" w:date="2024-10-18T12:32:00Z"/>
                <w:del w:id="1144" w:author="nikitadorogin@yandex.ru" w:date="2024-10-23T15:13:00Z"/>
                <w:sz w:val="24"/>
                <w:szCs w:val="24"/>
                <w:lang w:val="ru-RU"/>
              </w:rPr>
            </w:pPr>
            <w:ins w:id="1145" w:author="Student" w:date="2024-10-18T12:34:00Z">
              <w:del w:id="114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8CD3442" w14:textId="33C034F4" w:rsidR="005F6A74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47" w:author="Student" w:date="2024-10-18T12:32:00Z"/>
                <w:del w:id="1148" w:author="nikitadorogin@yandex.ru" w:date="2024-10-23T15:13:00Z"/>
                <w:sz w:val="24"/>
                <w:szCs w:val="24"/>
                <w:lang w:val="ru-RU"/>
              </w:rPr>
            </w:pPr>
            <w:ins w:id="1149" w:author="Student" w:date="2024-10-18T12:53:00Z">
              <w:del w:id="115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35AB36E" w14:textId="6FBC38BF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1" w:author="Student" w:date="2024-10-18T12:32:00Z"/>
                <w:del w:id="1152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9A22235" w14:textId="22D9FBDD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3" w:author="Student" w:date="2024-10-18T12:32:00Z"/>
                <w:del w:id="1154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C071B46" w14:textId="1FA00628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5" w:author="Student" w:date="2024-10-18T12:32:00Z"/>
                <w:del w:id="1156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7AE4C55" w14:textId="59190133" w:rsidR="005F6A74" w:rsidRPr="005F6A74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57" w:author="Student" w:date="2024-10-18T12:32:00Z"/>
                <w:del w:id="1158" w:author="nikitadorogin@yandex.ru" w:date="2024-10-23T15:13:00Z"/>
                <w:sz w:val="24"/>
                <w:szCs w:val="24"/>
                <w:lang w:val="ru-RU"/>
              </w:rPr>
            </w:pPr>
          </w:p>
        </w:tc>
      </w:tr>
      <w:tr w:rsidR="005F6A74" w:rsidRPr="004B35ED" w:rsidDel="00824A49" w14:paraId="1A11CB76" w14:textId="45F82548" w:rsidTr="005F6A74">
        <w:trPr>
          <w:trHeight w:val="404"/>
          <w:ins w:id="1159" w:author="Student" w:date="2024-10-18T12:32:00Z"/>
          <w:del w:id="1160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A098A61" w14:textId="0958AECD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61" w:author="Student" w:date="2024-10-18T12:32:00Z"/>
                <w:del w:id="1162" w:author="nikitadorogin@yandex.ru" w:date="2024-10-23T15:13:00Z"/>
                <w:b/>
                <w:lang w:val="en-US"/>
              </w:rPr>
            </w:pPr>
            <w:ins w:id="1163" w:author="Student" w:date="2024-10-18T12:32:00Z">
              <w:del w:id="1164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2B0E73D8" w14:textId="0B3ACC9C" w:rsidR="005F6A74" w:rsidRPr="005F6A74" w:rsidDel="00824A49" w:rsidRDefault="005F6A74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65" w:author="Student" w:date="2024-10-18T12:32:00Z"/>
                <w:del w:id="1166" w:author="nikitadorogin@yandex.ru" w:date="2024-10-23T15:13:00Z"/>
                <w:b/>
                <w:bCs/>
                <w:lang w:val="en-US"/>
              </w:rPr>
            </w:pPr>
            <w:ins w:id="1167" w:author="Student" w:date="2024-10-18T12:32:00Z">
              <w:del w:id="1168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47EFFAE" w14:textId="41BD9E87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69" w:author="Student" w:date="2024-10-18T12:32:00Z"/>
                <w:del w:id="1170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171" w:author="Student" w:date="2024-10-18T12:32:00Z">
              <w:del w:id="1172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723AAB9" w14:textId="5A509D30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73" w:author="Student" w:date="2024-10-18T12:32:00Z"/>
                <w:del w:id="1174" w:author="nikitadorogin@yandex.ru" w:date="2024-10-23T15:13:00Z"/>
                <w:sz w:val="24"/>
                <w:szCs w:val="24"/>
                <w:lang w:val="ru-RU"/>
              </w:rPr>
            </w:pPr>
            <w:ins w:id="1175" w:author="Student" w:date="2024-10-18T12:32:00Z">
              <w:del w:id="1176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E59665B" w14:textId="7F96C706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77" w:author="Student" w:date="2024-10-18T12:32:00Z"/>
                <w:del w:id="1178" w:author="nikitadorogin@yandex.ru" w:date="2024-10-23T15:13:00Z"/>
                <w:sz w:val="24"/>
                <w:szCs w:val="24"/>
                <w:lang w:val="ru-RU"/>
              </w:rPr>
            </w:pPr>
            <w:ins w:id="1179" w:author="Student" w:date="2024-10-18T12:32:00Z">
              <w:del w:id="1180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0,0006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6B8814F" w14:textId="77234823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1" w:author="Student" w:date="2024-10-18T12:32:00Z"/>
                <w:del w:id="1182" w:author="nikitadorogin@yandex.ru" w:date="2024-10-23T15:13:00Z"/>
                <w:sz w:val="24"/>
                <w:szCs w:val="24"/>
                <w:lang w:val="ru-RU"/>
              </w:rPr>
            </w:pPr>
            <w:ins w:id="1183" w:author="Student" w:date="2024-10-18T12:32:00Z">
              <w:del w:id="1184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F457BC7" w14:textId="1F936772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5" w:author="Student" w:date="2024-10-18T12:32:00Z"/>
                <w:del w:id="1186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7AA7775" w14:textId="74F43649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7" w:author="Student" w:date="2024-10-18T12:32:00Z"/>
                <w:del w:id="1188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1B58824" w14:textId="57D37F5C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89" w:author="Student" w:date="2024-10-18T12:32:00Z"/>
                <w:del w:id="1190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C348F3E" w14:textId="67C9DB8A" w:rsidR="005F6A74" w:rsidRPr="004B35ED" w:rsidDel="00824A49" w:rsidRDefault="005F6A74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191" w:author="Student" w:date="2024-10-18T12:32:00Z"/>
                <w:del w:id="1192" w:author="nikitadorogin@yandex.ru" w:date="2024-10-23T15:13:00Z"/>
                <w:sz w:val="24"/>
                <w:szCs w:val="24"/>
                <w:lang w:val="ru-RU"/>
              </w:rPr>
            </w:pPr>
          </w:p>
        </w:tc>
      </w:tr>
      <w:bookmarkEnd w:id="753"/>
    </w:tbl>
    <w:p w14:paraId="182B8640" w14:textId="17230D32" w:rsidR="00242197" w:rsidDel="00824A49" w:rsidRDefault="00242197">
      <w:pPr>
        <w:ind w:firstLine="0"/>
        <w:rPr>
          <w:ins w:id="1193" w:author="Student" w:date="2024-10-18T12:40:00Z"/>
          <w:del w:id="1194" w:author="nikitadorogin@yandex.ru" w:date="2024-10-23T15:13:00Z"/>
          <w:spacing w:val="-2"/>
          <w:lang w:val="ru-RU"/>
        </w:rPr>
      </w:pPr>
    </w:p>
    <w:p w14:paraId="2174B223" w14:textId="3F867647" w:rsidR="00B379F1" w:rsidDel="00824A49" w:rsidRDefault="00B379F1" w:rsidP="00B379F1">
      <w:pPr>
        <w:ind w:firstLine="0"/>
        <w:rPr>
          <w:ins w:id="1195" w:author="Student" w:date="2024-10-18T12:40:00Z"/>
          <w:del w:id="1196" w:author="nikitadorogin@yandex.ru" w:date="2024-10-23T15:13:00Z"/>
          <w:b/>
          <w:bCs/>
          <w:spacing w:val="-2"/>
          <w:lang w:val="ru-RU"/>
        </w:rPr>
      </w:pPr>
      <w:ins w:id="1197" w:author="Student" w:date="2024-10-18T12:40:00Z">
        <w:del w:id="1198" w:author="nikitadorogin@yandex.ru" w:date="2024-10-23T15:13:00Z">
          <w:r w:rsidRPr="002365CB" w:rsidDel="00824A49">
            <w:rPr>
              <w:b/>
              <w:bCs/>
            </w:rPr>
            <w:delText>Значения</w:delText>
          </w:r>
          <w:r w:rsidRPr="002365CB" w:rsidDel="00824A49">
            <w:rPr>
              <w:b/>
              <w:bCs/>
              <w:spacing w:val="10"/>
            </w:rPr>
            <w:delText xml:space="preserve"> </w:delText>
          </w:r>
          <w:r w:rsidRPr="002365CB" w:rsidDel="00824A49">
            <w:rPr>
              <w:b/>
              <w:bCs/>
            </w:rPr>
            <w:delText>величины</w:delText>
          </w:r>
          <w:r w:rsidRPr="002365CB" w:rsidDel="00824A49">
            <w:rPr>
              <w:b/>
              <w:bCs/>
              <w:spacing w:val="12"/>
            </w:rPr>
            <w:delText xml:space="preserve"> </w:delText>
          </w:r>
          <w:r w:rsidRPr="002365CB" w:rsidDel="00824A49">
            <w:rPr>
              <w:b/>
              <w:bCs/>
            </w:rPr>
            <w:delText>прямого</w:delText>
          </w:r>
          <w:r w:rsidRPr="002365CB" w:rsidDel="00824A49">
            <w:rPr>
              <w:b/>
              <w:bCs/>
              <w:spacing w:val="10"/>
            </w:rPr>
            <w:delText xml:space="preserve"> </w:delText>
          </w:r>
          <w:r w:rsidRPr="002365CB" w:rsidDel="00824A49">
            <w:rPr>
              <w:b/>
              <w:bCs/>
            </w:rPr>
            <w:delText>тока</w:delText>
          </w:r>
          <w:r w:rsidRPr="002365CB" w:rsidDel="00824A49">
            <w:rPr>
              <w:b/>
              <w:bCs/>
              <w:spacing w:val="6"/>
            </w:rPr>
            <w:delText xml:space="preserve"> </w:delText>
          </w:r>
          <w:r w:rsidRPr="002365CB" w:rsidDel="00824A49">
            <w:rPr>
              <w:b/>
              <w:bCs/>
            </w:rPr>
            <w:delText>от</w:delText>
          </w:r>
          <w:r w:rsidRPr="002365CB" w:rsidDel="00824A49">
            <w:rPr>
              <w:b/>
              <w:bCs/>
              <w:spacing w:val="3"/>
            </w:rPr>
            <w:delText xml:space="preserve"> </w:delText>
          </w:r>
          <w:r w:rsidRPr="002365CB" w:rsidDel="00824A49">
            <w:rPr>
              <w:b/>
              <w:bCs/>
            </w:rPr>
            <w:delText>приложенного</w:delText>
          </w:r>
          <w:r w:rsidRPr="002365CB" w:rsidDel="00824A49">
            <w:rPr>
              <w:b/>
              <w:bCs/>
              <w:spacing w:val="24"/>
            </w:rPr>
            <w:delText xml:space="preserve"> </w:delText>
          </w:r>
          <w:r w:rsidRPr="002365CB" w:rsidDel="00824A49">
            <w:rPr>
              <w:b/>
              <w:bCs/>
              <w:spacing w:val="-2"/>
            </w:rPr>
            <w:delText>напряжения</w:delText>
          </w:r>
          <w:r w:rsidDel="00824A49">
            <w:rPr>
              <w:b/>
              <w:bCs/>
              <w:spacing w:val="-2"/>
              <w:lang w:val="ru-RU"/>
            </w:rPr>
            <w:delText>:</w:delText>
          </w:r>
        </w:del>
      </w:ins>
    </w:p>
    <w:p w14:paraId="14E2BCB6" w14:textId="1BAA8D08" w:rsidR="00B379F1" w:rsidDel="00824A49" w:rsidRDefault="00B379F1" w:rsidP="00B379F1">
      <w:pPr>
        <w:ind w:firstLine="0"/>
        <w:rPr>
          <w:ins w:id="1199" w:author="Student" w:date="2024-10-18T12:40:00Z"/>
          <w:del w:id="1200" w:author="nikitadorogin@yandex.ru" w:date="2024-10-23T15:13:00Z"/>
          <w:b/>
          <w:bCs/>
          <w:spacing w:val="-2"/>
          <w:lang w:val="ru-RU"/>
        </w:rPr>
      </w:pPr>
      <w:ins w:id="1201" w:author="Student" w:date="2024-10-18T12:40:00Z">
        <w:del w:id="1202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Для температуры = 70</w:delText>
          </w:r>
        </w:del>
      </w:ins>
    </w:p>
    <w:p w14:paraId="596E5D58" w14:textId="78F124C6" w:rsidR="00B379F1" w:rsidRPr="002365CB" w:rsidDel="00824A49" w:rsidRDefault="00B379F1" w:rsidP="00B379F1">
      <w:pPr>
        <w:ind w:firstLine="0"/>
        <w:rPr>
          <w:ins w:id="1203" w:author="Student" w:date="2024-10-18T12:40:00Z"/>
          <w:del w:id="1204" w:author="nikitadorogin@yandex.ru" w:date="2024-10-23T15:13:00Z"/>
          <w:b/>
          <w:bCs/>
          <w:lang w:val="ru-RU"/>
        </w:rPr>
      </w:pPr>
    </w:p>
    <w:tbl>
      <w:tblPr>
        <w:tblW w:w="9845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4"/>
        <w:gridCol w:w="1302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:rsidR="00B379F1" w:rsidRPr="00242197" w:rsidDel="00824A49" w14:paraId="4DC5A400" w14:textId="69652103" w:rsidTr="002365CB">
        <w:trPr>
          <w:trHeight w:val="581"/>
          <w:ins w:id="1205" w:author="Student" w:date="2024-10-18T12:40:00Z"/>
          <w:del w:id="1206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9FFE0E4" w14:textId="273D531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07" w:author="Student" w:date="2024-10-18T12:40:00Z"/>
                <w:del w:id="1208" w:author="nikitadorogin@yandex.ru" w:date="2024-10-23T15:13:00Z"/>
                <w:b/>
                <w:lang w:val="en-US"/>
              </w:rPr>
            </w:pPr>
            <w:ins w:id="1209" w:author="Student" w:date="2024-10-18T12:40:00Z">
              <w:del w:id="1210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6863888E" w14:textId="2CE2909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211" w:author="Student" w:date="2024-10-18T12:40:00Z"/>
                <w:del w:id="1212" w:author="nikitadorogin@yandex.ru" w:date="2024-10-23T15:13:00Z"/>
                <w:b/>
                <w:lang w:val="ru-RU"/>
              </w:rPr>
            </w:pPr>
            <w:ins w:id="1213" w:author="Student" w:date="2024-10-18T12:40:00Z">
              <w:del w:id="1214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4D7AA7FF" w14:textId="4F8216E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15" w:author="Student" w:date="2024-10-18T12:40:00Z"/>
                <w:del w:id="1216" w:author="nikitadorogin@yandex.ru" w:date="2024-10-23T15:13:00Z"/>
                <w:b/>
                <w:lang w:val="en-US"/>
              </w:rPr>
            </w:pPr>
            <w:ins w:id="1217" w:author="Student" w:date="2024-10-18T12:40:00Z">
              <w:del w:id="121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758BB780" w14:textId="0C2849E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19" w:author="Student" w:date="2024-10-18T12:40:00Z"/>
                <w:del w:id="1220" w:author="nikitadorogin@yandex.ru" w:date="2024-10-23T15:13:00Z"/>
                <w:rFonts w:ascii="Arial" w:hAnsi="Arial"/>
                <w:lang w:val="en-US"/>
              </w:rPr>
            </w:pPr>
            <w:ins w:id="1221" w:author="Student" w:date="2024-10-18T12:40:00Z">
              <w:del w:id="1222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0C0BAFDA" w14:textId="00A7988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23" w:author="Student" w:date="2024-10-18T12:40:00Z"/>
                <w:del w:id="1224" w:author="nikitadorogin@yandex.ru" w:date="2024-10-23T15:13:00Z"/>
                <w:b/>
                <w:lang w:val="ru-RU"/>
              </w:rPr>
            </w:pPr>
          </w:p>
          <w:p w14:paraId="3765E589" w14:textId="620DC97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25" w:author="Student" w:date="2024-10-18T12:40:00Z"/>
                <w:del w:id="1226" w:author="nikitadorogin@yandex.ru" w:date="2024-10-23T15:13:00Z"/>
                <w:b/>
                <w:lang w:val="ru-RU"/>
              </w:rPr>
            </w:pPr>
            <w:ins w:id="1227" w:author="Student" w:date="2024-10-18T12:40:00Z">
              <w:del w:id="122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</w:tcPr>
          <w:p w14:paraId="5B237A1B" w14:textId="45F7978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29" w:author="Student" w:date="2024-10-18T12:40:00Z"/>
                <w:del w:id="1230" w:author="nikitadorogin@yandex.ru" w:date="2024-10-23T15:13:00Z"/>
                <w:b/>
                <w:lang w:val="ru-RU"/>
              </w:rPr>
            </w:pPr>
          </w:p>
          <w:p w14:paraId="7B1046A1" w14:textId="65F7050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31" w:author="Student" w:date="2024-10-18T12:40:00Z"/>
                <w:del w:id="1232" w:author="nikitadorogin@yandex.ru" w:date="2024-10-23T15:13:00Z"/>
                <w:b/>
                <w:lang w:val="ru-RU"/>
              </w:rPr>
            </w:pPr>
            <w:ins w:id="1233" w:author="Student" w:date="2024-10-18T12:40:00Z">
              <w:del w:id="1234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10</w:delText>
                </w:r>
              </w:del>
            </w:ins>
          </w:p>
        </w:tc>
        <w:tc>
          <w:tcPr>
            <w:tcW w:w="851" w:type="dxa"/>
          </w:tcPr>
          <w:p w14:paraId="3A72931D" w14:textId="5089F78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35" w:author="Student" w:date="2024-10-18T12:40:00Z"/>
                <w:del w:id="1236" w:author="nikitadorogin@yandex.ru" w:date="2024-10-23T15:13:00Z"/>
                <w:b/>
                <w:lang w:val="ru-RU"/>
              </w:rPr>
            </w:pPr>
          </w:p>
          <w:p w14:paraId="5882867E" w14:textId="61FB599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37" w:author="Student" w:date="2024-10-18T12:40:00Z"/>
                <w:del w:id="1238" w:author="nikitadorogin@yandex.ru" w:date="2024-10-23T15:13:00Z"/>
                <w:b/>
                <w:lang w:val="ru-RU"/>
              </w:rPr>
            </w:pPr>
            <w:ins w:id="1239" w:author="Student" w:date="2024-10-18T12:40:00Z">
              <w:del w:id="1240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15</w:delText>
                </w:r>
              </w:del>
            </w:ins>
          </w:p>
        </w:tc>
        <w:tc>
          <w:tcPr>
            <w:tcW w:w="851" w:type="dxa"/>
          </w:tcPr>
          <w:p w14:paraId="226E6A24" w14:textId="02AA12F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1" w:author="Student" w:date="2024-10-18T12:40:00Z"/>
                <w:del w:id="1242" w:author="nikitadorogin@yandex.ru" w:date="2024-10-23T15:13:00Z"/>
                <w:b/>
                <w:lang w:val="ru-RU"/>
              </w:rPr>
            </w:pPr>
          </w:p>
          <w:p w14:paraId="00EA9CCE" w14:textId="4C1875F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3" w:author="Student" w:date="2024-10-18T12:40:00Z"/>
                <w:del w:id="1244" w:author="nikitadorogin@yandex.ru" w:date="2024-10-23T15:13:00Z"/>
                <w:b/>
                <w:lang w:val="ru-RU"/>
              </w:rPr>
            </w:pPr>
            <w:ins w:id="1245" w:author="Student" w:date="2024-10-18T12:40:00Z">
              <w:del w:id="1246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20</w:delText>
                </w:r>
              </w:del>
            </w:ins>
          </w:p>
        </w:tc>
        <w:tc>
          <w:tcPr>
            <w:tcW w:w="851" w:type="dxa"/>
          </w:tcPr>
          <w:p w14:paraId="438E4761" w14:textId="6171FBD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7" w:author="Student" w:date="2024-10-18T12:40:00Z"/>
                <w:del w:id="1248" w:author="nikitadorogin@yandex.ru" w:date="2024-10-23T15:13:00Z"/>
                <w:b/>
                <w:lang w:val="ru-RU"/>
              </w:rPr>
            </w:pPr>
          </w:p>
          <w:p w14:paraId="44552516" w14:textId="72DB6B9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49" w:author="Student" w:date="2024-10-18T12:40:00Z"/>
                <w:del w:id="1250" w:author="nikitadorogin@yandex.ru" w:date="2024-10-23T15:13:00Z"/>
                <w:b/>
                <w:lang w:val="ru-RU"/>
              </w:rPr>
            </w:pPr>
            <w:ins w:id="1251" w:author="Student" w:date="2024-10-18T12:40:00Z">
              <w:del w:id="1252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25</w:delText>
                </w:r>
              </w:del>
            </w:ins>
          </w:p>
        </w:tc>
        <w:tc>
          <w:tcPr>
            <w:tcW w:w="851" w:type="dxa"/>
          </w:tcPr>
          <w:p w14:paraId="117CA1EC" w14:textId="66BC394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3" w:author="Student" w:date="2024-10-18T12:40:00Z"/>
                <w:del w:id="1254" w:author="nikitadorogin@yandex.ru" w:date="2024-10-23T15:13:00Z"/>
                <w:b/>
                <w:lang w:val="ru-RU"/>
              </w:rPr>
            </w:pPr>
          </w:p>
          <w:p w14:paraId="755CA7E8" w14:textId="1AB98D3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5" w:author="Student" w:date="2024-10-18T12:40:00Z"/>
                <w:del w:id="1256" w:author="nikitadorogin@yandex.ru" w:date="2024-10-23T15:13:00Z"/>
                <w:b/>
                <w:lang w:val="ru-RU"/>
              </w:rPr>
            </w:pPr>
            <w:ins w:id="1257" w:author="Student" w:date="2024-10-18T12:40:00Z">
              <w:del w:id="125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30</w:delText>
                </w:r>
              </w:del>
            </w:ins>
          </w:p>
        </w:tc>
        <w:tc>
          <w:tcPr>
            <w:tcW w:w="851" w:type="dxa"/>
          </w:tcPr>
          <w:p w14:paraId="7EA272ED" w14:textId="5B6C530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59" w:author="Student" w:date="2024-10-18T12:40:00Z"/>
                <w:del w:id="1260" w:author="nikitadorogin@yandex.ru" w:date="2024-10-23T15:13:00Z"/>
                <w:b/>
                <w:lang w:val="ru-RU"/>
              </w:rPr>
            </w:pPr>
          </w:p>
          <w:p w14:paraId="391FF3D8" w14:textId="26456EF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61" w:author="Student" w:date="2024-10-18T12:40:00Z"/>
                <w:del w:id="1262" w:author="nikitadorogin@yandex.ru" w:date="2024-10-23T15:13:00Z"/>
                <w:b/>
                <w:lang w:val="ru-RU"/>
              </w:rPr>
            </w:pPr>
            <w:ins w:id="1263" w:author="Student" w:date="2024-10-18T12:40:00Z">
              <w:del w:id="1264" w:author="nikitadorogin@yandex.ru" w:date="2024-10-23T15:13:00Z">
                <w:r w:rsidDel="00824A49">
                  <w:rPr>
                    <w:b/>
                    <w:lang w:val="ru-RU"/>
                  </w:rPr>
                  <w:delText>35</w:delText>
                </w:r>
              </w:del>
            </w:ins>
          </w:p>
        </w:tc>
        <w:tc>
          <w:tcPr>
            <w:tcW w:w="852" w:type="dxa"/>
          </w:tcPr>
          <w:p w14:paraId="19DA8827" w14:textId="50BF7A6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65" w:author="Student" w:date="2024-10-18T12:40:00Z"/>
                <w:del w:id="1266" w:author="nikitadorogin@yandex.ru" w:date="2024-10-23T15:13:00Z"/>
                <w:b/>
                <w:lang w:val="ru-RU"/>
              </w:rPr>
            </w:pPr>
          </w:p>
          <w:p w14:paraId="6FA5FC1C" w14:textId="20549F0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67" w:author="Student" w:date="2024-10-18T12:40:00Z"/>
                <w:del w:id="1268" w:author="nikitadorogin@yandex.ru" w:date="2024-10-23T15:13:00Z"/>
                <w:b/>
                <w:lang w:val="ru-RU"/>
              </w:rPr>
            </w:pPr>
            <w:ins w:id="1269" w:author="Student" w:date="2024-10-18T12:40:00Z">
              <w:del w:id="1270" w:author="nikitadorogin@yandex.ru" w:date="2024-10-23T15:13:00Z">
                <w:r w:rsidDel="00824A49">
                  <w:rPr>
                    <w:b/>
                    <w:lang w:val="ru-RU"/>
                  </w:rPr>
                  <w:delText>40</w:delText>
                </w:r>
              </w:del>
            </w:ins>
          </w:p>
        </w:tc>
      </w:tr>
      <w:tr w:rsidR="00B379F1" w:rsidRPr="00242197" w:rsidDel="00824A49" w14:paraId="2396008E" w14:textId="113435B3" w:rsidTr="002365CB">
        <w:trPr>
          <w:trHeight w:val="581"/>
          <w:ins w:id="1271" w:author="Student" w:date="2024-10-18T12:40:00Z"/>
          <w:del w:id="1272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32316825" w14:textId="013EE22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273" w:author="Student" w:date="2024-10-18T12:40:00Z"/>
                <w:del w:id="1274" w:author="nikitadorogin@yandex.ru" w:date="2024-10-23T15:13:00Z"/>
                <w:b/>
                <w:lang w:val="ru-RU"/>
              </w:rPr>
            </w:pPr>
            <w:ins w:id="1275" w:author="Student" w:date="2024-10-18T12:40:00Z">
              <w:del w:id="1276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C752C9C" w14:textId="20C419B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77" w:author="Student" w:date="2024-10-18T12:40:00Z"/>
                <w:del w:id="1278" w:author="nikitadorogin@yandex.ru" w:date="2024-10-23T15:13:00Z"/>
                <w:lang w:val="ru-RU"/>
              </w:rPr>
            </w:pPr>
            <w:ins w:id="1279" w:author="Student" w:date="2024-10-18T12:40:00Z">
              <w:del w:id="1280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263D15FE" w14:textId="0C3D0F3A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81" w:author="Student" w:date="2024-10-18T12:40:00Z"/>
                <w:del w:id="1282" w:author="nikitadorogin@yandex.ru" w:date="2024-10-23T15:13:00Z"/>
                <w:lang w:val="ru-RU"/>
              </w:rPr>
            </w:pPr>
            <w:ins w:id="1283" w:author="Student" w:date="2024-10-18T12:40:00Z">
              <w:del w:id="1284" w:author="nikitadorogin@yandex.ru" w:date="2024-10-23T15:13:00Z">
                <w:r w:rsidDel="00824A49">
                  <w:rPr>
                    <w:lang w:val="ru-RU"/>
                  </w:rPr>
                  <w:delText>0,95</w:delText>
                </w:r>
              </w:del>
            </w:ins>
          </w:p>
        </w:tc>
        <w:tc>
          <w:tcPr>
            <w:tcW w:w="851" w:type="dxa"/>
            <w:vAlign w:val="bottom"/>
          </w:tcPr>
          <w:p w14:paraId="10818964" w14:textId="7EDCF1E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85" w:author="Student" w:date="2024-10-18T12:40:00Z"/>
                <w:del w:id="1286" w:author="nikitadorogin@yandex.ru" w:date="2024-10-23T15:13:00Z"/>
                <w:lang w:val="ru-RU"/>
              </w:rPr>
            </w:pPr>
            <w:ins w:id="1287" w:author="Student" w:date="2024-10-18T12:40:00Z">
              <w:del w:id="1288" w:author="nikitadorogin@yandex.ru" w:date="2024-10-23T15:13:00Z">
                <w:r w:rsidDel="00824A49">
                  <w:rPr>
                    <w:lang w:val="ru-RU"/>
                  </w:rPr>
                  <w:delText>0,9</w:delText>
                </w:r>
              </w:del>
            </w:ins>
          </w:p>
        </w:tc>
        <w:tc>
          <w:tcPr>
            <w:tcW w:w="851" w:type="dxa"/>
            <w:vAlign w:val="bottom"/>
          </w:tcPr>
          <w:p w14:paraId="54808C2E" w14:textId="6A92C13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89" w:author="Student" w:date="2024-10-18T12:40:00Z"/>
                <w:del w:id="1290" w:author="nikitadorogin@yandex.ru" w:date="2024-10-23T15:13:00Z"/>
                <w:lang w:val="ru-RU"/>
              </w:rPr>
            </w:pPr>
            <w:ins w:id="1291" w:author="Student" w:date="2024-10-18T12:40:00Z">
              <w:del w:id="1292" w:author="nikitadorogin@yandex.ru" w:date="2024-10-23T15:13:00Z">
                <w:r w:rsidDel="00824A49">
                  <w:rPr>
                    <w:lang w:val="ru-RU"/>
                  </w:rPr>
                  <w:delText>0,85</w:delText>
                </w:r>
              </w:del>
            </w:ins>
          </w:p>
        </w:tc>
        <w:tc>
          <w:tcPr>
            <w:tcW w:w="851" w:type="dxa"/>
            <w:vAlign w:val="bottom"/>
          </w:tcPr>
          <w:p w14:paraId="628EAC28" w14:textId="70A3B2DC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93" w:author="Student" w:date="2024-10-18T12:40:00Z"/>
                <w:del w:id="1294" w:author="nikitadorogin@yandex.ru" w:date="2024-10-23T15:13:00Z"/>
                <w:lang w:val="ru-RU"/>
              </w:rPr>
            </w:pPr>
            <w:ins w:id="1295" w:author="Student" w:date="2024-10-18T12:40:00Z">
              <w:del w:id="1296" w:author="nikitadorogin@yandex.ru" w:date="2024-10-23T15:13:00Z">
                <w:r w:rsidDel="00824A49">
                  <w:rPr>
                    <w:lang w:val="ru-RU"/>
                  </w:rPr>
                  <w:delText>0,8</w:delText>
                </w:r>
              </w:del>
            </w:ins>
          </w:p>
        </w:tc>
        <w:tc>
          <w:tcPr>
            <w:tcW w:w="851" w:type="dxa"/>
            <w:vAlign w:val="bottom"/>
          </w:tcPr>
          <w:p w14:paraId="166F6681" w14:textId="61CE2DB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297" w:author="Student" w:date="2024-10-18T12:40:00Z"/>
                <w:del w:id="1298" w:author="nikitadorogin@yandex.ru" w:date="2024-10-23T15:13:00Z"/>
                <w:lang w:val="ru-RU"/>
              </w:rPr>
            </w:pPr>
            <w:ins w:id="1299" w:author="Student" w:date="2024-10-18T12:40:00Z">
              <w:del w:id="1300" w:author="nikitadorogin@yandex.ru" w:date="2024-10-23T15:13:00Z">
                <w:r w:rsidDel="00824A49">
                  <w:rPr>
                    <w:lang w:val="ru-RU"/>
                  </w:rPr>
                  <w:delText>0,75</w:delText>
                </w:r>
              </w:del>
            </w:ins>
          </w:p>
        </w:tc>
        <w:tc>
          <w:tcPr>
            <w:tcW w:w="851" w:type="dxa"/>
            <w:vAlign w:val="bottom"/>
          </w:tcPr>
          <w:p w14:paraId="4ABC32E3" w14:textId="61A13AF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01" w:author="Student" w:date="2024-10-18T12:40:00Z"/>
                <w:del w:id="1302" w:author="nikitadorogin@yandex.ru" w:date="2024-10-23T15:13:00Z"/>
                <w:lang w:val="ru-RU"/>
              </w:rPr>
            </w:pPr>
            <w:ins w:id="1303" w:author="Student" w:date="2024-10-18T12:40:00Z">
              <w:del w:id="1304" w:author="nikitadorogin@yandex.ru" w:date="2024-10-23T15:13:00Z">
                <w:r w:rsidDel="00824A49">
                  <w:rPr>
                    <w:lang w:val="ru-RU"/>
                  </w:rPr>
                  <w:delText>0,7</w:delText>
                </w:r>
              </w:del>
            </w:ins>
          </w:p>
        </w:tc>
        <w:tc>
          <w:tcPr>
            <w:tcW w:w="851" w:type="dxa"/>
            <w:vAlign w:val="bottom"/>
          </w:tcPr>
          <w:p w14:paraId="30F90801" w14:textId="3140DF6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05" w:author="Student" w:date="2024-10-18T12:40:00Z"/>
                <w:del w:id="1306" w:author="nikitadorogin@yandex.ru" w:date="2024-10-23T15:13:00Z"/>
                <w:lang w:val="ru-RU"/>
              </w:rPr>
            </w:pPr>
            <w:ins w:id="1307" w:author="Student" w:date="2024-10-18T12:40:00Z">
              <w:del w:id="1308" w:author="nikitadorogin@yandex.ru" w:date="2024-10-23T15:13:00Z">
                <w:r w:rsidDel="00824A49">
                  <w:rPr>
                    <w:lang w:val="ru-RU"/>
                  </w:rPr>
                  <w:delText>0,6</w:delText>
                </w:r>
              </w:del>
            </w:ins>
            <w:ins w:id="1309" w:author="Student" w:date="2024-10-18T12:44:00Z">
              <w:del w:id="1310" w:author="nikitadorogin@yandex.ru" w:date="2024-10-23T15:13:00Z">
                <w:r w:rsidDel="00824A49">
                  <w:rPr>
                    <w:lang w:val="ru-RU"/>
                  </w:rPr>
                  <w:delText>5</w:delText>
                </w:r>
              </w:del>
            </w:ins>
          </w:p>
        </w:tc>
        <w:tc>
          <w:tcPr>
            <w:tcW w:w="852" w:type="dxa"/>
          </w:tcPr>
          <w:p w14:paraId="5CB4EA86" w14:textId="1E6B309A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11" w:author="Student" w:date="2024-10-18T12:40:00Z"/>
                <w:del w:id="1312" w:author="nikitadorogin@yandex.ru" w:date="2024-10-23T15:13:00Z"/>
                <w:lang w:val="ru-RU"/>
              </w:rPr>
            </w:pPr>
            <w:ins w:id="1313" w:author="Student" w:date="2024-10-18T12:40:00Z">
              <w:del w:id="1314" w:author="nikitadorogin@yandex.ru" w:date="2024-10-23T15:13:00Z">
                <w:r w:rsidDel="00824A49">
                  <w:rPr>
                    <w:lang w:val="ru-RU"/>
                  </w:rPr>
                  <w:delText>0,6</w:delText>
                </w:r>
              </w:del>
            </w:ins>
          </w:p>
        </w:tc>
      </w:tr>
      <w:tr w:rsidR="00B379F1" w:rsidRPr="00242197" w:rsidDel="00824A49" w14:paraId="41A99F78" w14:textId="08AC6B95" w:rsidTr="002365CB">
        <w:trPr>
          <w:trHeight w:val="576"/>
          <w:ins w:id="1315" w:author="Student" w:date="2024-10-18T12:40:00Z"/>
          <w:del w:id="1316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4CA01450" w14:textId="594EA875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17" w:author="Student" w:date="2024-10-18T12:40:00Z"/>
                <w:del w:id="1318" w:author="nikitadorogin@yandex.ru" w:date="2024-10-23T15:13:00Z"/>
                <w:rFonts w:ascii="Arial" w:hAnsi="Arial"/>
                <w:b/>
                <w:lang w:val="ru-RU"/>
              </w:rPr>
            </w:pPr>
            <w:ins w:id="1319" w:author="Student" w:date="2024-10-18T12:40:00Z">
              <w:del w:id="1320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34381AE7" w14:textId="01795822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21" w:author="Student" w:date="2024-10-18T12:40:00Z"/>
                <w:del w:id="1322" w:author="nikitadorogin@yandex.ru" w:date="2024-10-23T15:13:00Z"/>
                <w:rFonts w:ascii="Arial" w:hAnsi="Arial"/>
                <w:lang w:val="ru-RU"/>
              </w:rPr>
            </w:pPr>
            <w:ins w:id="1323" w:author="Student" w:date="2024-10-18T12:40:00Z">
              <w:del w:id="1324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676CE196" w14:textId="7D78F15D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25" w:author="Student" w:date="2024-10-18T12:40:00Z"/>
                <w:del w:id="1326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327" w:author="Student" w:date="2024-10-18T12:41:00Z">
              <w:del w:id="1328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62,29</w:delText>
                </w:r>
              </w:del>
            </w:ins>
          </w:p>
        </w:tc>
        <w:tc>
          <w:tcPr>
            <w:tcW w:w="851" w:type="dxa"/>
            <w:vAlign w:val="bottom"/>
          </w:tcPr>
          <w:p w14:paraId="5717373E" w14:textId="3C26A6BD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29" w:author="Student" w:date="2024-10-18T12:40:00Z"/>
                <w:del w:id="1330" w:author="nikitadorogin@yandex.ru" w:date="2024-10-23T15:13:00Z"/>
                <w:sz w:val="24"/>
                <w:szCs w:val="24"/>
                <w:lang w:val="ru-RU"/>
              </w:rPr>
            </w:pPr>
            <w:ins w:id="1331" w:author="Student" w:date="2024-10-18T12:41:00Z">
              <w:del w:id="133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56</w:delText>
                </w:r>
              </w:del>
            </w:ins>
            <w:ins w:id="1333" w:author="Student" w:date="2024-10-18T12:42:00Z">
              <w:del w:id="133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,43</w:delText>
                </w:r>
              </w:del>
            </w:ins>
          </w:p>
        </w:tc>
        <w:tc>
          <w:tcPr>
            <w:tcW w:w="851" w:type="dxa"/>
            <w:vAlign w:val="bottom"/>
          </w:tcPr>
          <w:p w14:paraId="30AF3A1D" w14:textId="32441505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35" w:author="Student" w:date="2024-10-18T12:40:00Z"/>
                <w:del w:id="1336" w:author="nikitadorogin@yandex.ru" w:date="2024-10-23T15:13:00Z"/>
                <w:sz w:val="24"/>
                <w:szCs w:val="24"/>
                <w:lang w:val="ru-RU"/>
              </w:rPr>
            </w:pPr>
            <w:ins w:id="1337" w:author="Student" w:date="2024-10-18T12:42:00Z">
              <w:del w:id="133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50,6</w:delText>
                </w:r>
              </w:del>
            </w:ins>
          </w:p>
        </w:tc>
        <w:tc>
          <w:tcPr>
            <w:tcW w:w="851" w:type="dxa"/>
            <w:vAlign w:val="bottom"/>
          </w:tcPr>
          <w:p w14:paraId="4D55364A" w14:textId="5607BBA3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39" w:author="Student" w:date="2024-10-18T12:40:00Z"/>
                <w:del w:id="1340" w:author="nikitadorogin@yandex.ru" w:date="2024-10-23T15:13:00Z"/>
                <w:sz w:val="24"/>
                <w:szCs w:val="24"/>
                <w:lang w:val="ru-RU"/>
              </w:rPr>
            </w:pPr>
            <w:ins w:id="1341" w:author="Student" w:date="2024-10-18T12:42:00Z">
              <w:del w:id="134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44,82</w:delText>
                </w:r>
              </w:del>
            </w:ins>
          </w:p>
        </w:tc>
        <w:tc>
          <w:tcPr>
            <w:tcW w:w="851" w:type="dxa"/>
            <w:vAlign w:val="bottom"/>
          </w:tcPr>
          <w:p w14:paraId="591080DC" w14:textId="4A0A5D4E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43" w:author="Student" w:date="2024-10-18T12:40:00Z"/>
                <w:del w:id="1344" w:author="nikitadorogin@yandex.ru" w:date="2024-10-23T15:13:00Z"/>
                <w:sz w:val="24"/>
                <w:szCs w:val="24"/>
                <w:lang w:val="ru-RU"/>
              </w:rPr>
            </w:pPr>
            <w:ins w:id="1345" w:author="Student" w:date="2024-10-18T12:42:00Z">
              <w:del w:id="134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39,1</w:delText>
                </w:r>
              </w:del>
            </w:ins>
          </w:p>
        </w:tc>
        <w:tc>
          <w:tcPr>
            <w:tcW w:w="851" w:type="dxa"/>
            <w:vAlign w:val="bottom"/>
          </w:tcPr>
          <w:p w14:paraId="692C58CD" w14:textId="42AA950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47" w:author="Student" w:date="2024-10-18T12:40:00Z"/>
                <w:del w:id="1348" w:author="nikitadorogin@yandex.ru" w:date="2024-10-23T15:13:00Z"/>
                <w:sz w:val="24"/>
                <w:szCs w:val="24"/>
                <w:lang w:val="ru-RU"/>
              </w:rPr>
            </w:pPr>
            <w:ins w:id="1349" w:author="Student" w:date="2024-10-18T12:42:00Z">
              <w:del w:id="135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33,46</w:delText>
                </w:r>
              </w:del>
            </w:ins>
          </w:p>
        </w:tc>
        <w:tc>
          <w:tcPr>
            <w:tcW w:w="851" w:type="dxa"/>
            <w:vAlign w:val="bottom"/>
          </w:tcPr>
          <w:p w14:paraId="6557AB5A" w14:textId="52EB14F6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51" w:author="Student" w:date="2024-10-18T12:40:00Z"/>
                <w:del w:id="1352" w:author="nikitadorogin@yandex.ru" w:date="2024-10-23T15:13:00Z"/>
                <w:sz w:val="24"/>
                <w:szCs w:val="24"/>
                <w:lang w:val="ru-RU"/>
              </w:rPr>
            </w:pPr>
            <w:ins w:id="1353" w:author="Student" w:date="2024-10-18T12:44:00Z">
              <w:del w:id="135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27,91</w:delText>
                </w:r>
              </w:del>
            </w:ins>
          </w:p>
        </w:tc>
        <w:tc>
          <w:tcPr>
            <w:tcW w:w="852" w:type="dxa"/>
          </w:tcPr>
          <w:p w14:paraId="6F5597B3" w14:textId="75062AF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55" w:author="Student" w:date="2024-10-18T12:40:00Z"/>
                <w:del w:id="1356" w:author="nikitadorogin@yandex.ru" w:date="2024-10-23T15:13:00Z"/>
                <w:sz w:val="24"/>
                <w:szCs w:val="24"/>
                <w:lang w:val="ru-RU"/>
              </w:rPr>
            </w:pPr>
            <w:ins w:id="1357" w:author="Student" w:date="2024-10-18T12:44:00Z">
              <w:del w:id="135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22,5</w:delText>
                </w:r>
              </w:del>
            </w:ins>
          </w:p>
        </w:tc>
      </w:tr>
      <w:tr w:rsidR="00B379F1" w:rsidRPr="00242197" w:rsidDel="00824A49" w14:paraId="4595F382" w14:textId="73E36407" w:rsidTr="002365CB">
        <w:trPr>
          <w:trHeight w:val="581"/>
          <w:ins w:id="1359" w:author="Student" w:date="2024-10-18T12:40:00Z"/>
          <w:del w:id="1360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235798BC" w14:textId="1735B1C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61" w:author="Student" w:date="2024-10-18T12:40:00Z"/>
                <w:del w:id="1362" w:author="nikitadorogin@yandex.ru" w:date="2024-10-23T15:13:00Z"/>
                <w:b/>
                <w:lang w:val="en-US"/>
              </w:rPr>
            </w:pPr>
            <w:ins w:id="1363" w:author="Student" w:date="2024-10-18T12:40:00Z">
              <w:del w:id="1364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728B2B7A" w14:textId="37A5D94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365" w:author="Student" w:date="2024-10-18T12:40:00Z"/>
                <w:del w:id="1366" w:author="nikitadorogin@yandex.ru" w:date="2024-10-23T15:13:00Z"/>
                <w:b/>
                <w:lang w:val="ru-RU"/>
              </w:rPr>
            </w:pPr>
            <w:ins w:id="1367" w:author="Student" w:date="2024-10-18T12:40:00Z">
              <w:del w:id="136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600FD696" w14:textId="5DD7975A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69" w:author="Student" w:date="2024-10-18T12:40:00Z"/>
                <w:del w:id="1370" w:author="nikitadorogin@yandex.ru" w:date="2024-10-23T15:13:00Z"/>
                <w:b/>
                <w:lang w:val="en-US"/>
              </w:rPr>
            </w:pPr>
            <w:ins w:id="1371" w:author="Student" w:date="2024-10-18T12:40:00Z">
              <w:del w:id="1372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5AA82EA7" w14:textId="612E044C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373" w:author="Student" w:date="2024-10-18T12:40:00Z"/>
                <w:del w:id="1374" w:author="nikitadorogin@yandex.ru" w:date="2024-10-23T15:13:00Z"/>
                <w:rFonts w:ascii="Arial" w:hAnsi="Arial"/>
                <w:lang w:val="en-US"/>
              </w:rPr>
            </w:pPr>
            <w:ins w:id="1375" w:author="Student" w:date="2024-10-18T12:40:00Z">
              <w:del w:id="1376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0112A7AB" w14:textId="3D67C99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77" w:author="Student" w:date="2024-10-18T12:40:00Z"/>
                <w:del w:id="1378" w:author="nikitadorogin@yandex.ru" w:date="2024-10-23T15:13:00Z"/>
                <w:b/>
                <w:lang w:val="ru-RU"/>
              </w:rPr>
            </w:pPr>
          </w:p>
          <w:p w14:paraId="43B70D48" w14:textId="729EF7F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79" w:author="Student" w:date="2024-10-18T12:40:00Z"/>
                <w:del w:id="1380" w:author="nikitadorogin@yandex.ru" w:date="2024-10-23T15:13:00Z"/>
                <w:b/>
                <w:lang w:val="ru-RU"/>
              </w:rPr>
            </w:pPr>
            <w:ins w:id="1381" w:author="Student" w:date="2024-10-18T12:40:00Z">
              <w:del w:id="1382" w:author="nikitadorogin@yandex.ru" w:date="2024-10-23T15:13:00Z">
                <w:r w:rsidDel="00824A49">
                  <w:rPr>
                    <w:b/>
                    <w:lang w:val="ru-RU"/>
                  </w:rPr>
                  <w:delText>45</w:delText>
                </w:r>
              </w:del>
            </w:ins>
          </w:p>
        </w:tc>
        <w:tc>
          <w:tcPr>
            <w:tcW w:w="851" w:type="dxa"/>
          </w:tcPr>
          <w:p w14:paraId="60856BE8" w14:textId="579B6C2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3" w:author="Student" w:date="2024-10-18T12:40:00Z"/>
                <w:del w:id="1384" w:author="nikitadorogin@yandex.ru" w:date="2024-10-23T15:13:00Z"/>
                <w:b/>
                <w:lang w:val="ru-RU"/>
              </w:rPr>
            </w:pPr>
          </w:p>
          <w:p w14:paraId="79898609" w14:textId="6C8651F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5" w:author="Student" w:date="2024-10-18T12:40:00Z"/>
                <w:del w:id="1386" w:author="nikitadorogin@yandex.ru" w:date="2024-10-23T15:13:00Z"/>
                <w:b/>
                <w:lang w:val="ru-RU"/>
              </w:rPr>
            </w:pPr>
            <w:ins w:id="1387" w:author="Student" w:date="2024-10-18T12:40:00Z">
              <w:del w:id="1388" w:author="nikitadorogin@yandex.ru" w:date="2024-10-23T15:13:00Z">
                <w:r w:rsidDel="00824A49">
                  <w:rPr>
                    <w:b/>
                    <w:lang w:val="ru-RU"/>
                  </w:rPr>
                  <w:delText>5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BE7F08C" w14:textId="780465F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89" w:author="Student" w:date="2024-10-18T12:40:00Z"/>
                <w:del w:id="1390" w:author="nikitadorogin@yandex.ru" w:date="2024-10-23T15:13:00Z"/>
                <w:b/>
                <w:lang w:val="ru-RU"/>
              </w:rPr>
            </w:pPr>
          </w:p>
          <w:p w14:paraId="7C03E646" w14:textId="1FA921F1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91" w:author="Student" w:date="2024-10-18T12:40:00Z"/>
                <w:del w:id="1392" w:author="nikitadorogin@yandex.ru" w:date="2024-10-23T15:13:00Z"/>
                <w:b/>
                <w:lang w:val="ru-RU"/>
              </w:rPr>
            </w:pPr>
            <w:ins w:id="1393" w:author="Student" w:date="2024-10-18T12:40:00Z">
              <w:del w:id="1394" w:author="nikitadorogin@yandex.ru" w:date="2024-10-23T15:13:00Z">
                <w:r w:rsidDel="00824A49">
                  <w:rPr>
                    <w:b/>
                    <w:lang w:val="ru-RU"/>
                  </w:rPr>
                  <w:delText>55</w:delText>
                </w:r>
              </w:del>
            </w:ins>
          </w:p>
        </w:tc>
        <w:tc>
          <w:tcPr>
            <w:tcW w:w="851" w:type="dxa"/>
          </w:tcPr>
          <w:p w14:paraId="3CA60D35" w14:textId="3687E91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95" w:author="Student" w:date="2024-10-18T12:40:00Z"/>
                <w:del w:id="1396" w:author="nikitadorogin@yandex.ru" w:date="2024-10-23T15:13:00Z"/>
                <w:b/>
                <w:lang w:val="ru-RU"/>
              </w:rPr>
            </w:pPr>
          </w:p>
          <w:p w14:paraId="495574CF" w14:textId="4A2BD2E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397" w:author="Student" w:date="2024-10-18T12:40:00Z"/>
                <w:del w:id="1398" w:author="nikitadorogin@yandex.ru" w:date="2024-10-23T15:13:00Z"/>
                <w:b/>
                <w:lang w:val="ru-RU"/>
              </w:rPr>
            </w:pPr>
            <w:ins w:id="1399" w:author="Student" w:date="2024-10-18T12:40:00Z">
              <w:del w:id="1400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6E6EF8C5" w14:textId="0E4807A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1" w:author="Student" w:date="2024-10-18T12:40:00Z"/>
                <w:del w:id="1402" w:author="nikitadorogin@yandex.ru" w:date="2024-10-23T15:13:00Z"/>
                <w:b/>
                <w:lang w:val="ru-RU"/>
              </w:rPr>
            </w:pPr>
          </w:p>
          <w:p w14:paraId="324A9A06" w14:textId="3743165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3" w:author="Student" w:date="2024-10-18T12:40:00Z"/>
                <w:del w:id="1404" w:author="nikitadorogin@yandex.ru" w:date="2024-10-23T15:13:00Z"/>
                <w:b/>
                <w:lang w:val="ru-RU"/>
              </w:rPr>
            </w:pPr>
            <w:ins w:id="1405" w:author="Student" w:date="2024-10-18T12:40:00Z">
              <w:del w:id="1406" w:author="nikitadorogin@yandex.ru" w:date="2024-10-23T15:13:00Z">
                <w:r w:rsidDel="00824A49">
                  <w:rPr>
                    <w:b/>
                    <w:lang w:val="ru-RU"/>
                  </w:rPr>
                  <w:delText>6</w:delText>
                </w:r>
                <w:r w:rsidRPr="00242197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851" w:type="dxa"/>
          </w:tcPr>
          <w:p w14:paraId="7303A6C7" w14:textId="23BE0B96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7" w:author="Student" w:date="2024-10-18T12:40:00Z"/>
                <w:del w:id="1408" w:author="nikitadorogin@yandex.ru" w:date="2024-10-23T15:13:00Z"/>
                <w:b/>
                <w:lang w:val="ru-RU"/>
              </w:rPr>
            </w:pPr>
          </w:p>
          <w:p w14:paraId="6E220EE2" w14:textId="051749A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09" w:author="Student" w:date="2024-10-18T12:40:00Z"/>
                <w:del w:id="1410" w:author="nikitadorogin@yandex.ru" w:date="2024-10-23T15:13:00Z"/>
                <w:b/>
                <w:lang w:val="ru-RU"/>
              </w:rPr>
            </w:pPr>
            <w:ins w:id="1411" w:author="Student" w:date="2024-10-18T12:40:00Z">
              <w:del w:id="1412" w:author="nikitadorogin@yandex.ru" w:date="2024-10-23T15:13:00Z">
                <w:r w:rsidDel="00824A49">
                  <w:rPr>
                    <w:b/>
                    <w:lang w:val="ru-RU"/>
                  </w:rPr>
                  <w:delText>7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2BA1F834" w14:textId="6970B40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3" w:author="Student" w:date="2024-10-18T12:40:00Z"/>
                <w:del w:id="1414" w:author="nikitadorogin@yandex.ru" w:date="2024-10-23T15:13:00Z"/>
                <w:b/>
                <w:lang w:val="ru-RU"/>
              </w:rPr>
            </w:pPr>
          </w:p>
          <w:p w14:paraId="7FBB9F5B" w14:textId="243252F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5" w:author="Student" w:date="2024-10-18T12:40:00Z"/>
                <w:del w:id="1416" w:author="nikitadorogin@yandex.ru" w:date="2024-10-23T15:13:00Z"/>
                <w:b/>
                <w:lang w:val="ru-RU"/>
              </w:rPr>
            </w:pPr>
            <w:ins w:id="1417" w:author="Student" w:date="2024-10-18T12:40:00Z">
              <w:del w:id="1418" w:author="nikitadorogin@yandex.ru" w:date="2024-10-23T15:13:00Z">
                <w:r w:rsidDel="00824A49">
                  <w:rPr>
                    <w:b/>
                    <w:lang w:val="ru-RU"/>
                  </w:rPr>
                  <w:delText>75</w:delText>
                </w:r>
              </w:del>
            </w:ins>
          </w:p>
        </w:tc>
        <w:tc>
          <w:tcPr>
            <w:tcW w:w="852" w:type="dxa"/>
          </w:tcPr>
          <w:p w14:paraId="5BDD564D" w14:textId="39A596C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19" w:author="Student" w:date="2024-10-18T12:40:00Z"/>
                <w:del w:id="1420" w:author="nikitadorogin@yandex.ru" w:date="2024-10-23T15:13:00Z"/>
                <w:b/>
                <w:lang w:val="ru-RU"/>
              </w:rPr>
            </w:pPr>
          </w:p>
          <w:p w14:paraId="5544A5B5" w14:textId="47ED40F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21" w:author="Student" w:date="2024-10-18T12:40:00Z"/>
                <w:del w:id="1422" w:author="nikitadorogin@yandex.ru" w:date="2024-10-23T15:13:00Z"/>
                <w:b/>
                <w:lang w:val="ru-RU"/>
              </w:rPr>
            </w:pPr>
            <w:ins w:id="1423" w:author="Student" w:date="2024-10-18T12:40:00Z">
              <w:del w:id="1424" w:author="nikitadorogin@yandex.ru" w:date="2024-10-23T15:13:00Z">
                <w:r w:rsidDel="00824A49">
                  <w:rPr>
                    <w:b/>
                    <w:lang w:val="ru-RU"/>
                  </w:rPr>
                  <w:delText>80</w:delText>
                </w:r>
              </w:del>
            </w:ins>
          </w:p>
        </w:tc>
      </w:tr>
      <w:tr w:rsidR="00B379F1" w:rsidRPr="00242197" w:rsidDel="00824A49" w14:paraId="2BE62005" w14:textId="0EEFD048" w:rsidTr="002365CB">
        <w:trPr>
          <w:trHeight w:val="581"/>
          <w:ins w:id="1425" w:author="Student" w:date="2024-10-18T12:40:00Z"/>
          <w:del w:id="1426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24ABAB81" w14:textId="1ECEF55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427" w:author="Student" w:date="2024-10-18T12:40:00Z"/>
                <w:del w:id="1428" w:author="nikitadorogin@yandex.ru" w:date="2024-10-23T15:13:00Z"/>
                <w:b/>
                <w:lang w:val="ru-RU"/>
              </w:rPr>
            </w:pPr>
            <w:ins w:id="1429" w:author="Student" w:date="2024-10-18T12:40:00Z">
              <w:del w:id="1430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68DF2F34" w14:textId="3D995032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31" w:author="Student" w:date="2024-10-18T12:40:00Z"/>
                <w:del w:id="1432" w:author="nikitadorogin@yandex.ru" w:date="2024-10-23T15:13:00Z"/>
                <w:lang w:val="ru-RU"/>
              </w:rPr>
            </w:pPr>
            <w:ins w:id="1433" w:author="Student" w:date="2024-10-18T12:40:00Z">
              <w:del w:id="1434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5522D8B2" w14:textId="30C4B49C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35" w:author="Student" w:date="2024-10-18T12:40:00Z"/>
                <w:del w:id="1436" w:author="nikitadorogin@yandex.ru" w:date="2024-10-23T15:13:00Z"/>
                <w:lang w:val="ru-RU"/>
              </w:rPr>
            </w:pPr>
            <w:ins w:id="1437" w:author="Student" w:date="2024-10-18T12:40:00Z">
              <w:del w:id="1438" w:author="nikitadorogin@yandex.ru" w:date="2024-10-23T15:13:00Z">
                <w:r w:rsidDel="00824A49">
                  <w:rPr>
                    <w:lang w:val="ru-RU"/>
                  </w:rPr>
                  <w:delText>0,55</w:delText>
                </w:r>
              </w:del>
            </w:ins>
          </w:p>
        </w:tc>
        <w:tc>
          <w:tcPr>
            <w:tcW w:w="851" w:type="dxa"/>
            <w:vAlign w:val="bottom"/>
          </w:tcPr>
          <w:p w14:paraId="34E019B4" w14:textId="23EDBF49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39" w:author="Student" w:date="2024-10-18T12:40:00Z"/>
                <w:del w:id="1440" w:author="nikitadorogin@yandex.ru" w:date="2024-10-23T15:13:00Z"/>
                <w:lang w:val="ru-RU"/>
              </w:rPr>
            </w:pPr>
            <w:ins w:id="1441" w:author="Student" w:date="2024-10-18T12:40:00Z">
              <w:del w:id="1442" w:author="nikitadorogin@yandex.ru" w:date="2024-10-23T15:13:00Z">
                <w:r w:rsidDel="00824A49">
                  <w:rPr>
                    <w:lang w:val="ru-RU"/>
                  </w:rPr>
                  <w:delText>0,5</w:delText>
                </w:r>
              </w:del>
            </w:ins>
          </w:p>
        </w:tc>
        <w:tc>
          <w:tcPr>
            <w:tcW w:w="851" w:type="dxa"/>
            <w:vAlign w:val="bottom"/>
          </w:tcPr>
          <w:p w14:paraId="1446DD98" w14:textId="34F0908C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43" w:author="Student" w:date="2024-10-18T12:40:00Z"/>
                <w:del w:id="1444" w:author="nikitadorogin@yandex.ru" w:date="2024-10-23T15:13:00Z"/>
                <w:lang w:val="ru-RU"/>
              </w:rPr>
            </w:pPr>
            <w:ins w:id="1445" w:author="Student" w:date="2024-10-18T12:40:00Z">
              <w:del w:id="1446" w:author="nikitadorogin@yandex.ru" w:date="2024-10-23T15:13:00Z">
                <w:r w:rsidDel="00824A49">
                  <w:rPr>
                    <w:lang w:val="ru-RU"/>
                  </w:rPr>
                  <w:delText>0,45</w:delText>
                </w:r>
              </w:del>
            </w:ins>
          </w:p>
        </w:tc>
        <w:tc>
          <w:tcPr>
            <w:tcW w:w="851" w:type="dxa"/>
            <w:vAlign w:val="bottom"/>
          </w:tcPr>
          <w:p w14:paraId="7DAFC377" w14:textId="14F2D188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47" w:author="Student" w:date="2024-10-18T12:40:00Z"/>
                <w:del w:id="1448" w:author="nikitadorogin@yandex.ru" w:date="2024-10-23T15:13:00Z"/>
                <w:lang w:val="ru-RU"/>
              </w:rPr>
            </w:pPr>
            <w:ins w:id="1449" w:author="Student" w:date="2024-10-18T12:40:00Z">
              <w:del w:id="1450" w:author="nikitadorogin@yandex.ru" w:date="2024-10-23T15:13:00Z">
                <w:r w:rsidDel="00824A49">
                  <w:rPr>
                    <w:lang w:val="ru-RU"/>
                  </w:rPr>
                  <w:delText>0,4</w:delText>
                </w:r>
              </w:del>
            </w:ins>
          </w:p>
        </w:tc>
        <w:tc>
          <w:tcPr>
            <w:tcW w:w="851" w:type="dxa"/>
            <w:vAlign w:val="bottom"/>
          </w:tcPr>
          <w:p w14:paraId="5AEAB5B9" w14:textId="08A4A42B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51" w:author="Student" w:date="2024-10-18T12:40:00Z"/>
                <w:del w:id="1452" w:author="nikitadorogin@yandex.ru" w:date="2024-10-23T15:13:00Z"/>
                <w:lang w:val="ru-RU"/>
              </w:rPr>
            </w:pPr>
            <w:ins w:id="1453" w:author="Student" w:date="2024-10-18T12:40:00Z">
              <w:del w:id="1454" w:author="nikitadorogin@yandex.ru" w:date="2024-10-23T15:13:00Z">
                <w:r w:rsidDel="00824A49">
                  <w:rPr>
                    <w:lang w:val="ru-RU"/>
                  </w:rPr>
                  <w:delText>0,35</w:delText>
                </w:r>
              </w:del>
            </w:ins>
          </w:p>
        </w:tc>
        <w:tc>
          <w:tcPr>
            <w:tcW w:w="851" w:type="dxa"/>
            <w:vAlign w:val="bottom"/>
          </w:tcPr>
          <w:p w14:paraId="794A6008" w14:textId="7C5734A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55" w:author="Student" w:date="2024-10-18T12:40:00Z"/>
                <w:del w:id="1456" w:author="nikitadorogin@yandex.ru" w:date="2024-10-23T15:13:00Z"/>
                <w:lang w:val="ru-RU"/>
              </w:rPr>
            </w:pPr>
            <w:ins w:id="1457" w:author="Student" w:date="2024-10-18T12:40:00Z">
              <w:del w:id="1458" w:author="nikitadorogin@yandex.ru" w:date="2024-10-23T15:13:00Z">
                <w:r w:rsidDel="00824A49">
                  <w:rPr>
                    <w:lang w:val="ru-RU"/>
                  </w:rPr>
                  <w:delText>0,3</w:delText>
                </w:r>
              </w:del>
            </w:ins>
          </w:p>
        </w:tc>
        <w:tc>
          <w:tcPr>
            <w:tcW w:w="851" w:type="dxa"/>
            <w:vAlign w:val="bottom"/>
          </w:tcPr>
          <w:p w14:paraId="35530D57" w14:textId="11E2BBE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59" w:author="Student" w:date="2024-10-18T12:40:00Z"/>
                <w:del w:id="1460" w:author="nikitadorogin@yandex.ru" w:date="2024-10-23T15:13:00Z"/>
                <w:lang w:val="ru-RU"/>
              </w:rPr>
            </w:pPr>
            <w:ins w:id="1461" w:author="Student" w:date="2024-10-18T12:40:00Z">
              <w:del w:id="1462" w:author="nikitadorogin@yandex.ru" w:date="2024-10-23T15:13:00Z">
                <w:r w:rsidDel="00824A49">
                  <w:rPr>
                    <w:lang w:val="ru-RU"/>
                  </w:rPr>
                  <w:delText>0,25</w:delText>
                </w:r>
              </w:del>
            </w:ins>
          </w:p>
        </w:tc>
        <w:tc>
          <w:tcPr>
            <w:tcW w:w="852" w:type="dxa"/>
          </w:tcPr>
          <w:p w14:paraId="4E3394F3" w14:textId="21A696B1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63" w:author="Student" w:date="2024-10-18T12:40:00Z"/>
                <w:del w:id="1464" w:author="nikitadorogin@yandex.ru" w:date="2024-10-23T15:13:00Z"/>
                <w:lang w:val="ru-RU"/>
              </w:rPr>
            </w:pPr>
            <w:ins w:id="1465" w:author="Student" w:date="2024-10-18T12:40:00Z">
              <w:del w:id="1466" w:author="nikitadorogin@yandex.ru" w:date="2024-10-23T15:13:00Z">
                <w:r w:rsidDel="00824A49">
                  <w:rPr>
                    <w:lang w:val="ru-RU"/>
                  </w:rPr>
                  <w:delText>0,2</w:delText>
                </w:r>
              </w:del>
            </w:ins>
          </w:p>
        </w:tc>
      </w:tr>
      <w:tr w:rsidR="00B379F1" w:rsidRPr="00242197" w:rsidDel="00824A49" w14:paraId="5AC94DD7" w14:textId="335ADE89" w:rsidTr="002365CB">
        <w:trPr>
          <w:trHeight w:val="576"/>
          <w:ins w:id="1467" w:author="Student" w:date="2024-10-18T12:40:00Z"/>
          <w:del w:id="1468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36672F51" w14:textId="40CD82D3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469" w:author="Student" w:date="2024-10-18T12:40:00Z"/>
                <w:del w:id="1470" w:author="nikitadorogin@yandex.ru" w:date="2024-10-23T15:13:00Z"/>
                <w:rFonts w:ascii="Arial" w:hAnsi="Arial"/>
                <w:b/>
                <w:lang w:val="ru-RU"/>
              </w:rPr>
            </w:pPr>
            <w:ins w:id="1471" w:author="Student" w:date="2024-10-18T12:40:00Z">
              <w:del w:id="1472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F8F058D" w14:textId="2C77DCEE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73" w:author="Student" w:date="2024-10-18T12:40:00Z"/>
                <w:del w:id="1474" w:author="nikitadorogin@yandex.ru" w:date="2024-10-23T15:13:00Z"/>
                <w:rFonts w:ascii="Arial" w:hAnsi="Arial"/>
                <w:lang w:val="ru-RU"/>
              </w:rPr>
            </w:pPr>
            <w:ins w:id="1475" w:author="Student" w:date="2024-10-18T12:40:00Z">
              <w:del w:id="1476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1CD4C4DF" w14:textId="384E68DF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77" w:author="Student" w:date="2024-10-18T12:40:00Z"/>
                <w:del w:id="1478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479" w:author="Student" w:date="2024-10-18T12:44:00Z">
              <w:del w:id="1480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17,28</w:delText>
                </w:r>
              </w:del>
            </w:ins>
          </w:p>
        </w:tc>
        <w:tc>
          <w:tcPr>
            <w:tcW w:w="851" w:type="dxa"/>
            <w:vAlign w:val="bottom"/>
          </w:tcPr>
          <w:p w14:paraId="29915FE7" w14:textId="0AF2C748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81" w:author="Student" w:date="2024-10-18T12:40:00Z"/>
                <w:del w:id="1482" w:author="nikitadorogin@yandex.ru" w:date="2024-10-23T15:13:00Z"/>
                <w:sz w:val="24"/>
                <w:szCs w:val="24"/>
                <w:lang w:val="ru-RU"/>
              </w:rPr>
            </w:pPr>
            <w:ins w:id="1483" w:author="Student" w:date="2024-10-18T12:45:00Z">
              <w:del w:id="148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12,33</w:delText>
                </w:r>
              </w:del>
            </w:ins>
          </w:p>
        </w:tc>
        <w:tc>
          <w:tcPr>
            <w:tcW w:w="851" w:type="dxa"/>
            <w:vAlign w:val="bottom"/>
          </w:tcPr>
          <w:p w14:paraId="4918DFEF" w14:textId="3FF2676F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85" w:author="Student" w:date="2024-10-18T12:40:00Z"/>
                <w:del w:id="1486" w:author="nikitadorogin@yandex.ru" w:date="2024-10-23T15:13:00Z"/>
                <w:sz w:val="24"/>
                <w:szCs w:val="24"/>
                <w:lang w:val="ru-RU"/>
              </w:rPr>
            </w:pPr>
            <w:ins w:id="1487" w:author="Student" w:date="2024-10-18T12:45:00Z">
              <w:del w:id="148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7,841</w:delText>
                </w:r>
              </w:del>
            </w:ins>
          </w:p>
        </w:tc>
        <w:tc>
          <w:tcPr>
            <w:tcW w:w="851" w:type="dxa"/>
            <w:vAlign w:val="bottom"/>
          </w:tcPr>
          <w:p w14:paraId="5A53A472" w14:textId="5A697E19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89" w:author="Student" w:date="2024-10-18T12:40:00Z"/>
                <w:del w:id="1490" w:author="nikitadorogin@yandex.ru" w:date="2024-10-23T15:13:00Z"/>
                <w:sz w:val="24"/>
                <w:szCs w:val="24"/>
                <w:lang w:val="ru-RU"/>
              </w:rPr>
            </w:pPr>
            <w:ins w:id="1491" w:author="Student" w:date="2024-10-18T12:45:00Z">
              <w:del w:id="149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4,104</w:delText>
                </w:r>
              </w:del>
            </w:ins>
          </w:p>
        </w:tc>
        <w:tc>
          <w:tcPr>
            <w:tcW w:w="851" w:type="dxa"/>
            <w:vAlign w:val="bottom"/>
          </w:tcPr>
          <w:p w14:paraId="55D89456" w14:textId="4C5E5ED5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93" w:author="Student" w:date="2024-10-18T12:40:00Z"/>
                <w:del w:id="1494" w:author="nikitadorogin@yandex.ru" w:date="2024-10-23T15:13:00Z"/>
                <w:sz w:val="24"/>
                <w:szCs w:val="24"/>
                <w:lang w:val="ru-RU"/>
              </w:rPr>
            </w:pPr>
            <w:ins w:id="1495" w:author="Student" w:date="2024-10-18T12:45:00Z">
              <w:del w:id="149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1,573</w:delText>
                </w:r>
              </w:del>
            </w:ins>
          </w:p>
        </w:tc>
        <w:tc>
          <w:tcPr>
            <w:tcW w:w="851" w:type="dxa"/>
            <w:vAlign w:val="bottom"/>
          </w:tcPr>
          <w:p w14:paraId="70BF88CC" w14:textId="611AABC6" w:rsidR="00B379F1" w:rsidRPr="00242197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497" w:author="Student" w:date="2024-10-18T12:40:00Z"/>
                <w:del w:id="1498" w:author="nikitadorogin@yandex.ru" w:date="2024-10-23T15:13:00Z"/>
                <w:sz w:val="24"/>
                <w:szCs w:val="24"/>
                <w:lang w:val="ru-RU"/>
              </w:rPr>
            </w:pPr>
            <w:ins w:id="1499" w:author="Student" w:date="2024-10-18T12:48:00Z">
              <w:del w:id="150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0,422</w:delText>
                </w:r>
              </w:del>
            </w:ins>
          </w:p>
        </w:tc>
        <w:tc>
          <w:tcPr>
            <w:tcW w:w="851" w:type="dxa"/>
            <w:vAlign w:val="bottom"/>
          </w:tcPr>
          <w:p w14:paraId="7EEFE6FA" w14:textId="51AE7002" w:rsidR="00B379F1" w:rsidRPr="00242197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01" w:author="Student" w:date="2024-10-18T12:40:00Z"/>
                <w:del w:id="1502" w:author="nikitadorogin@yandex.ru" w:date="2024-10-23T15:13:00Z"/>
                <w:sz w:val="24"/>
                <w:szCs w:val="24"/>
                <w:lang w:val="ru-RU"/>
              </w:rPr>
            </w:pPr>
            <w:ins w:id="1503" w:author="Student" w:date="2024-10-18T12:48:00Z">
              <w:del w:id="150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0,091</w:delText>
                </w:r>
              </w:del>
            </w:ins>
          </w:p>
        </w:tc>
        <w:tc>
          <w:tcPr>
            <w:tcW w:w="852" w:type="dxa"/>
          </w:tcPr>
          <w:p w14:paraId="547D022D" w14:textId="0E03658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05" w:author="Student" w:date="2024-10-18T12:40:00Z"/>
                <w:del w:id="1506" w:author="nikitadorogin@yandex.ru" w:date="2024-10-23T15:13:00Z"/>
                <w:sz w:val="24"/>
                <w:szCs w:val="24"/>
                <w:lang w:val="ru-RU"/>
              </w:rPr>
            </w:pPr>
            <w:ins w:id="1507" w:author="Student" w:date="2024-10-18T12:40:00Z">
              <w:del w:id="150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</w:delText>
                </w:r>
              </w:del>
            </w:ins>
            <w:ins w:id="1509" w:author="Student" w:date="2024-10-18T12:48:00Z">
              <w:del w:id="1510" w:author="nikitadorogin@yandex.ru" w:date="2024-10-23T15:13:00Z">
                <w:r w:rsidR="002F0F22" w:rsidDel="00824A49">
                  <w:rPr>
                    <w:sz w:val="24"/>
                    <w:szCs w:val="24"/>
                    <w:lang w:val="ru-RU"/>
                  </w:rPr>
                  <w:delText>02</w:delText>
                </w:r>
              </w:del>
            </w:ins>
          </w:p>
        </w:tc>
      </w:tr>
      <w:tr w:rsidR="00B379F1" w:rsidRPr="00242197" w:rsidDel="00824A49" w14:paraId="6338246C" w14:textId="19858520" w:rsidTr="002365CB">
        <w:trPr>
          <w:trHeight w:val="581"/>
          <w:ins w:id="1511" w:author="Student" w:date="2024-10-18T12:40:00Z"/>
          <w:del w:id="1512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7BC149B" w14:textId="724DDB5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13" w:author="Student" w:date="2024-10-18T12:40:00Z"/>
                <w:del w:id="1514" w:author="nikitadorogin@yandex.ru" w:date="2024-10-23T15:13:00Z"/>
                <w:b/>
                <w:lang w:val="en-US"/>
              </w:rPr>
            </w:pPr>
            <w:ins w:id="1515" w:author="Student" w:date="2024-10-18T12:40:00Z">
              <w:del w:id="1516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  <w:tl2br w:val="single" w:sz="4" w:space="0" w:color="auto"/>
            </w:tcBorders>
          </w:tcPr>
          <w:p w14:paraId="056F86E8" w14:textId="30E4B2E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517" w:author="Student" w:date="2024-10-18T12:40:00Z"/>
                <w:del w:id="1518" w:author="nikitadorogin@yandex.ru" w:date="2024-10-23T15:13:00Z"/>
                <w:b/>
                <w:lang w:val="ru-RU"/>
              </w:rPr>
            </w:pPr>
            <w:ins w:id="1519" w:author="Student" w:date="2024-10-18T12:40:00Z">
              <w:del w:id="1520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      </w:delText>
                </w:r>
                <w:r w:rsidRPr="00242197" w:rsidDel="00824A49">
                  <w:rPr>
                    <w:b/>
                    <w:lang w:val="en-US"/>
                  </w:rPr>
                  <w:delText xml:space="preserve">R, </w:delText>
                </w:r>
                <w:r w:rsidRPr="00242197" w:rsidDel="00824A49">
                  <w:rPr>
                    <w:b/>
                    <w:lang w:val="ru-RU"/>
                  </w:rPr>
                  <w:delText>%</w:delText>
                </w:r>
                <w:r w:rsidRPr="00242197" w:rsidDel="00824A49">
                  <w:rPr>
                    <w:b/>
                    <w:lang w:val="en-US"/>
                  </w:rPr>
                  <w:delText xml:space="preserve"> </w:delText>
                </w:r>
              </w:del>
            </w:ins>
          </w:p>
          <w:p w14:paraId="22972ADB" w14:textId="2F4E791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21" w:author="Student" w:date="2024-10-18T12:40:00Z"/>
                <w:del w:id="1522" w:author="nikitadorogin@yandex.ru" w:date="2024-10-23T15:13:00Z"/>
                <w:b/>
                <w:lang w:val="en-US"/>
              </w:rPr>
            </w:pPr>
            <w:ins w:id="1523" w:author="Student" w:date="2024-10-18T12:40:00Z">
              <w:del w:id="1524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При-</w:delText>
                </w:r>
              </w:del>
            </w:ins>
          </w:p>
          <w:p w14:paraId="1C53CC5B" w14:textId="4CCBA8E4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25" w:author="Student" w:date="2024-10-18T12:40:00Z"/>
                <w:del w:id="1526" w:author="nikitadorogin@yandex.ru" w:date="2024-10-23T15:13:00Z"/>
                <w:rFonts w:ascii="Arial" w:hAnsi="Arial"/>
                <w:lang w:val="en-US"/>
              </w:rPr>
            </w:pPr>
            <w:ins w:id="1527" w:author="Student" w:date="2024-10-18T12:40:00Z">
              <w:del w:id="1528" w:author="nikitadorogin@yandex.ru" w:date="2024-10-23T15:13:00Z">
                <w:r w:rsidRPr="00242197" w:rsidDel="00824A49">
                  <w:rPr>
                    <w:b/>
                    <w:lang w:val="ru-RU"/>
                  </w:rPr>
                  <w:delText xml:space="preserve"> бор</w:delText>
                </w:r>
              </w:del>
            </w:ins>
          </w:p>
        </w:tc>
        <w:tc>
          <w:tcPr>
            <w:tcW w:w="851" w:type="dxa"/>
          </w:tcPr>
          <w:p w14:paraId="55D38CC2" w14:textId="3C1B0F5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29" w:author="Student" w:date="2024-10-18T12:40:00Z"/>
                <w:del w:id="1530" w:author="nikitadorogin@yandex.ru" w:date="2024-10-23T15:13:00Z"/>
                <w:b/>
                <w:lang w:val="ru-RU"/>
              </w:rPr>
            </w:pPr>
          </w:p>
          <w:p w14:paraId="2FCBD62E" w14:textId="4BE7A23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31" w:author="Student" w:date="2024-10-18T12:40:00Z"/>
                <w:del w:id="1532" w:author="nikitadorogin@yandex.ru" w:date="2024-10-23T15:13:00Z"/>
                <w:b/>
                <w:lang w:val="ru-RU"/>
              </w:rPr>
            </w:pPr>
            <w:ins w:id="1533" w:author="Student" w:date="2024-10-18T12:40:00Z">
              <w:del w:id="1534" w:author="nikitadorogin@yandex.ru" w:date="2024-10-23T15:13:00Z">
                <w:r w:rsidDel="00824A49">
                  <w:rPr>
                    <w:b/>
                    <w:lang w:val="ru-RU"/>
                  </w:rPr>
                  <w:delText>85</w:delText>
                </w:r>
              </w:del>
            </w:ins>
          </w:p>
        </w:tc>
        <w:tc>
          <w:tcPr>
            <w:tcW w:w="851" w:type="dxa"/>
          </w:tcPr>
          <w:p w14:paraId="39E4652C" w14:textId="10465A51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35" w:author="Student" w:date="2024-10-18T12:40:00Z"/>
                <w:del w:id="1536" w:author="nikitadorogin@yandex.ru" w:date="2024-10-23T15:13:00Z"/>
                <w:b/>
                <w:lang w:val="ru-RU"/>
              </w:rPr>
            </w:pPr>
          </w:p>
          <w:p w14:paraId="0A0A273F" w14:textId="2FD08AC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37" w:author="Student" w:date="2024-10-18T12:40:00Z"/>
                <w:del w:id="1538" w:author="nikitadorogin@yandex.ru" w:date="2024-10-23T15:13:00Z"/>
                <w:b/>
                <w:lang w:val="ru-RU"/>
              </w:rPr>
            </w:pPr>
            <w:ins w:id="1539" w:author="Student" w:date="2024-10-18T12:40:00Z">
              <w:del w:id="1540" w:author="nikitadorogin@yandex.ru" w:date="2024-10-23T15:13:00Z">
                <w:r w:rsidDel="00824A49">
                  <w:rPr>
                    <w:b/>
                    <w:lang w:val="ru-RU"/>
                  </w:rPr>
                  <w:delText>9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429062B2" w14:textId="6E6904E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1" w:author="Student" w:date="2024-10-18T12:40:00Z"/>
                <w:del w:id="1542" w:author="nikitadorogin@yandex.ru" w:date="2024-10-23T15:13:00Z"/>
                <w:b/>
                <w:lang w:val="ru-RU"/>
              </w:rPr>
            </w:pPr>
          </w:p>
          <w:p w14:paraId="38271317" w14:textId="3EBBDDB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3" w:author="Student" w:date="2024-10-18T12:40:00Z"/>
                <w:del w:id="1544" w:author="nikitadorogin@yandex.ru" w:date="2024-10-23T15:13:00Z"/>
                <w:b/>
                <w:lang w:val="ru-RU"/>
              </w:rPr>
            </w:pPr>
            <w:ins w:id="1545" w:author="Student" w:date="2024-10-18T12:40:00Z">
              <w:del w:id="1546" w:author="nikitadorogin@yandex.ru" w:date="2024-10-23T15:13:00Z">
                <w:r w:rsidDel="00824A49">
                  <w:rPr>
                    <w:b/>
                    <w:lang w:val="ru-RU"/>
                  </w:rPr>
                  <w:delText>95</w:delText>
                </w:r>
              </w:del>
            </w:ins>
          </w:p>
        </w:tc>
        <w:tc>
          <w:tcPr>
            <w:tcW w:w="851" w:type="dxa"/>
          </w:tcPr>
          <w:p w14:paraId="4E143DAF" w14:textId="4835B65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7" w:author="Student" w:date="2024-10-18T12:40:00Z"/>
                <w:del w:id="1548" w:author="nikitadorogin@yandex.ru" w:date="2024-10-23T15:13:00Z"/>
                <w:b/>
                <w:lang w:val="ru-RU"/>
              </w:rPr>
            </w:pPr>
          </w:p>
          <w:p w14:paraId="798F44BA" w14:textId="461651D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49" w:author="Student" w:date="2024-10-18T12:40:00Z"/>
                <w:del w:id="1550" w:author="nikitadorogin@yandex.ru" w:date="2024-10-23T15:13:00Z"/>
                <w:b/>
                <w:lang w:val="ru-RU"/>
              </w:rPr>
            </w:pPr>
            <w:ins w:id="1551" w:author="Student" w:date="2024-10-18T12:40:00Z">
              <w:del w:id="1552" w:author="nikitadorogin@yandex.ru" w:date="2024-10-23T15:13:00Z">
                <w:r w:rsidDel="00824A49">
                  <w:rPr>
                    <w:b/>
                    <w:lang w:val="ru-RU"/>
                  </w:rPr>
                  <w:delText>10</w:delText>
                </w:r>
                <w:r w:rsidRPr="00242197" w:rsidDel="00824A49">
                  <w:rPr>
                    <w:b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</w:tcPr>
          <w:p w14:paraId="084C91D4" w14:textId="614E9DE3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3" w:author="Student" w:date="2024-10-18T12:40:00Z"/>
                <w:del w:id="1554" w:author="nikitadorogin@yandex.ru" w:date="2024-10-23T15:13:00Z"/>
                <w:b/>
                <w:lang w:val="ru-RU"/>
              </w:rPr>
            </w:pPr>
          </w:p>
          <w:p w14:paraId="7C832809" w14:textId="200C062D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5" w:author="Student" w:date="2024-10-18T12:40:00Z"/>
                <w:del w:id="1556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4EA3E00C" w14:textId="0855B7B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7" w:author="Student" w:date="2024-10-18T12:40:00Z"/>
                <w:del w:id="1558" w:author="nikitadorogin@yandex.ru" w:date="2024-10-23T15:13:00Z"/>
                <w:b/>
                <w:lang w:val="ru-RU"/>
              </w:rPr>
            </w:pPr>
          </w:p>
          <w:p w14:paraId="7FD71315" w14:textId="5B762A11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59" w:author="Student" w:date="2024-10-18T12:40:00Z"/>
                <w:del w:id="1560" w:author="nikitadorogin@yandex.ru" w:date="2024-10-23T15:13:00Z"/>
                <w:b/>
                <w:lang w:val="ru-RU"/>
              </w:rPr>
            </w:pPr>
          </w:p>
        </w:tc>
        <w:tc>
          <w:tcPr>
            <w:tcW w:w="851" w:type="dxa"/>
          </w:tcPr>
          <w:p w14:paraId="79040DF4" w14:textId="5F38C3A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1" w:author="Student" w:date="2024-10-18T12:40:00Z"/>
                <w:del w:id="1562" w:author="nikitadorogin@yandex.ru" w:date="2024-10-23T15:13:00Z"/>
                <w:b/>
                <w:lang w:val="ru-RU"/>
              </w:rPr>
            </w:pPr>
          </w:p>
          <w:p w14:paraId="2B983743" w14:textId="1FB72368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3" w:author="Student" w:date="2024-10-18T12:40:00Z"/>
                <w:del w:id="1564" w:author="nikitadorogin@yandex.ru" w:date="2024-10-23T15:13:00Z"/>
                <w:b/>
                <w:lang w:val="ru-RU"/>
              </w:rPr>
            </w:pPr>
          </w:p>
        </w:tc>
        <w:tc>
          <w:tcPr>
            <w:tcW w:w="852" w:type="dxa"/>
          </w:tcPr>
          <w:p w14:paraId="098CD54B" w14:textId="4FD60DAB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5" w:author="Student" w:date="2024-10-18T12:40:00Z"/>
                <w:del w:id="1566" w:author="nikitadorogin@yandex.ru" w:date="2024-10-23T15:13:00Z"/>
                <w:b/>
                <w:lang w:val="ru-RU"/>
              </w:rPr>
            </w:pPr>
          </w:p>
          <w:p w14:paraId="7ADF4A73" w14:textId="61D73E7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67" w:author="Student" w:date="2024-10-18T12:40:00Z"/>
                <w:del w:id="1568" w:author="nikitadorogin@yandex.ru" w:date="2024-10-23T15:13:00Z"/>
                <w:b/>
                <w:lang w:val="ru-RU"/>
              </w:rPr>
            </w:pPr>
          </w:p>
        </w:tc>
      </w:tr>
      <w:tr w:rsidR="00B379F1" w:rsidRPr="002365CB" w:rsidDel="00824A49" w14:paraId="7E2EB095" w14:textId="3EFBD147" w:rsidTr="002365CB">
        <w:trPr>
          <w:trHeight w:val="581"/>
          <w:ins w:id="1569" w:author="Student" w:date="2024-10-18T12:40:00Z"/>
          <w:del w:id="1570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7BDA2CCE" w14:textId="21BB0A57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571" w:author="Student" w:date="2024-10-18T12:40:00Z"/>
                <w:del w:id="1572" w:author="nikitadorogin@yandex.ru" w:date="2024-10-23T15:13:00Z"/>
                <w:b/>
                <w:lang w:val="ru-RU"/>
              </w:rPr>
            </w:pPr>
            <w:ins w:id="1573" w:author="Student" w:date="2024-10-18T12:40:00Z">
              <w:del w:id="1574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U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7BF5D86A" w14:textId="51BF4BBE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75" w:author="Student" w:date="2024-10-18T12:40:00Z"/>
                <w:del w:id="1576" w:author="nikitadorogin@yandex.ru" w:date="2024-10-23T15:13:00Z"/>
                <w:lang w:val="ru-RU"/>
              </w:rPr>
            </w:pPr>
            <w:ins w:id="1577" w:author="Student" w:date="2024-10-18T12:40:00Z">
              <w:del w:id="1578" w:author="nikitadorogin@yandex.ru" w:date="2024-10-23T15:13:00Z">
                <w:r w:rsidRPr="00242197" w:rsidDel="00824A49">
                  <w:rPr>
                    <w:lang w:val="en-US"/>
                  </w:rPr>
                  <w:delText>Ud</w:delText>
                </w:r>
              </w:del>
            </w:ins>
          </w:p>
        </w:tc>
        <w:tc>
          <w:tcPr>
            <w:tcW w:w="851" w:type="dxa"/>
            <w:vAlign w:val="bottom"/>
          </w:tcPr>
          <w:p w14:paraId="217C44D5" w14:textId="7BBF4801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79" w:author="Student" w:date="2024-10-18T12:40:00Z"/>
                <w:del w:id="1580" w:author="nikitadorogin@yandex.ru" w:date="2024-10-23T15:13:00Z"/>
                <w:lang w:val="ru-RU"/>
              </w:rPr>
            </w:pPr>
            <w:ins w:id="1581" w:author="Student" w:date="2024-10-18T12:40:00Z">
              <w:del w:id="1582" w:author="nikitadorogin@yandex.ru" w:date="2024-10-23T15:13:00Z">
                <w:r w:rsidDel="00824A49">
                  <w:rPr>
                    <w:lang w:val="ru-RU"/>
                  </w:rPr>
                  <w:delText>0,15</w:delText>
                </w:r>
              </w:del>
            </w:ins>
          </w:p>
        </w:tc>
        <w:tc>
          <w:tcPr>
            <w:tcW w:w="851" w:type="dxa"/>
            <w:vAlign w:val="bottom"/>
          </w:tcPr>
          <w:p w14:paraId="37696FA1" w14:textId="79837DD6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83" w:author="Student" w:date="2024-10-18T12:40:00Z"/>
                <w:del w:id="1584" w:author="nikitadorogin@yandex.ru" w:date="2024-10-23T15:13:00Z"/>
                <w:lang w:val="ru-RU"/>
              </w:rPr>
            </w:pPr>
            <w:ins w:id="1585" w:author="Student" w:date="2024-10-18T12:40:00Z">
              <w:del w:id="1586" w:author="nikitadorogin@yandex.ru" w:date="2024-10-23T15:13:00Z">
                <w:r w:rsidDel="00824A49">
                  <w:rPr>
                    <w:lang w:val="ru-RU"/>
                  </w:rPr>
                  <w:delText>0,1</w:delText>
                </w:r>
              </w:del>
            </w:ins>
          </w:p>
        </w:tc>
        <w:tc>
          <w:tcPr>
            <w:tcW w:w="851" w:type="dxa"/>
            <w:vAlign w:val="bottom"/>
          </w:tcPr>
          <w:p w14:paraId="62EC3B91" w14:textId="694BEB48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87" w:author="Student" w:date="2024-10-18T12:40:00Z"/>
                <w:del w:id="1588" w:author="nikitadorogin@yandex.ru" w:date="2024-10-23T15:13:00Z"/>
                <w:lang w:val="ru-RU"/>
              </w:rPr>
            </w:pPr>
            <w:ins w:id="1589" w:author="Student" w:date="2024-10-18T12:40:00Z">
              <w:del w:id="1590" w:author="nikitadorogin@yandex.ru" w:date="2024-10-23T15:13:00Z">
                <w:r w:rsidDel="00824A49">
                  <w:rPr>
                    <w:lang w:val="ru-RU"/>
                  </w:rPr>
                  <w:delText>0,05</w:delText>
                </w:r>
              </w:del>
            </w:ins>
          </w:p>
        </w:tc>
        <w:tc>
          <w:tcPr>
            <w:tcW w:w="851" w:type="dxa"/>
            <w:vAlign w:val="bottom"/>
          </w:tcPr>
          <w:p w14:paraId="1BB61FD7" w14:textId="041B568B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1" w:author="Student" w:date="2024-10-18T12:40:00Z"/>
                <w:del w:id="1592" w:author="nikitadorogin@yandex.ru" w:date="2024-10-23T15:13:00Z"/>
                <w:lang w:val="ru-RU"/>
              </w:rPr>
            </w:pPr>
            <w:ins w:id="1593" w:author="Student" w:date="2024-10-18T12:40:00Z">
              <w:del w:id="1594" w:author="nikitadorogin@yandex.ru" w:date="2024-10-23T15:13:00Z">
                <w:r w:rsidDel="00824A49">
                  <w:rPr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34F03FBE" w14:textId="27D3CE24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5" w:author="Student" w:date="2024-10-18T12:40:00Z"/>
                <w:del w:id="1596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7FCA1E2E" w14:textId="03980509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7" w:author="Student" w:date="2024-10-18T12:40:00Z"/>
                <w:del w:id="1598" w:author="nikitadorogin@yandex.ru" w:date="2024-10-23T15:13:00Z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07F4D9D4" w14:textId="7A05E87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599" w:author="Student" w:date="2024-10-18T12:40:00Z"/>
                <w:del w:id="1600" w:author="nikitadorogin@yandex.ru" w:date="2024-10-23T15:13:00Z"/>
                <w:lang w:val="ru-RU"/>
              </w:rPr>
            </w:pPr>
          </w:p>
        </w:tc>
        <w:tc>
          <w:tcPr>
            <w:tcW w:w="852" w:type="dxa"/>
          </w:tcPr>
          <w:p w14:paraId="57554B18" w14:textId="4FB3C79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01" w:author="Student" w:date="2024-10-18T12:40:00Z"/>
                <w:del w:id="1602" w:author="nikitadorogin@yandex.ru" w:date="2024-10-23T15:13:00Z"/>
                <w:lang w:val="ru-RU"/>
              </w:rPr>
            </w:pPr>
          </w:p>
        </w:tc>
      </w:tr>
      <w:tr w:rsidR="00B379F1" w:rsidRPr="00242197" w:rsidDel="00824A49" w14:paraId="245E551D" w14:textId="5BB35DA0" w:rsidTr="002365CB">
        <w:trPr>
          <w:trHeight w:val="576"/>
          <w:ins w:id="1603" w:author="Student" w:date="2024-10-18T12:40:00Z"/>
          <w:del w:id="1604" w:author="nikitadorogin@yandex.ru" w:date="2024-10-23T15:13:00Z"/>
        </w:trPr>
        <w:tc>
          <w:tcPr>
            <w:tcW w:w="1734" w:type="dxa"/>
            <w:tcBorders>
              <w:right w:val="single" w:sz="4" w:space="0" w:color="auto"/>
            </w:tcBorders>
          </w:tcPr>
          <w:p w14:paraId="60392E4D" w14:textId="0A040D5C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605" w:author="Student" w:date="2024-10-18T12:40:00Z"/>
                <w:del w:id="1606" w:author="nikitadorogin@yandex.ru" w:date="2024-10-23T15:13:00Z"/>
                <w:rFonts w:ascii="Arial" w:hAnsi="Arial"/>
                <w:b/>
                <w:lang w:val="ru-RU"/>
              </w:rPr>
            </w:pPr>
            <w:ins w:id="1607" w:author="Student" w:date="2024-10-18T12:40:00Z">
              <w:del w:id="1608" w:author="nikitadorogin@yandex.ru" w:date="2024-10-23T15:13:00Z">
                <w:r w:rsidRPr="00242197" w:rsidDel="00824A49">
                  <w:rPr>
                    <w:b/>
                    <w:lang w:val="en-US"/>
                  </w:rPr>
                  <w:delText>I</w:delText>
                </w:r>
                <w:r w:rsidRPr="00242197" w:rsidDel="00824A49">
                  <w:rPr>
                    <w:b/>
                    <w:vertAlign w:val="subscript"/>
                    <w:lang w:val="ru-RU"/>
                  </w:rPr>
                  <w:delText xml:space="preserve">пр </w:delText>
                </w:r>
                <w:r w:rsidRPr="00242197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0CB228A7" w14:textId="6E347EC9" w:rsidR="00B379F1" w:rsidRPr="00242197" w:rsidDel="00824A49" w:rsidRDefault="00B379F1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09" w:author="Student" w:date="2024-10-18T12:40:00Z"/>
                <w:del w:id="1610" w:author="nikitadorogin@yandex.ru" w:date="2024-10-23T15:13:00Z"/>
                <w:rFonts w:ascii="Arial" w:hAnsi="Arial"/>
                <w:lang w:val="ru-RU"/>
              </w:rPr>
            </w:pPr>
            <w:ins w:id="1611" w:author="Student" w:date="2024-10-18T12:40:00Z">
              <w:del w:id="1612" w:author="nikitadorogin@yandex.ru" w:date="2024-10-23T15:13:00Z">
                <w:r w:rsidRPr="00242197" w:rsidDel="00824A49">
                  <w:rPr>
                    <w:rFonts w:ascii="Arial" w:hAnsi="Arial"/>
                    <w:lang w:val="en-US"/>
                  </w:rPr>
                  <w:delText>Id</w:delText>
                </w:r>
              </w:del>
            </w:ins>
          </w:p>
        </w:tc>
        <w:tc>
          <w:tcPr>
            <w:tcW w:w="851" w:type="dxa"/>
            <w:vAlign w:val="bottom"/>
          </w:tcPr>
          <w:p w14:paraId="29CE38A1" w14:textId="0060D59F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13" w:author="Student" w:date="2024-10-18T12:40:00Z"/>
                <w:del w:id="1614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615" w:author="Student" w:date="2024-10-18T12:40:00Z">
              <w:del w:id="1616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</w:delText>
                </w:r>
              </w:del>
            </w:ins>
            <w:ins w:id="1617" w:author="Student" w:date="2024-10-18T12:48:00Z">
              <w:del w:id="1618" w:author="nikitadorogin@yandex.ru" w:date="2024-10-23T15:13:00Z">
                <w:r w:rsidR="002F0F22" w:rsidDel="00824A49">
                  <w:rPr>
                    <w:rFonts w:ascii="Arial"/>
                    <w:sz w:val="24"/>
                    <w:szCs w:val="24"/>
                    <w:lang w:val="ru-RU"/>
                  </w:rPr>
                  <w:delText>037</w:delText>
                </w:r>
              </w:del>
            </w:ins>
          </w:p>
        </w:tc>
        <w:tc>
          <w:tcPr>
            <w:tcW w:w="851" w:type="dxa"/>
            <w:vAlign w:val="bottom"/>
          </w:tcPr>
          <w:p w14:paraId="675F4789" w14:textId="36FD39D4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19" w:author="Student" w:date="2024-10-18T12:40:00Z"/>
                <w:del w:id="1620" w:author="nikitadorogin@yandex.ru" w:date="2024-10-23T15:13:00Z"/>
                <w:sz w:val="24"/>
                <w:szCs w:val="24"/>
                <w:lang w:val="ru-RU"/>
              </w:rPr>
            </w:pPr>
            <w:ins w:id="1621" w:author="Student" w:date="2024-10-18T12:40:00Z">
              <w:del w:id="162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</w:delText>
                </w:r>
              </w:del>
            </w:ins>
            <w:ins w:id="1623" w:author="Student" w:date="2024-10-18T12:49:00Z">
              <w:del w:id="1624" w:author="nikitadorogin@yandex.ru" w:date="2024-10-23T15:13:00Z">
                <w:r w:rsidR="002F0F22" w:rsidDel="00824A49">
                  <w:rPr>
                    <w:sz w:val="24"/>
                    <w:szCs w:val="24"/>
                    <w:lang w:val="ru-RU"/>
                  </w:rPr>
                  <w:delText>0072</w:delText>
                </w:r>
              </w:del>
            </w:ins>
          </w:p>
        </w:tc>
        <w:tc>
          <w:tcPr>
            <w:tcW w:w="851" w:type="dxa"/>
            <w:vAlign w:val="bottom"/>
          </w:tcPr>
          <w:p w14:paraId="4D4844CF" w14:textId="6BE7B120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25" w:author="Student" w:date="2024-10-18T12:40:00Z"/>
                <w:del w:id="1626" w:author="nikitadorogin@yandex.ru" w:date="2024-10-23T15:13:00Z"/>
                <w:sz w:val="24"/>
                <w:szCs w:val="24"/>
                <w:lang w:val="ru-RU"/>
              </w:rPr>
            </w:pPr>
            <w:ins w:id="1627" w:author="Student" w:date="2024-10-18T12:40:00Z">
              <w:del w:id="162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</w:delText>
                </w:r>
              </w:del>
            </w:ins>
            <w:ins w:id="1629" w:author="Student" w:date="2024-10-18T12:49:00Z">
              <w:del w:id="1630" w:author="nikitadorogin@yandex.ru" w:date="2024-10-23T15:13:00Z">
                <w:r w:rsidR="002F0F22" w:rsidDel="00824A49">
                  <w:rPr>
                    <w:sz w:val="24"/>
                    <w:szCs w:val="24"/>
                    <w:lang w:val="ru-RU"/>
                  </w:rPr>
                  <w:delText>012</w:delText>
                </w:r>
              </w:del>
            </w:ins>
          </w:p>
        </w:tc>
        <w:tc>
          <w:tcPr>
            <w:tcW w:w="851" w:type="dxa"/>
            <w:vAlign w:val="bottom"/>
          </w:tcPr>
          <w:p w14:paraId="6884A492" w14:textId="68AA4237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31" w:author="Student" w:date="2024-10-18T12:40:00Z"/>
                <w:del w:id="1632" w:author="nikitadorogin@yandex.ru" w:date="2024-10-23T15:13:00Z"/>
                <w:sz w:val="24"/>
                <w:szCs w:val="24"/>
                <w:lang w:val="ru-RU"/>
              </w:rPr>
            </w:pPr>
            <w:ins w:id="1633" w:author="Student" w:date="2024-10-18T12:40:00Z">
              <w:del w:id="163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851" w:type="dxa"/>
            <w:vAlign w:val="bottom"/>
          </w:tcPr>
          <w:p w14:paraId="43AA5A0B" w14:textId="66BB19D6" w:rsidR="00B379F1" w:rsidRPr="002365CB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35" w:author="Student" w:date="2024-10-18T12:40:00Z"/>
                <w:del w:id="1636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794D2C23" w14:textId="32DB0920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37" w:author="Student" w:date="2024-10-18T12:40:00Z"/>
                <w:del w:id="1638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1" w:type="dxa"/>
            <w:vAlign w:val="bottom"/>
          </w:tcPr>
          <w:p w14:paraId="20A33A3F" w14:textId="17F9D70F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39" w:author="Student" w:date="2024-10-18T12:40:00Z"/>
                <w:del w:id="1640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852" w:type="dxa"/>
          </w:tcPr>
          <w:p w14:paraId="30FE3C5C" w14:textId="66BC2A65" w:rsidR="00B379F1" w:rsidRPr="00242197" w:rsidDel="00824A49" w:rsidRDefault="00B379F1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41" w:author="Student" w:date="2024-10-18T12:40:00Z"/>
                <w:del w:id="1642" w:author="nikitadorogin@yandex.ru" w:date="2024-10-23T15:13:00Z"/>
                <w:sz w:val="24"/>
                <w:szCs w:val="24"/>
                <w:lang w:val="ru-RU"/>
              </w:rPr>
            </w:pPr>
          </w:p>
        </w:tc>
      </w:tr>
    </w:tbl>
    <w:p w14:paraId="677C7996" w14:textId="0B1BA369" w:rsidR="00B379F1" w:rsidDel="00824A49" w:rsidRDefault="00B379F1">
      <w:pPr>
        <w:ind w:firstLine="0"/>
        <w:rPr>
          <w:ins w:id="1643" w:author="Student" w:date="2024-10-18T12:40:00Z"/>
          <w:del w:id="1644" w:author="nikitadorogin@yandex.ru" w:date="2024-10-23T15:13:00Z"/>
          <w:spacing w:val="-2"/>
          <w:lang w:val="ru-RU"/>
        </w:rPr>
      </w:pPr>
    </w:p>
    <w:p w14:paraId="74B9CDCF" w14:textId="3E58B648" w:rsidR="00B379F1" w:rsidDel="00824A49" w:rsidRDefault="00B379F1">
      <w:pPr>
        <w:ind w:firstLine="0"/>
        <w:rPr>
          <w:ins w:id="1645" w:author="Student" w:date="2024-10-18T12:50:00Z"/>
          <w:del w:id="1646" w:author="nikitadorogin@yandex.ru" w:date="2024-10-23T15:13:00Z"/>
          <w:spacing w:val="-2"/>
          <w:lang w:val="ru-RU"/>
        </w:rPr>
      </w:pPr>
    </w:p>
    <w:p w14:paraId="2A6E9009" w14:textId="6C55B867" w:rsidR="002F0F22" w:rsidDel="00824A49" w:rsidRDefault="002F0F22">
      <w:pPr>
        <w:ind w:firstLine="0"/>
        <w:rPr>
          <w:ins w:id="1647" w:author="Student" w:date="2024-10-18T12:50:00Z"/>
          <w:del w:id="1648" w:author="nikitadorogin@yandex.ru" w:date="2024-10-23T15:13:00Z"/>
          <w:spacing w:val="-2"/>
          <w:lang w:val="ru-RU"/>
        </w:rPr>
      </w:pPr>
    </w:p>
    <w:p w14:paraId="4420E6CB" w14:textId="2F9035DD" w:rsidR="002F0F22" w:rsidDel="00824A49" w:rsidRDefault="002F0F22">
      <w:pPr>
        <w:ind w:firstLine="0"/>
        <w:rPr>
          <w:ins w:id="1649" w:author="Student" w:date="2024-10-18T12:50:00Z"/>
          <w:del w:id="1650" w:author="nikitadorogin@yandex.ru" w:date="2024-10-23T15:13:00Z"/>
          <w:spacing w:val="-2"/>
          <w:lang w:val="ru-RU"/>
        </w:rPr>
      </w:pPr>
    </w:p>
    <w:p w14:paraId="74A4387D" w14:textId="4A6F2F3C" w:rsidR="002F0F22" w:rsidDel="00824A49" w:rsidRDefault="002F0F22">
      <w:pPr>
        <w:ind w:firstLine="0"/>
        <w:rPr>
          <w:ins w:id="1651" w:author="Student" w:date="2024-10-18T12:50:00Z"/>
          <w:del w:id="1652" w:author="nikitadorogin@yandex.ru" w:date="2024-10-23T15:13:00Z"/>
          <w:spacing w:val="-2"/>
          <w:lang w:val="ru-RU"/>
        </w:rPr>
      </w:pPr>
    </w:p>
    <w:p w14:paraId="3D157ABC" w14:textId="36070CE9" w:rsidR="002F0F22" w:rsidDel="00824A49" w:rsidRDefault="002F0F22" w:rsidP="002F0F22">
      <w:pPr>
        <w:ind w:firstLine="0"/>
        <w:rPr>
          <w:ins w:id="1653" w:author="Student" w:date="2024-10-18T12:50:00Z"/>
          <w:del w:id="1654" w:author="nikitadorogin@yandex.ru" w:date="2024-10-23T15:13:00Z"/>
          <w:b/>
          <w:bCs/>
          <w:spacing w:val="-2"/>
          <w:lang w:val="ru-RU"/>
        </w:rPr>
      </w:pPr>
      <w:ins w:id="1655" w:author="Student" w:date="2024-10-18T12:50:00Z">
        <w:del w:id="1656" w:author="nikitadorogin@yandex.ru" w:date="2024-10-23T15:13:00Z">
          <w:r w:rsidRPr="002365CB" w:rsidDel="00824A49">
            <w:rPr>
              <w:b/>
              <w:bCs/>
            </w:rPr>
            <w:delText>Значения</w:delText>
          </w:r>
          <w:r w:rsidRPr="002365CB" w:rsidDel="00824A49">
            <w:rPr>
              <w:b/>
              <w:bCs/>
              <w:spacing w:val="10"/>
            </w:rPr>
            <w:delText xml:space="preserve"> </w:delText>
          </w:r>
          <w:r w:rsidRPr="002365CB" w:rsidDel="00824A49">
            <w:rPr>
              <w:b/>
              <w:bCs/>
            </w:rPr>
            <w:delText>величины</w:delText>
          </w:r>
          <w:r w:rsidRPr="002365CB" w:rsidDel="00824A49">
            <w:rPr>
              <w:b/>
              <w:bCs/>
              <w:spacing w:val="12"/>
            </w:rPr>
            <w:delText xml:space="preserve"> обратного </w:delText>
          </w:r>
          <w:r w:rsidRPr="002365CB" w:rsidDel="00824A49">
            <w:rPr>
              <w:b/>
              <w:bCs/>
            </w:rPr>
            <w:delText>тока</w:delText>
          </w:r>
          <w:r w:rsidRPr="002365CB" w:rsidDel="00824A49">
            <w:rPr>
              <w:b/>
              <w:bCs/>
              <w:spacing w:val="6"/>
            </w:rPr>
            <w:delText xml:space="preserve"> </w:delText>
          </w:r>
          <w:r w:rsidRPr="002365CB" w:rsidDel="00824A49">
            <w:rPr>
              <w:b/>
              <w:bCs/>
            </w:rPr>
            <w:delText>от</w:delText>
          </w:r>
          <w:r w:rsidRPr="002365CB" w:rsidDel="00824A49">
            <w:rPr>
              <w:b/>
              <w:bCs/>
              <w:spacing w:val="3"/>
            </w:rPr>
            <w:delText xml:space="preserve"> приложенного </w:delText>
          </w:r>
          <w:r w:rsidRPr="002365CB" w:rsidDel="00824A49">
            <w:rPr>
              <w:b/>
              <w:bCs/>
              <w:spacing w:val="-2"/>
            </w:rPr>
            <w:delText>напряжения</w:delText>
          </w:r>
          <w:r w:rsidRPr="002365CB" w:rsidDel="00824A49">
            <w:rPr>
              <w:b/>
              <w:bCs/>
              <w:spacing w:val="-2"/>
              <w:lang w:val="ru-RU"/>
            </w:rPr>
            <w:delText>:</w:delText>
          </w:r>
        </w:del>
      </w:ins>
    </w:p>
    <w:p w14:paraId="7C124A32" w14:textId="2474D80D" w:rsidR="002F0F22" w:rsidDel="00824A49" w:rsidRDefault="002F0F22" w:rsidP="002F0F22">
      <w:pPr>
        <w:ind w:firstLine="0"/>
        <w:rPr>
          <w:ins w:id="1657" w:author="Student" w:date="2024-10-18T12:50:00Z"/>
          <w:del w:id="1658" w:author="nikitadorogin@yandex.ru" w:date="2024-10-23T15:13:00Z"/>
          <w:b/>
          <w:bCs/>
          <w:spacing w:val="-2"/>
          <w:lang w:val="ru-RU"/>
        </w:rPr>
      </w:pPr>
      <w:ins w:id="1659" w:author="Student" w:date="2024-10-18T12:50:00Z">
        <w:del w:id="1660" w:author="nikitadorogin@yandex.ru" w:date="2024-10-23T15:13:00Z">
          <w:r w:rsidDel="00824A49">
            <w:rPr>
              <w:b/>
              <w:bCs/>
              <w:spacing w:val="-2"/>
              <w:lang w:val="ru-RU"/>
            </w:rPr>
            <w:delText>Для температуры = 70</w:delText>
          </w:r>
        </w:del>
      </w:ins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2F0F22" w:rsidRPr="004B35ED" w:rsidDel="00824A49" w14:paraId="74F371E4" w14:textId="5C4BC957" w:rsidTr="002365CB">
        <w:trPr>
          <w:trHeight w:val="532"/>
          <w:ins w:id="1661" w:author="Student" w:date="2024-10-18T12:50:00Z"/>
          <w:del w:id="1662" w:author="nikitadorogin@yandex.ru" w:date="2024-10-23T15:13:00Z"/>
        </w:trPr>
        <w:tc>
          <w:tcPr>
            <w:tcW w:w="1985" w:type="dxa"/>
            <w:tcBorders>
              <w:right w:val="single" w:sz="4" w:space="0" w:color="auto"/>
            </w:tcBorders>
          </w:tcPr>
          <w:p w14:paraId="64B56070" w14:textId="2973C2D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63" w:author="Student" w:date="2024-10-18T12:50:00Z"/>
                <w:del w:id="1664" w:author="nikitadorogin@yandex.ru" w:date="2024-10-23T15:13:00Z"/>
                <w:b/>
                <w:lang w:val="ru-RU"/>
              </w:rPr>
            </w:pPr>
            <w:ins w:id="1665" w:author="Student" w:date="2024-10-18T12:50:00Z">
              <w:del w:id="1666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1D41A7B2" w14:textId="35F95FA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ns w:id="1667" w:author="Student" w:date="2024-10-18T12:50:00Z"/>
                <w:del w:id="1668" w:author="nikitadorogin@yandex.ru" w:date="2024-10-23T15:13:00Z"/>
                <w:b/>
                <w:lang w:val="ru-RU"/>
              </w:rPr>
            </w:pPr>
            <w:ins w:id="1669" w:author="Student" w:date="2024-10-18T12:50:00Z">
              <w:del w:id="1670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R</w:delText>
                </w:r>
                <w:r w:rsidRPr="004B35ED" w:rsidDel="00824A49">
                  <w:rPr>
                    <w:b/>
                    <w:lang w:val="ru-RU"/>
                  </w:rPr>
                  <w:delText>, %</w:delText>
                </w:r>
              </w:del>
            </w:ins>
          </w:p>
          <w:p w14:paraId="7ACB0691" w14:textId="7BED695E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671" w:author="Student" w:date="2024-10-18T12:50:00Z"/>
                <w:del w:id="1672" w:author="nikitadorogin@yandex.ru" w:date="2024-10-23T15:13:00Z"/>
                <w:b/>
                <w:lang w:val="ru-RU"/>
              </w:rPr>
            </w:pPr>
            <w:ins w:id="1673" w:author="Student" w:date="2024-10-18T12:50:00Z">
              <w:del w:id="1674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При-</w:delText>
                </w:r>
              </w:del>
            </w:ins>
          </w:p>
          <w:p w14:paraId="59C7DDA3" w14:textId="62F10B2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ins w:id="1675" w:author="Student" w:date="2024-10-18T12:50:00Z"/>
                <w:del w:id="1676" w:author="nikitadorogin@yandex.ru" w:date="2024-10-23T15:13:00Z"/>
                <w:rFonts w:ascii="Arial" w:hAnsi="Arial"/>
                <w:lang w:val="ru-RU"/>
              </w:rPr>
            </w:pPr>
            <w:ins w:id="1677" w:author="Student" w:date="2024-10-18T12:50:00Z">
              <w:del w:id="1678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бор</w:delText>
                </w:r>
              </w:del>
            </w:ins>
          </w:p>
        </w:tc>
        <w:tc>
          <w:tcPr>
            <w:tcW w:w="661" w:type="dxa"/>
          </w:tcPr>
          <w:p w14:paraId="638EA4E2" w14:textId="54459FFF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79" w:author="Student" w:date="2024-10-18T12:50:00Z"/>
                <w:del w:id="1680" w:author="nikitadorogin@yandex.ru" w:date="2024-10-23T15:13:00Z"/>
                <w:b/>
                <w:lang w:val="ru-RU"/>
              </w:rPr>
            </w:pPr>
          </w:p>
          <w:p w14:paraId="725856CD" w14:textId="46491C4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81" w:author="Student" w:date="2024-10-18T12:50:00Z"/>
                <w:del w:id="1682" w:author="nikitadorogin@yandex.ru" w:date="2024-10-23T15:13:00Z"/>
                <w:b/>
                <w:lang w:val="ru-RU"/>
              </w:rPr>
            </w:pPr>
            <w:ins w:id="1683" w:author="Student" w:date="2024-10-18T12:50:00Z">
              <w:del w:id="1684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5</w:delText>
                </w:r>
              </w:del>
            </w:ins>
          </w:p>
        </w:tc>
        <w:tc>
          <w:tcPr>
            <w:tcW w:w="661" w:type="dxa"/>
          </w:tcPr>
          <w:p w14:paraId="4206FB78" w14:textId="7DCE229C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85" w:author="Student" w:date="2024-10-18T12:50:00Z"/>
                <w:del w:id="1686" w:author="nikitadorogin@yandex.ru" w:date="2024-10-23T15:13:00Z"/>
                <w:b/>
                <w:lang w:val="ru-RU"/>
              </w:rPr>
            </w:pPr>
          </w:p>
          <w:p w14:paraId="20EA1452" w14:textId="2E8CF81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87" w:author="Student" w:date="2024-10-18T12:50:00Z"/>
                <w:del w:id="1688" w:author="nikitadorogin@yandex.ru" w:date="2024-10-23T15:13:00Z"/>
                <w:b/>
                <w:lang w:val="ru-RU"/>
              </w:rPr>
            </w:pPr>
            <w:ins w:id="1689" w:author="Student" w:date="2024-10-18T12:50:00Z">
              <w:del w:id="1690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10</w:delText>
                </w:r>
              </w:del>
            </w:ins>
          </w:p>
        </w:tc>
        <w:tc>
          <w:tcPr>
            <w:tcW w:w="661" w:type="dxa"/>
          </w:tcPr>
          <w:p w14:paraId="4F1A4C94" w14:textId="71168E60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1" w:author="Student" w:date="2024-10-18T12:50:00Z"/>
                <w:del w:id="1692" w:author="nikitadorogin@yandex.ru" w:date="2024-10-23T15:13:00Z"/>
                <w:b/>
                <w:lang w:val="ru-RU"/>
              </w:rPr>
            </w:pPr>
          </w:p>
          <w:p w14:paraId="3EF8ABD9" w14:textId="688B02A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3" w:author="Student" w:date="2024-10-18T12:50:00Z"/>
                <w:del w:id="1694" w:author="nikitadorogin@yandex.ru" w:date="2024-10-23T15:13:00Z"/>
                <w:b/>
                <w:lang w:val="ru-RU"/>
              </w:rPr>
            </w:pPr>
            <w:ins w:id="1695" w:author="Student" w:date="2024-10-18T12:50:00Z">
              <w:del w:id="1696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15</w:delText>
                </w:r>
              </w:del>
            </w:ins>
          </w:p>
        </w:tc>
        <w:tc>
          <w:tcPr>
            <w:tcW w:w="662" w:type="dxa"/>
          </w:tcPr>
          <w:p w14:paraId="64E574C1" w14:textId="37F1829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7" w:author="Student" w:date="2024-10-18T12:50:00Z"/>
                <w:del w:id="1698" w:author="nikitadorogin@yandex.ru" w:date="2024-10-23T15:13:00Z"/>
                <w:b/>
                <w:lang w:val="ru-RU"/>
              </w:rPr>
            </w:pPr>
          </w:p>
          <w:p w14:paraId="51BCF08C" w14:textId="08D8E3D4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699" w:author="Student" w:date="2024-10-18T12:50:00Z"/>
                <w:del w:id="1700" w:author="nikitadorogin@yandex.ru" w:date="2024-10-23T15:13:00Z"/>
                <w:b/>
                <w:lang w:val="ru-RU"/>
              </w:rPr>
            </w:pPr>
            <w:ins w:id="1701" w:author="Student" w:date="2024-10-18T12:50:00Z">
              <w:del w:id="1702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20</w:delText>
                </w:r>
              </w:del>
            </w:ins>
          </w:p>
        </w:tc>
        <w:tc>
          <w:tcPr>
            <w:tcW w:w="661" w:type="dxa"/>
          </w:tcPr>
          <w:p w14:paraId="5864FBEE" w14:textId="03A8DF7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3" w:author="Student" w:date="2024-10-18T12:50:00Z"/>
                <w:del w:id="1704" w:author="nikitadorogin@yandex.ru" w:date="2024-10-23T15:13:00Z"/>
                <w:b/>
                <w:lang w:val="ru-RU"/>
              </w:rPr>
            </w:pPr>
          </w:p>
          <w:p w14:paraId="3521C7D5" w14:textId="646E183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5" w:author="Student" w:date="2024-10-18T12:50:00Z"/>
                <w:del w:id="1706" w:author="nikitadorogin@yandex.ru" w:date="2024-10-23T15:13:00Z"/>
                <w:b/>
                <w:lang w:val="ru-RU"/>
              </w:rPr>
            </w:pPr>
            <w:ins w:id="1707" w:author="Student" w:date="2024-10-18T12:50:00Z">
              <w:del w:id="1708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25</w:delText>
                </w:r>
              </w:del>
            </w:ins>
          </w:p>
        </w:tc>
        <w:tc>
          <w:tcPr>
            <w:tcW w:w="661" w:type="dxa"/>
          </w:tcPr>
          <w:p w14:paraId="6BFBFF35" w14:textId="6EA34DA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09" w:author="Student" w:date="2024-10-18T12:50:00Z"/>
                <w:del w:id="1710" w:author="nikitadorogin@yandex.ru" w:date="2024-10-23T15:13:00Z"/>
                <w:b/>
                <w:lang w:val="ru-RU"/>
              </w:rPr>
            </w:pPr>
          </w:p>
          <w:p w14:paraId="3D7A8360" w14:textId="1282130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11" w:author="Student" w:date="2024-10-18T12:50:00Z"/>
                <w:del w:id="1712" w:author="nikitadorogin@yandex.ru" w:date="2024-10-23T15:13:00Z"/>
                <w:b/>
                <w:lang w:val="ru-RU"/>
              </w:rPr>
            </w:pPr>
            <w:ins w:id="1713" w:author="Student" w:date="2024-10-18T12:50:00Z">
              <w:del w:id="1714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30</w:delText>
                </w:r>
              </w:del>
            </w:ins>
          </w:p>
        </w:tc>
        <w:tc>
          <w:tcPr>
            <w:tcW w:w="661" w:type="dxa"/>
          </w:tcPr>
          <w:p w14:paraId="200EBBBD" w14:textId="2321338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15" w:author="Student" w:date="2024-10-18T12:50:00Z"/>
                <w:del w:id="1716" w:author="nikitadorogin@yandex.ru" w:date="2024-10-23T15:13:00Z"/>
                <w:b/>
                <w:lang w:val="ru-RU"/>
              </w:rPr>
            </w:pPr>
          </w:p>
          <w:p w14:paraId="70450E89" w14:textId="693AF1C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17" w:author="Student" w:date="2024-10-18T12:50:00Z"/>
                <w:del w:id="1718" w:author="nikitadorogin@yandex.ru" w:date="2024-10-23T15:13:00Z"/>
                <w:b/>
                <w:lang w:val="ru-RU"/>
              </w:rPr>
            </w:pPr>
            <w:ins w:id="1719" w:author="Student" w:date="2024-10-18T12:50:00Z">
              <w:del w:id="1720" w:author="nikitadorogin@yandex.ru" w:date="2024-10-23T15:13:00Z">
                <w:r w:rsidRPr="004B35ED" w:rsidDel="00824A49">
                  <w:rPr>
                    <w:b/>
                    <w:lang w:val="ru-RU"/>
                  </w:rPr>
                  <w:delText>35</w:delText>
                </w:r>
              </w:del>
            </w:ins>
          </w:p>
        </w:tc>
        <w:tc>
          <w:tcPr>
            <w:tcW w:w="662" w:type="dxa"/>
          </w:tcPr>
          <w:p w14:paraId="244B858C" w14:textId="155AD2E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21" w:author="Student" w:date="2024-10-18T12:50:00Z"/>
                <w:del w:id="1722" w:author="nikitadorogin@yandex.ru" w:date="2024-10-23T15:13:00Z"/>
                <w:b/>
                <w:lang w:val="ru-RU"/>
              </w:rPr>
            </w:pPr>
          </w:p>
          <w:p w14:paraId="004F155E" w14:textId="6CA04A35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23" w:author="Student" w:date="2024-10-18T12:50:00Z"/>
                <w:del w:id="1724" w:author="nikitadorogin@yandex.ru" w:date="2024-10-23T15:13:00Z"/>
                <w:b/>
                <w:lang w:val="ru-RU"/>
              </w:rPr>
            </w:pPr>
            <w:ins w:id="1725" w:author="Student" w:date="2024-10-18T12:50:00Z">
              <w:del w:id="1726" w:author="nikitadorogin@yandex.ru" w:date="2024-10-23T15:13:00Z">
                <w:r w:rsidDel="00824A49">
                  <w:rPr>
                    <w:b/>
                    <w:lang w:val="ru-RU"/>
                  </w:rPr>
                  <w:delText>40</w:delText>
                </w:r>
              </w:del>
            </w:ins>
          </w:p>
        </w:tc>
      </w:tr>
      <w:tr w:rsidR="002F0F22" w:rsidRPr="004B35ED" w:rsidDel="00824A49" w14:paraId="3473E7F1" w14:textId="56974C3C" w:rsidTr="002365CB">
        <w:trPr>
          <w:trHeight w:val="440"/>
          <w:ins w:id="1727" w:author="Student" w:date="2024-10-18T12:50:00Z"/>
          <w:del w:id="1728" w:author="nikitadorogin@yandex.ru" w:date="2024-10-23T15:13:00Z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3A652141" w14:textId="1E9E716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29" w:author="Student" w:date="2024-10-18T12:50:00Z"/>
                <w:del w:id="1730" w:author="nikitadorogin@yandex.ru" w:date="2024-10-23T15:13:00Z"/>
                <w:b/>
                <w:lang w:val="ru-RU"/>
              </w:rPr>
            </w:pPr>
            <w:ins w:id="1731" w:author="Student" w:date="2024-10-18T12:50:00Z">
              <w:del w:id="1732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4B35ED" w:rsidDel="00824A49">
                  <w:rPr>
                    <w:b/>
                    <w:vertAlign w:val="subscript"/>
                    <w:lang w:val="ru-RU"/>
                  </w:rPr>
                  <w:delText xml:space="preserve">обр </w:delText>
                </w:r>
                <w:r w:rsidRPr="004B35ED" w:rsidDel="00824A49">
                  <w:rPr>
                    <w:b/>
                    <w:lang w:val="ru-RU"/>
                  </w:rPr>
                  <w:delText>, В</w:delText>
                </w:r>
              </w:del>
            </w:ins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54B9925A" w14:textId="7AE169D1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33" w:author="Student" w:date="2024-10-18T12:50:00Z"/>
                <w:del w:id="1734" w:author="nikitadorogin@yandex.ru" w:date="2024-10-23T15:13:00Z"/>
                <w:b/>
                <w:bCs/>
                <w:lang w:val="ru-RU"/>
              </w:rPr>
            </w:pPr>
            <w:ins w:id="1735" w:author="Student" w:date="2024-10-18T12:50:00Z">
              <w:del w:id="1736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E307B6E" w14:textId="49D54A60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37" w:author="Student" w:date="2024-10-18T12:50:00Z"/>
                <w:del w:id="1738" w:author="nikitadorogin@yandex.ru" w:date="2024-10-23T15:13:00Z"/>
                <w:lang w:val="ru-RU"/>
              </w:rPr>
            </w:pPr>
            <w:ins w:id="1739" w:author="Student" w:date="2024-10-18T12:50:00Z">
              <w:del w:id="1740" w:author="nikitadorogin@yandex.ru" w:date="2024-10-23T15:13:00Z">
                <w:r w:rsidDel="00824A49">
                  <w:rPr>
                    <w:lang w:val="ru-RU"/>
                  </w:rPr>
                  <w:delText>57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4FC2B03" w14:textId="241F8EE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41" w:author="Student" w:date="2024-10-18T12:50:00Z"/>
                <w:del w:id="1742" w:author="nikitadorogin@yandex.ru" w:date="2024-10-23T15:13:00Z"/>
                <w:lang w:val="ru-RU"/>
              </w:rPr>
            </w:pPr>
            <w:ins w:id="1743" w:author="Student" w:date="2024-10-18T12:50:00Z">
              <w:del w:id="1744" w:author="nikitadorogin@yandex.ru" w:date="2024-10-23T15:13:00Z">
                <w:r w:rsidDel="00824A49">
                  <w:rPr>
                    <w:lang w:val="ru-RU"/>
                  </w:rPr>
                  <w:delText>54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90AFC43" w14:textId="0A22CC5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45" w:author="Student" w:date="2024-10-18T12:50:00Z"/>
                <w:del w:id="1746" w:author="nikitadorogin@yandex.ru" w:date="2024-10-23T15:13:00Z"/>
                <w:lang w:val="ru-RU"/>
              </w:rPr>
            </w:pPr>
            <w:ins w:id="1747" w:author="Student" w:date="2024-10-18T12:50:00Z">
              <w:del w:id="1748" w:author="nikitadorogin@yandex.ru" w:date="2024-10-23T15:13:00Z">
                <w:r w:rsidDel="00824A49">
                  <w:rPr>
                    <w:lang w:val="ru-RU"/>
                  </w:rPr>
                  <w:delText>51</w:delText>
                </w:r>
              </w:del>
            </w:ins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657C7EF0" w14:textId="2C581731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49" w:author="Student" w:date="2024-10-18T12:50:00Z"/>
                <w:del w:id="1750" w:author="nikitadorogin@yandex.ru" w:date="2024-10-23T15:13:00Z"/>
                <w:lang w:val="ru-RU"/>
              </w:rPr>
            </w:pPr>
            <w:ins w:id="1751" w:author="Student" w:date="2024-10-18T12:50:00Z">
              <w:del w:id="1752" w:author="nikitadorogin@yandex.ru" w:date="2024-10-23T15:13:00Z">
                <w:r w:rsidDel="00824A49">
                  <w:rPr>
                    <w:lang w:val="ru-RU"/>
                  </w:rPr>
                  <w:delText>48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741EACE7" w14:textId="6EE9FAA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53" w:author="Student" w:date="2024-10-18T12:50:00Z"/>
                <w:del w:id="1754" w:author="nikitadorogin@yandex.ru" w:date="2024-10-23T15:13:00Z"/>
                <w:lang w:val="ru-RU"/>
              </w:rPr>
            </w:pPr>
            <w:ins w:id="1755" w:author="Student" w:date="2024-10-18T12:50:00Z">
              <w:del w:id="1756" w:author="nikitadorogin@yandex.ru" w:date="2024-10-23T15:13:00Z">
                <w:r w:rsidDel="00824A49">
                  <w:rPr>
                    <w:lang w:val="ru-RU"/>
                  </w:rPr>
                  <w:delText>45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7DC1373" w14:textId="0B5700D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57" w:author="Student" w:date="2024-10-18T12:50:00Z"/>
                <w:del w:id="1758" w:author="nikitadorogin@yandex.ru" w:date="2024-10-23T15:13:00Z"/>
                <w:lang w:val="ru-RU"/>
              </w:rPr>
            </w:pPr>
            <w:ins w:id="1759" w:author="Student" w:date="2024-10-18T12:50:00Z">
              <w:del w:id="1760" w:author="nikitadorogin@yandex.ru" w:date="2024-10-23T15:13:00Z">
                <w:r w:rsidDel="00824A49">
                  <w:rPr>
                    <w:lang w:val="ru-RU"/>
                  </w:rPr>
                  <w:delText>42</w:delText>
                </w:r>
              </w:del>
            </w:ins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0E31498" w14:textId="5C2EF84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61" w:author="Student" w:date="2024-10-18T12:50:00Z"/>
                <w:del w:id="1762" w:author="nikitadorogin@yandex.ru" w:date="2024-10-23T15:13:00Z"/>
                <w:lang w:val="ru-RU"/>
              </w:rPr>
            </w:pPr>
            <w:ins w:id="1763" w:author="Student" w:date="2024-10-18T12:50:00Z">
              <w:del w:id="1764" w:author="nikitadorogin@yandex.ru" w:date="2024-10-23T15:13:00Z">
                <w:r w:rsidDel="00824A49">
                  <w:rPr>
                    <w:lang w:val="ru-RU"/>
                  </w:rPr>
                  <w:delText>39</w:delText>
                </w:r>
              </w:del>
            </w:ins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1299E1B0" w14:textId="7129405E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65" w:author="Student" w:date="2024-10-18T12:50:00Z"/>
                <w:del w:id="1766" w:author="nikitadorogin@yandex.ru" w:date="2024-10-23T15:13:00Z"/>
                <w:lang w:val="ru-RU"/>
              </w:rPr>
            </w:pPr>
            <w:ins w:id="1767" w:author="Student" w:date="2024-10-18T12:50:00Z">
              <w:del w:id="1768" w:author="nikitadorogin@yandex.ru" w:date="2024-10-23T15:13:00Z">
                <w:r w:rsidDel="00824A49">
                  <w:rPr>
                    <w:lang w:val="ru-RU"/>
                  </w:rPr>
                  <w:delText>36</w:delText>
                </w:r>
              </w:del>
            </w:ins>
          </w:p>
        </w:tc>
      </w:tr>
      <w:tr w:rsidR="002F0F22" w:rsidRPr="004B35ED" w:rsidDel="00824A49" w14:paraId="7D216E4A" w14:textId="11DEE843" w:rsidTr="002365CB">
        <w:trPr>
          <w:trHeight w:val="404"/>
          <w:ins w:id="1769" w:author="Student" w:date="2024-10-18T12:50:00Z"/>
          <w:del w:id="1770" w:author="nikitadorogin@yandex.ru" w:date="2024-10-23T15:13:00Z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5D95DB92" w14:textId="1F0E715D" w:rsidR="002F0F22" w:rsidRPr="004B35ED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71" w:author="Student" w:date="2024-10-18T12:50:00Z"/>
                <w:del w:id="1772" w:author="nikitadorogin@yandex.ru" w:date="2024-10-23T15:13:00Z"/>
                <w:rFonts w:ascii="Arial" w:hAnsi="Arial"/>
                <w:b/>
                <w:lang w:val="ru-RU"/>
              </w:rPr>
            </w:pPr>
            <w:ins w:id="1773" w:author="Student" w:date="2024-10-18T12:50:00Z">
              <w:del w:id="1774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4B35ED" w:rsidDel="00824A49">
                  <w:rPr>
                    <w:b/>
                    <w:vertAlign w:val="subscript"/>
                    <w:lang w:val="ru-RU"/>
                  </w:rPr>
                  <w:delText xml:space="preserve">обр </w:delText>
                </w:r>
                <w:r w:rsidRPr="004B35ED" w:rsidDel="00824A49">
                  <w:rPr>
                    <w:b/>
                    <w:lang w:val="ru-RU"/>
                  </w:rPr>
                  <w:delText>, мА</w:delText>
                </w:r>
              </w:del>
            </w:ins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591553C4" w14:textId="4394422F" w:rsidR="002F0F22" w:rsidRPr="004B35ED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75" w:author="Student" w:date="2024-10-18T12:50:00Z"/>
                <w:del w:id="1776" w:author="nikitadorogin@yandex.ru" w:date="2024-10-23T15:13:00Z"/>
                <w:b/>
                <w:bCs/>
                <w:lang w:val="ru-RU"/>
              </w:rPr>
            </w:pPr>
            <w:ins w:id="1777" w:author="Student" w:date="2024-10-18T12:50:00Z">
              <w:del w:id="1778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23B7D57" w14:textId="2660D45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79" w:author="Student" w:date="2024-10-18T12:50:00Z"/>
                <w:del w:id="1780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781" w:author="Student" w:date="2024-10-18T12:50:00Z">
              <w:del w:id="1782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860,5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F44451A" w14:textId="770933E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83" w:author="Student" w:date="2024-10-18T12:50:00Z"/>
                <w:del w:id="1784" w:author="nikitadorogin@yandex.ru" w:date="2024-10-23T15:13:00Z"/>
                <w:sz w:val="24"/>
                <w:szCs w:val="24"/>
                <w:lang w:val="ru-RU"/>
              </w:rPr>
            </w:pPr>
            <w:ins w:id="1785" w:author="Student" w:date="2024-10-18T12:50:00Z">
              <w:del w:id="178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487,4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91BCFC2" w14:textId="432012D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87" w:author="Student" w:date="2024-10-18T12:50:00Z"/>
                <w:del w:id="1788" w:author="nikitadorogin@yandex.ru" w:date="2024-10-23T15:13:00Z"/>
                <w:sz w:val="24"/>
                <w:szCs w:val="24"/>
                <w:lang w:val="ru-RU"/>
              </w:rPr>
            </w:pPr>
            <w:ins w:id="1789" w:author="Student" w:date="2024-10-18T12:50:00Z">
              <w:del w:id="179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11</w:delText>
                </w:r>
              </w:del>
            </w:ins>
            <w:ins w:id="1791" w:author="Student" w:date="2024-10-18T12:51:00Z">
              <w:del w:id="179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7</w:delText>
                </w:r>
              </w:del>
            </w:ins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1AFE3319" w14:textId="51776B1C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93" w:author="Student" w:date="2024-10-18T12:50:00Z"/>
                <w:del w:id="1794" w:author="nikitadorogin@yandex.ru" w:date="2024-10-23T15:13:00Z"/>
                <w:sz w:val="24"/>
                <w:szCs w:val="24"/>
                <w:lang w:val="ru-RU"/>
              </w:rPr>
            </w:pPr>
            <w:ins w:id="1795" w:author="Student" w:date="2024-10-18T12:50:00Z">
              <w:del w:id="179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</w:delText>
                </w:r>
              </w:del>
            </w:ins>
            <w:ins w:id="1797" w:author="Student" w:date="2024-10-18T12:51:00Z">
              <w:del w:id="179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00003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4FB15F5" w14:textId="45202C33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799" w:author="Student" w:date="2024-10-18T12:50:00Z"/>
                <w:del w:id="1800" w:author="nikitadorogin@yandex.ru" w:date="2024-10-23T15:13:00Z"/>
                <w:sz w:val="24"/>
                <w:szCs w:val="24"/>
                <w:lang w:val="ru-RU"/>
              </w:rPr>
            </w:pPr>
            <w:ins w:id="1801" w:author="Student" w:date="2024-10-18T12:50:00Z">
              <w:del w:id="180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03" w:author="Student" w:date="2024-10-18T12:52:00Z">
              <w:del w:id="180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4F86239B" w14:textId="442371F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05" w:author="Student" w:date="2024-10-18T12:50:00Z"/>
                <w:del w:id="1806" w:author="nikitadorogin@yandex.ru" w:date="2024-10-23T15:13:00Z"/>
                <w:sz w:val="24"/>
                <w:szCs w:val="24"/>
                <w:lang w:val="ru-RU"/>
              </w:rPr>
            </w:pPr>
            <w:ins w:id="1807" w:author="Student" w:date="2024-10-18T12:50:00Z">
              <w:del w:id="180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09" w:author="Student" w:date="2024-10-18T12:52:00Z">
              <w:del w:id="181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6810D5B6" w14:textId="617215A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11" w:author="Student" w:date="2024-10-18T12:50:00Z"/>
                <w:del w:id="1812" w:author="nikitadorogin@yandex.ru" w:date="2024-10-23T15:13:00Z"/>
                <w:sz w:val="24"/>
                <w:szCs w:val="24"/>
                <w:lang w:val="ru-RU"/>
              </w:rPr>
            </w:pPr>
            <w:ins w:id="1813" w:author="Student" w:date="2024-10-18T12:50:00Z">
              <w:del w:id="181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15" w:author="Student" w:date="2024-10-18T12:52:00Z">
              <w:del w:id="181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68E3903D" w14:textId="2C3BEC24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17" w:author="Student" w:date="2024-10-18T12:50:00Z"/>
                <w:del w:id="1818" w:author="nikitadorogin@yandex.ru" w:date="2024-10-23T15:13:00Z"/>
                <w:sz w:val="24"/>
                <w:szCs w:val="24"/>
                <w:lang w:val="ru-RU"/>
              </w:rPr>
            </w:pPr>
            <w:ins w:id="1819" w:author="Student" w:date="2024-10-18T12:50:00Z">
              <w:del w:id="1820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821" w:author="Student" w:date="2024-10-18T12:52:00Z">
              <w:del w:id="182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</w:tr>
      <w:tr w:rsidR="002F0F22" w:rsidRPr="004B35ED" w:rsidDel="00824A49" w14:paraId="6B556A66" w14:textId="4E8A9CD5" w:rsidTr="002365CB">
        <w:trPr>
          <w:trHeight w:val="404"/>
          <w:ins w:id="1823" w:author="Student" w:date="2024-10-18T12:50:00Z"/>
          <w:del w:id="1824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06910FF0" w14:textId="06FF0F9D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25" w:author="Student" w:date="2024-10-18T12:50:00Z"/>
                <w:del w:id="1826" w:author="nikitadorogin@yandex.ru" w:date="2024-10-23T15:13:00Z"/>
                <w:b/>
                <w:lang w:val="en-US"/>
              </w:rPr>
            </w:pPr>
            <w:ins w:id="1827" w:author="Student" w:date="2024-10-18T12:50:00Z">
              <w:del w:id="1828" w:author="nikitadorogin@yandex.ru" w:date="2024-10-23T15:13:00Z">
                <w:r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061D11D4" w14:textId="56C23AA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29" w:author="Student" w:date="2024-10-18T12:50:00Z"/>
                <w:del w:id="1830" w:author="nikitadorogin@yandex.ru" w:date="2024-10-23T15:13:00Z"/>
                <w:b/>
                <w:bCs/>
                <w:lang w:val="en-US"/>
              </w:rPr>
            </w:pPr>
            <w:ins w:id="1831" w:author="Student" w:date="2024-10-18T12:50:00Z">
              <w:del w:id="1832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2441A8DD" w14:textId="7F60A9B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33" w:author="Student" w:date="2024-10-18T12:50:00Z"/>
                <w:del w:id="1834" w:author="nikitadorogin@yandex.ru" w:date="2024-10-23T15:13:00Z"/>
                <w:b/>
                <w:bCs/>
                <w:lang w:val="en-US"/>
              </w:rPr>
            </w:pPr>
            <w:ins w:id="1835" w:author="Student" w:date="2024-10-18T12:50:00Z">
              <w:del w:id="1836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05F7FEA1" w14:textId="0BC832F1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37" w:author="Student" w:date="2024-10-18T12:50:00Z"/>
                <w:del w:id="1838" w:author="nikitadorogin@yandex.ru" w:date="2024-10-23T15:13:00Z"/>
                <w:b/>
                <w:bCs/>
                <w:lang w:val="en-US"/>
              </w:rPr>
            </w:pPr>
            <w:ins w:id="1839" w:author="Student" w:date="2024-10-18T12:50:00Z">
              <w:del w:id="1840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5F01FE3" w14:textId="1A56F70F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1" w:author="Student" w:date="2024-10-18T12:50:00Z"/>
                <w:del w:id="1842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38040030" w14:textId="5418E42A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3" w:author="Student" w:date="2024-10-18T12:50:00Z"/>
                <w:del w:id="1844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  <w:ins w:id="1845" w:author="Student" w:date="2024-10-18T12:50:00Z">
              <w:del w:id="1846" w:author="nikitadorogin@yandex.ru" w:date="2024-10-23T15:13:00Z">
                <w:r w:rsidRPr="002365CB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45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C87F82C" w14:textId="59F5FFFD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7" w:author="Student" w:date="2024-10-18T12:50:00Z"/>
                <w:del w:id="1848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57487571" w14:textId="08D1A47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49" w:author="Student" w:date="2024-10-18T12:50:00Z"/>
                <w:del w:id="1850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51" w:author="Student" w:date="2024-10-18T12:50:00Z">
              <w:del w:id="1852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50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1CE5881" w14:textId="6D9E73BE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3" w:author="Student" w:date="2024-10-18T12:50:00Z"/>
                <w:del w:id="1854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34260848" w14:textId="75BFF89D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5" w:author="Student" w:date="2024-10-18T12:50:00Z"/>
                <w:del w:id="185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57" w:author="Student" w:date="2024-10-18T12:50:00Z">
              <w:del w:id="1858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55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2188D92" w14:textId="60B199D7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59" w:author="Student" w:date="2024-10-18T12:50:00Z"/>
                <w:del w:id="1860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2FBE497" w14:textId="5F92B482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61" w:author="Student" w:date="2024-10-18T12:50:00Z"/>
                <w:del w:id="1862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63" w:author="Student" w:date="2024-10-18T12:50:00Z">
              <w:del w:id="1864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60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47D6ACB" w14:textId="1A23DB16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65" w:author="Student" w:date="2024-10-18T12:50:00Z"/>
                <w:del w:id="186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A76C3FE" w14:textId="3511329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67" w:author="Student" w:date="2024-10-18T12:50:00Z"/>
                <w:del w:id="1868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69" w:author="Student" w:date="2024-10-18T12:50:00Z">
              <w:del w:id="1870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65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9499D5F" w14:textId="6FCE5D0F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1" w:author="Student" w:date="2024-10-18T12:50:00Z"/>
                <w:del w:id="1872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82724E4" w14:textId="3A85D74F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3" w:author="Student" w:date="2024-10-18T12:50:00Z"/>
                <w:del w:id="1874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75" w:author="Student" w:date="2024-10-18T12:50:00Z">
              <w:del w:id="1876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70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0BF47CD" w14:textId="3BA1C0F9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7" w:author="Student" w:date="2024-10-18T12:50:00Z"/>
                <w:del w:id="1878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5323873" w14:textId="6C4FEBA4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79" w:author="Student" w:date="2024-10-18T12:50:00Z"/>
                <w:del w:id="1880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81" w:author="Student" w:date="2024-10-18T12:50:00Z">
              <w:del w:id="1882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75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2AC575D" w14:textId="510FD8B4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83" w:author="Student" w:date="2024-10-18T12:50:00Z"/>
                <w:del w:id="1884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68A05E7A" w14:textId="651AC1D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85" w:author="Student" w:date="2024-10-18T12:50:00Z"/>
                <w:del w:id="188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1887" w:author="Student" w:date="2024-10-18T12:50:00Z">
              <w:del w:id="1888" w:author="nikitadorogin@yandex.ru" w:date="2024-10-23T15:13:00Z"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80</w:delText>
                </w:r>
              </w:del>
            </w:ins>
          </w:p>
        </w:tc>
      </w:tr>
      <w:tr w:rsidR="002F0F22" w:rsidRPr="004B35ED" w:rsidDel="00824A49" w14:paraId="708CF2BE" w14:textId="72763161" w:rsidTr="002365CB">
        <w:trPr>
          <w:trHeight w:val="404"/>
          <w:ins w:id="1889" w:author="Student" w:date="2024-10-18T12:50:00Z"/>
          <w:del w:id="1890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46DFC377" w14:textId="05BD4AF0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91" w:author="Student" w:date="2024-10-18T12:50:00Z"/>
                <w:del w:id="1892" w:author="nikitadorogin@yandex.ru" w:date="2024-10-23T15:13:00Z"/>
                <w:b/>
                <w:lang w:val="en-US"/>
              </w:rPr>
            </w:pPr>
            <w:ins w:id="1893" w:author="Student" w:date="2024-10-18T12:50:00Z">
              <w:del w:id="1894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15A822D" w14:textId="2A3A7F7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95" w:author="Student" w:date="2024-10-18T12:50:00Z"/>
                <w:del w:id="1896" w:author="nikitadorogin@yandex.ru" w:date="2024-10-23T15:13:00Z"/>
                <w:b/>
                <w:bCs/>
                <w:lang w:val="en-US"/>
              </w:rPr>
            </w:pPr>
            <w:ins w:id="1897" w:author="Student" w:date="2024-10-18T12:50:00Z">
              <w:del w:id="1898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840B8EF" w14:textId="38708535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899" w:author="Student" w:date="2024-10-18T12:50:00Z"/>
                <w:del w:id="1900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901" w:author="Student" w:date="2024-10-18T12:50:00Z">
              <w:del w:id="1902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33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60398B1" w14:textId="239A69CB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03" w:author="Student" w:date="2024-10-18T12:50:00Z"/>
                <w:del w:id="1904" w:author="nikitadorogin@yandex.ru" w:date="2024-10-23T15:13:00Z"/>
                <w:sz w:val="24"/>
                <w:szCs w:val="24"/>
                <w:lang w:val="ru-RU"/>
              </w:rPr>
            </w:pPr>
            <w:ins w:id="1905" w:author="Student" w:date="2024-10-18T12:50:00Z">
              <w:del w:id="190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3059F69" w14:textId="2BB089A8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07" w:author="Student" w:date="2024-10-18T12:50:00Z"/>
                <w:del w:id="1908" w:author="nikitadorogin@yandex.ru" w:date="2024-10-23T15:13:00Z"/>
                <w:sz w:val="24"/>
                <w:szCs w:val="24"/>
                <w:lang w:val="ru-RU"/>
              </w:rPr>
            </w:pPr>
            <w:ins w:id="1909" w:author="Student" w:date="2024-10-18T12:50:00Z">
              <w:del w:id="191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27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9C14234" w14:textId="733922FF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11" w:author="Student" w:date="2024-10-18T12:50:00Z"/>
                <w:del w:id="1912" w:author="nikitadorogin@yandex.ru" w:date="2024-10-23T15:13:00Z"/>
                <w:sz w:val="24"/>
                <w:szCs w:val="24"/>
                <w:lang w:val="ru-RU"/>
              </w:rPr>
            </w:pPr>
            <w:ins w:id="1913" w:author="Student" w:date="2024-10-18T12:50:00Z">
              <w:del w:id="191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24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615B488" w14:textId="18B63164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15" w:author="Student" w:date="2024-10-18T12:50:00Z"/>
                <w:del w:id="1916" w:author="nikitadorogin@yandex.ru" w:date="2024-10-23T15:13:00Z"/>
                <w:sz w:val="24"/>
                <w:szCs w:val="24"/>
                <w:lang w:val="ru-RU"/>
              </w:rPr>
            </w:pPr>
            <w:ins w:id="1917" w:author="Student" w:date="2024-10-18T12:50:00Z">
              <w:del w:id="191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21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9BBB7F8" w14:textId="0C954CA9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19" w:author="Student" w:date="2024-10-18T12:50:00Z"/>
                <w:del w:id="1920" w:author="nikitadorogin@yandex.ru" w:date="2024-10-23T15:13:00Z"/>
                <w:sz w:val="24"/>
                <w:szCs w:val="24"/>
                <w:lang w:val="ru-RU"/>
              </w:rPr>
            </w:pPr>
            <w:ins w:id="1921" w:author="Student" w:date="2024-10-18T12:50:00Z">
              <w:del w:id="192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18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18D9AE1" w14:textId="6C9B86A5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23" w:author="Student" w:date="2024-10-18T12:50:00Z"/>
                <w:del w:id="1924" w:author="nikitadorogin@yandex.ru" w:date="2024-10-23T15:13:00Z"/>
                <w:sz w:val="24"/>
                <w:szCs w:val="24"/>
                <w:lang w:val="ru-RU"/>
              </w:rPr>
            </w:pPr>
            <w:ins w:id="1925" w:author="Student" w:date="2024-10-18T12:50:00Z">
              <w:del w:id="192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07B9843" w14:textId="21847B2D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27" w:author="Student" w:date="2024-10-18T12:50:00Z"/>
                <w:del w:id="1928" w:author="nikitadorogin@yandex.ru" w:date="2024-10-23T15:13:00Z"/>
                <w:sz w:val="24"/>
                <w:szCs w:val="24"/>
                <w:lang w:val="ru-RU"/>
              </w:rPr>
            </w:pPr>
            <w:ins w:id="1929" w:author="Student" w:date="2024-10-18T12:50:00Z">
              <w:del w:id="193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12</w:delText>
                </w:r>
              </w:del>
            </w:ins>
          </w:p>
        </w:tc>
      </w:tr>
      <w:tr w:rsidR="002F0F22" w:rsidRPr="004B35ED" w:rsidDel="00824A49" w14:paraId="607313C4" w14:textId="11EC9335" w:rsidTr="002365CB">
        <w:trPr>
          <w:trHeight w:val="404"/>
          <w:ins w:id="1931" w:author="Student" w:date="2024-10-18T12:50:00Z"/>
          <w:del w:id="1932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6A4949E6" w14:textId="26EDD468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33" w:author="Student" w:date="2024-10-18T12:50:00Z"/>
                <w:del w:id="1934" w:author="nikitadorogin@yandex.ru" w:date="2024-10-23T15:13:00Z"/>
                <w:b/>
                <w:lang w:val="en-US"/>
              </w:rPr>
            </w:pPr>
            <w:ins w:id="1935" w:author="Student" w:date="2024-10-18T12:50:00Z">
              <w:del w:id="1936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8A4E588" w14:textId="7AD15EDE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37" w:author="Student" w:date="2024-10-18T12:50:00Z"/>
                <w:del w:id="1938" w:author="nikitadorogin@yandex.ru" w:date="2024-10-23T15:13:00Z"/>
                <w:b/>
                <w:bCs/>
                <w:lang w:val="en-US"/>
              </w:rPr>
            </w:pPr>
            <w:ins w:id="1939" w:author="Student" w:date="2024-10-18T12:50:00Z">
              <w:del w:id="1940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906583E" w14:textId="0FAC7279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41" w:author="Student" w:date="2024-10-18T12:50:00Z"/>
                <w:del w:id="1942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1943" w:author="Student" w:date="2024-10-18T12:50:00Z">
              <w:del w:id="1944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45" w:author="Student" w:date="2024-10-18T12:52:00Z">
              <w:del w:id="1946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3740116" w14:textId="03F5F59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47" w:author="Student" w:date="2024-10-18T12:50:00Z"/>
                <w:del w:id="1948" w:author="nikitadorogin@yandex.ru" w:date="2024-10-23T15:13:00Z"/>
                <w:sz w:val="24"/>
                <w:szCs w:val="24"/>
                <w:lang w:val="ru-RU"/>
              </w:rPr>
            </w:pPr>
            <w:ins w:id="1949" w:author="Student" w:date="2024-10-18T12:50:00Z">
              <w:del w:id="1950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51" w:author="Student" w:date="2024-10-18T12:52:00Z">
              <w:del w:id="195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245A9C89" w14:textId="5E273E64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53" w:author="Student" w:date="2024-10-18T12:50:00Z"/>
                <w:del w:id="1954" w:author="nikitadorogin@yandex.ru" w:date="2024-10-23T15:13:00Z"/>
                <w:sz w:val="24"/>
                <w:szCs w:val="24"/>
                <w:lang w:val="ru-RU"/>
              </w:rPr>
            </w:pPr>
            <w:ins w:id="1955" w:author="Student" w:date="2024-10-18T12:50:00Z">
              <w:del w:id="1956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57" w:author="Student" w:date="2024-10-18T12:52:00Z">
              <w:del w:id="195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333EAB1" w14:textId="7772E86C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59" w:author="Student" w:date="2024-10-18T12:50:00Z"/>
                <w:del w:id="1960" w:author="nikitadorogin@yandex.ru" w:date="2024-10-23T15:13:00Z"/>
                <w:sz w:val="24"/>
                <w:szCs w:val="24"/>
                <w:lang w:val="ru-RU"/>
              </w:rPr>
            </w:pPr>
            <w:ins w:id="1961" w:author="Student" w:date="2024-10-18T12:50:00Z">
              <w:del w:id="1962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63" w:author="Student" w:date="2024-10-18T12:52:00Z">
              <w:del w:id="196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9BF679C" w14:textId="0B5C5068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65" w:author="Student" w:date="2024-10-18T12:50:00Z"/>
                <w:del w:id="1966" w:author="nikitadorogin@yandex.ru" w:date="2024-10-23T15:13:00Z"/>
                <w:sz w:val="24"/>
                <w:szCs w:val="24"/>
                <w:lang w:val="ru-RU"/>
              </w:rPr>
            </w:pPr>
            <w:ins w:id="1967" w:author="Student" w:date="2024-10-18T12:50:00Z">
              <w:del w:id="196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69" w:author="Student" w:date="2024-10-18T12:52:00Z">
              <w:del w:id="197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EF6A74E" w14:textId="7161AAE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71" w:author="Student" w:date="2024-10-18T12:50:00Z"/>
                <w:del w:id="1972" w:author="nikitadorogin@yandex.ru" w:date="2024-10-23T15:13:00Z"/>
                <w:sz w:val="24"/>
                <w:szCs w:val="24"/>
                <w:lang w:val="ru-RU"/>
              </w:rPr>
            </w:pPr>
            <w:ins w:id="1973" w:author="Student" w:date="2024-10-18T12:50:00Z">
              <w:del w:id="197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75" w:author="Student" w:date="2024-10-18T12:52:00Z">
              <w:del w:id="1976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77D6128" w14:textId="662D8FF1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77" w:author="Student" w:date="2024-10-18T12:50:00Z"/>
                <w:del w:id="1978" w:author="nikitadorogin@yandex.ru" w:date="2024-10-23T15:13:00Z"/>
                <w:sz w:val="24"/>
                <w:szCs w:val="24"/>
                <w:lang w:val="ru-RU"/>
              </w:rPr>
            </w:pPr>
            <w:ins w:id="1979" w:author="Student" w:date="2024-10-18T12:50:00Z">
              <w:del w:id="1980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81" w:author="Student" w:date="2024-10-18T12:52:00Z">
              <w:del w:id="198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0052542" w14:textId="1216DB6D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83" w:author="Student" w:date="2024-10-18T12:50:00Z"/>
                <w:del w:id="1984" w:author="nikitadorogin@yandex.ru" w:date="2024-10-23T15:13:00Z"/>
                <w:sz w:val="24"/>
                <w:szCs w:val="24"/>
                <w:lang w:val="ru-RU"/>
              </w:rPr>
            </w:pPr>
            <w:ins w:id="1985" w:author="Student" w:date="2024-10-18T12:50:00Z">
              <w:del w:id="1986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1987" w:author="Student" w:date="2024-10-18T12:52:00Z">
              <w:del w:id="198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</w:tr>
      <w:tr w:rsidR="002F0F22" w:rsidRPr="005F6A74" w:rsidDel="00824A49" w14:paraId="099B9F75" w14:textId="67BB7171" w:rsidTr="002365CB">
        <w:trPr>
          <w:trHeight w:val="404"/>
          <w:ins w:id="1989" w:author="Student" w:date="2024-10-18T12:50:00Z"/>
          <w:del w:id="1990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9CA2849" w14:textId="6A2A17E5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91" w:author="Student" w:date="2024-10-18T12:50:00Z"/>
                <w:del w:id="1992" w:author="nikitadorogin@yandex.ru" w:date="2024-10-23T15:13:00Z"/>
                <w:b/>
                <w:lang w:val="en-US"/>
              </w:rPr>
            </w:pPr>
            <w:ins w:id="1993" w:author="Student" w:date="2024-10-18T12:50:00Z">
              <w:del w:id="1994" w:author="nikitadorogin@yandex.ru" w:date="2024-10-23T15:13:00Z">
                <w:r w:rsidRPr="005F6A74" w:rsidDel="00824A49">
                  <w:rPr>
                    <w:b/>
                    <w:lang w:val="en-US"/>
                  </w:rPr>
                  <w:delText>Измеряемый параметр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1B78574E" w14:textId="18B56C3A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95" w:author="Student" w:date="2024-10-18T12:50:00Z"/>
                <w:del w:id="1996" w:author="nikitadorogin@yandex.ru" w:date="2024-10-23T15:13:00Z"/>
                <w:b/>
                <w:bCs/>
                <w:lang w:val="en-US"/>
              </w:rPr>
            </w:pPr>
            <w:ins w:id="1997" w:author="Student" w:date="2024-10-18T12:50:00Z">
              <w:del w:id="1998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R, %</w:delText>
                </w:r>
              </w:del>
            </w:ins>
          </w:p>
          <w:p w14:paraId="72BA1C8E" w14:textId="0D1D47CE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1999" w:author="Student" w:date="2024-10-18T12:50:00Z"/>
                <w:del w:id="2000" w:author="nikitadorogin@yandex.ru" w:date="2024-10-23T15:13:00Z"/>
                <w:b/>
                <w:bCs/>
                <w:lang w:val="en-US"/>
              </w:rPr>
            </w:pPr>
            <w:ins w:id="2001" w:author="Student" w:date="2024-10-18T12:50:00Z">
              <w:del w:id="2002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При-</w:delText>
                </w:r>
              </w:del>
            </w:ins>
          </w:p>
          <w:p w14:paraId="68E66FE4" w14:textId="56C3CEEA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03" w:author="Student" w:date="2024-10-18T12:50:00Z"/>
                <w:del w:id="2004" w:author="nikitadorogin@yandex.ru" w:date="2024-10-23T15:13:00Z"/>
                <w:b/>
                <w:bCs/>
                <w:lang w:val="en-US"/>
              </w:rPr>
            </w:pPr>
            <w:ins w:id="2005" w:author="Student" w:date="2024-10-18T12:50:00Z">
              <w:del w:id="2006" w:author="nikitadorogin@yandex.ru" w:date="2024-10-23T15:13:00Z">
                <w:r w:rsidRPr="005F6A74" w:rsidDel="00824A49">
                  <w:rPr>
                    <w:b/>
                    <w:bCs/>
                    <w:lang w:val="en-US"/>
                  </w:rPr>
                  <w:delText>бор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B5F64DA" w14:textId="30E5BE1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07" w:author="Student" w:date="2024-10-18T12:50:00Z"/>
                <w:del w:id="2008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</w:p>
          <w:p w14:paraId="45ACF608" w14:textId="6E26F05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09" w:author="Student" w:date="2024-10-18T12:50:00Z"/>
                <w:del w:id="2010" w:author="nikitadorogin@yandex.ru" w:date="2024-10-23T15:13:00Z"/>
                <w:rFonts w:ascii="Arial"/>
                <w:b/>
                <w:bCs/>
                <w:sz w:val="24"/>
                <w:szCs w:val="24"/>
                <w:lang w:val="ru-RU"/>
              </w:rPr>
            </w:pPr>
            <w:ins w:id="2011" w:author="Student" w:date="2024-10-18T12:50:00Z">
              <w:del w:id="2012" w:author="nikitadorogin@yandex.ru" w:date="2024-10-23T15:13:00Z">
                <w:r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8</w:delText>
                </w:r>
                <w:r w:rsidRPr="002365CB" w:rsidDel="00824A49">
                  <w:rPr>
                    <w:rFonts w:ascii="Arial"/>
                    <w:b/>
                    <w:bCs/>
                    <w:sz w:val="24"/>
                    <w:szCs w:val="24"/>
                    <w:lang w:val="ru-RU"/>
                  </w:rPr>
                  <w:delText>5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7676E0B" w14:textId="66DEEE34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3" w:author="Student" w:date="2024-10-18T12:50:00Z"/>
                <w:del w:id="2014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5F56D5E" w14:textId="7414CBD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5" w:author="Student" w:date="2024-10-18T12:50:00Z"/>
                <w:del w:id="201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2017" w:author="Student" w:date="2024-10-18T12:50:00Z">
              <w:del w:id="2018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3719307" w14:textId="5CDC8EDB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19" w:author="Student" w:date="2024-10-18T12:50:00Z"/>
                <w:del w:id="2020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7225254" w14:textId="4A8A7761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21" w:author="Student" w:date="2024-10-18T12:50:00Z"/>
                <w:del w:id="2022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2023" w:author="Student" w:date="2024-10-18T12:50:00Z">
              <w:del w:id="2024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9</w:delText>
                </w:r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5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ABD31BE" w14:textId="3D128F18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25" w:author="Student" w:date="2024-10-18T12:50:00Z"/>
                <w:del w:id="202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6729F59A" w14:textId="39E74970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27" w:author="Student" w:date="2024-10-18T12:50:00Z"/>
                <w:del w:id="2028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  <w:ins w:id="2029" w:author="Student" w:date="2024-10-18T12:50:00Z">
              <w:del w:id="2030" w:author="nikitadorogin@yandex.ru" w:date="2024-10-23T15:13:00Z">
                <w:r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10</w:delText>
                </w:r>
                <w:r w:rsidRPr="002365CB" w:rsidDel="00824A49">
                  <w:rPr>
                    <w:b/>
                    <w:bCs/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FBFFBE5" w14:textId="78F92739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1" w:author="Student" w:date="2024-10-18T12:50:00Z"/>
                <w:del w:id="2032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132F7010" w14:textId="0962B83C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3" w:author="Student" w:date="2024-10-18T12:50:00Z"/>
                <w:del w:id="2034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DEAD08F" w14:textId="2B429975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5" w:author="Student" w:date="2024-10-18T12:50:00Z"/>
                <w:del w:id="203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544FC102" w14:textId="3505F82B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7" w:author="Student" w:date="2024-10-18T12:50:00Z"/>
                <w:del w:id="2038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2AC595F" w14:textId="410E5B38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39" w:author="Student" w:date="2024-10-18T12:50:00Z"/>
                <w:del w:id="2040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78ED5DB6" w14:textId="5ECE45C3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1" w:author="Student" w:date="2024-10-18T12:50:00Z"/>
                <w:del w:id="2042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53104E8" w14:textId="2A57428D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3" w:author="Student" w:date="2024-10-18T12:50:00Z"/>
                <w:del w:id="2044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  <w:p w14:paraId="04960071" w14:textId="70A0E699" w:rsidR="002F0F22" w:rsidRPr="002365CB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5" w:author="Student" w:date="2024-10-18T12:50:00Z"/>
                <w:del w:id="2046" w:author="nikitadorogin@yandex.ru" w:date="2024-10-23T15:13:00Z"/>
                <w:b/>
                <w:bCs/>
                <w:sz w:val="24"/>
                <w:szCs w:val="24"/>
                <w:lang w:val="ru-RU"/>
              </w:rPr>
            </w:pPr>
          </w:p>
        </w:tc>
      </w:tr>
      <w:tr w:rsidR="002F0F22" w:rsidRPr="005F6A74" w:rsidDel="00824A49" w14:paraId="22429FDB" w14:textId="2022831D" w:rsidTr="002365CB">
        <w:trPr>
          <w:trHeight w:val="404"/>
          <w:ins w:id="2047" w:author="Student" w:date="2024-10-18T12:50:00Z"/>
          <w:del w:id="2048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32410C05" w14:textId="6F59DC6F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49" w:author="Student" w:date="2024-10-18T12:50:00Z"/>
                <w:del w:id="2050" w:author="nikitadorogin@yandex.ru" w:date="2024-10-23T15:13:00Z"/>
                <w:b/>
                <w:lang w:val="en-US"/>
              </w:rPr>
            </w:pPr>
            <w:ins w:id="2051" w:author="Student" w:date="2024-10-18T12:50:00Z">
              <w:del w:id="2052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U</w:delText>
                </w:r>
                <w:r w:rsidRPr="005F6A74" w:rsidDel="00824A49">
                  <w:rPr>
                    <w:b/>
                    <w:lang w:val="en-US"/>
                  </w:rPr>
                  <w:delText>обр , В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0476DE5B" w14:textId="3FF3F084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53" w:author="Student" w:date="2024-10-18T12:50:00Z"/>
                <w:del w:id="2054" w:author="nikitadorogin@yandex.ru" w:date="2024-10-23T15:13:00Z"/>
                <w:b/>
                <w:bCs/>
                <w:lang w:val="en-US"/>
              </w:rPr>
            </w:pPr>
            <w:ins w:id="2055" w:author="Student" w:date="2024-10-18T12:50:00Z">
              <w:del w:id="2056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Ud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F3D07EC" w14:textId="2E32B871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57" w:author="Student" w:date="2024-10-18T12:50:00Z"/>
                <w:del w:id="2058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2059" w:author="Student" w:date="2024-10-18T12:50:00Z">
              <w:del w:id="2060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9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365D1C9" w14:textId="60AE78BF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61" w:author="Student" w:date="2024-10-18T12:50:00Z"/>
                <w:del w:id="2062" w:author="nikitadorogin@yandex.ru" w:date="2024-10-23T15:13:00Z"/>
                <w:sz w:val="24"/>
                <w:szCs w:val="24"/>
                <w:lang w:val="ru-RU"/>
              </w:rPr>
            </w:pPr>
            <w:ins w:id="2063" w:author="Student" w:date="2024-10-18T12:50:00Z">
              <w:del w:id="2064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6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42DD8D2" w14:textId="65B875CD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65" w:author="Student" w:date="2024-10-18T12:50:00Z"/>
                <w:del w:id="2066" w:author="nikitadorogin@yandex.ru" w:date="2024-10-23T15:13:00Z"/>
                <w:sz w:val="24"/>
                <w:szCs w:val="24"/>
                <w:lang w:val="ru-RU"/>
              </w:rPr>
            </w:pPr>
            <w:ins w:id="2067" w:author="Student" w:date="2024-10-18T12:50:00Z">
              <w:del w:id="206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DE3D118" w14:textId="4DC43C92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69" w:author="Student" w:date="2024-10-18T12:50:00Z"/>
                <w:del w:id="2070" w:author="nikitadorogin@yandex.ru" w:date="2024-10-23T15:13:00Z"/>
                <w:sz w:val="24"/>
                <w:szCs w:val="24"/>
                <w:lang w:val="ru-RU"/>
              </w:rPr>
            </w:pPr>
            <w:ins w:id="2071" w:author="Student" w:date="2024-10-18T12:53:00Z">
              <w:del w:id="207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07D979A3" w14:textId="7C549A5B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3" w:author="Student" w:date="2024-10-18T12:50:00Z"/>
                <w:del w:id="2074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D1C159E" w14:textId="54B295C9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5" w:author="Student" w:date="2024-10-18T12:50:00Z"/>
                <w:del w:id="2076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79761919" w14:textId="62291C41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7" w:author="Student" w:date="2024-10-18T12:50:00Z"/>
                <w:del w:id="2078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2ADD7F5" w14:textId="5E2DDA74" w:rsidR="002F0F22" w:rsidRPr="005F6A74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79" w:author="Student" w:date="2024-10-18T12:50:00Z"/>
                <w:del w:id="2080" w:author="nikitadorogin@yandex.ru" w:date="2024-10-23T15:13:00Z"/>
                <w:sz w:val="24"/>
                <w:szCs w:val="24"/>
                <w:lang w:val="ru-RU"/>
              </w:rPr>
            </w:pPr>
          </w:p>
        </w:tc>
      </w:tr>
      <w:tr w:rsidR="002F0F22" w:rsidRPr="004B35ED" w:rsidDel="00824A49" w14:paraId="2042F188" w14:textId="54216637" w:rsidTr="002365CB">
        <w:trPr>
          <w:trHeight w:val="404"/>
          <w:ins w:id="2081" w:author="Student" w:date="2024-10-18T12:50:00Z"/>
          <w:del w:id="2082" w:author="nikitadorogin@yandex.ru" w:date="2024-10-23T15:13:00Z"/>
        </w:trPr>
        <w:tc>
          <w:tcPr>
            <w:tcW w:w="1985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4" w:space="0" w:color="auto"/>
            </w:tcBorders>
          </w:tcPr>
          <w:p w14:paraId="70FB63D4" w14:textId="68B6D2AE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83" w:author="Student" w:date="2024-10-18T12:50:00Z"/>
                <w:del w:id="2084" w:author="nikitadorogin@yandex.ru" w:date="2024-10-23T15:13:00Z"/>
                <w:b/>
                <w:lang w:val="en-US"/>
              </w:rPr>
            </w:pPr>
            <w:ins w:id="2085" w:author="Student" w:date="2024-10-18T12:50:00Z">
              <w:del w:id="2086" w:author="nikitadorogin@yandex.ru" w:date="2024-10-23T15:13:00Z">
                <w:r w:rsidRPr="004B35ED" w:rsidDel="00824A49">
                  <w:rPr>
                    <w:b/>
                    <w:lang w:val="en-US"/>
                  </w:rPr>
                  <w:delText>I</w:delText>
                </w:r>
                <w:r w:rsidRPr="005F6A74" w:rsidDel="00824A49">
                  <w:rPr>
                    <w:b/>
                    <w:lang w:val="en-US"/>
                  </w:rPr>
                  <w:delText>обр , мА</w:delText>
                </w:r>
              </w:del>
            </w:ins>
          </w:p>
        </w:tc>
        <w:tc>
          <w:tcPr>
            <w:tcW w:w="1702" w:type="dxa"/>
            <w:tcBorders>
              <w:top w:val="single" w:sz="6" w:space="0" w:color="232323"/>
              <w:left w:val="single" w:sz="4" w:space="0" w:color="auto"/>
              <w:bottom w:val="single" w:sz="4" w:space="0" w:color="auto"/>
              <w:right w:val="single" w:sz="6" w:space="0" w:color="232323"/>
            </w:tcBorders>
          </w:tcPr>
          <w:p w14:paraId="7731C2F5" w14:textId="22458DBC" w:rsidR="002F0F22" w:rsidRPr="005F6A74" w:rsidDel="00824A49" w:rsidRDefault="002F0F22" w:rsidP="002365CB">
            <w:pPr>
              <w:widowControl w:val="0"/>
              <w:tabs>
                <w:tab w:val="left" w:pos="447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87" w:author="Student" w:date="2024-10-18T12:50:00Z"/>
                <w:del w:id="2088" w:author="nikitadorogin@yandex.ru" w:date="2024-10-23T15:13:00Z"/>
                <w:b/>
                <w:bCs/>
                <w:lang w:val="en-US"/>
              </w:rPr>
            </w:pPr>
            <w:ins w:id="2089" w:author="Student" w:date="2024-10-18T12:50:00Z">
              <w:del w:id="2090" w:author="nikitadorogin@yandex.ru" w:date="2024-10-23T15:13:00Z">
                <w:r w:rsidRPr="004B35ED" w:rsidDel="00824A49">
                  <w:rPr>
                    <w:b/>
                    <w:bCs/>
                    <w:lang w:val="en-US"/>
                  </w:rPr>
                  <w:delText>Id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4B113673" w14:textId="3557890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91" w:author="Student" w:date="2024-10-18T12:50:00Z"/>
                <w:del w:id="2092" w:author="nikitadorogin@yandex.ru" w:date="2024-10-23T15:13:00Z"/>
                <w:rFonts w:ascii="Arial"/>
                <w:sz w:val="24"/>
                <w:szCs w:val="24"/>
                <w:lang w:val="ru-RU"/>
              </w:rPr>
            </w:pPr>
            <w:ins w:id="2093" w:author="Student" w:date="2024-10-18T12:50:00Z">
              <w:del w:id="2094" w:author="nikitadorogin@yandex.ru" w:date="2024-10-23T15:13:00Z">
                <w:r w:rsidRPr="005F6A74" w:rsidDel="00824A49">
                  <w:rPr>
                    <w:rFonts w:ascii="Arial"/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2095" w:author="Student" w:date="2024-10-18T12:52:00Z">
              <w:del w:id="2096" w:author="nikitadorogin@yandex.ru" w:date="2024-10-23T15:13:00Z">
                <w:r w:rsidDel="00824A49">
                  <w:rPr>
                    <w:rFonts w:ascii="Arial"/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E62C6F2" w14:textId="6BE88F3D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097" w:author="Student" w:date="2024-10-18T12:50:00Z"/>
                <w:del w:id="2098" w:author="nikitadorogin@yandex.ru" w:date="2024-10-23T15:13:00Z"/>
                <w:sz w:val="24"/>
                <w:szCs w:val="24"/>
                <w:lang w:val="ru-RU"/>
              </w:rPr>
            </w:pPr>
            <w:ins w:id="2099" w:author="Student" w:date="2024-10-18T12:50:00Z">
              <w:del w:id="2100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2101" w:author="Student" w:date="2024-10-18T12:52:00Z">
              <w:del w:id="2102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5E7724B4" w14:textId="0825BE8E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03" w:author="Student" w:date="2024-10-18T12:50:00Z"/>
                <w:del w:id="2104" w:author="nikitadorogin@yandex.ru" w:date="2024-10-23T15:13:00Z"/>
                <w:sz w:val="24"/>
                <w:szCs w:val="24"/>
                <w:lang w:val="ru-RU"/>
              </w:rPr>
            </w:pPr>
            <w:ins w:id="2105" w:author="Student" w:date="2024-10-18T12:50:00Z">
              <w:del w:id="2106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0,000</w:delText>
                </w:r>
              </w:del>
            </w:ins>
            <w:ins w:id="2107" w:author="Student" w:date="2024-10-18T12:52:00Z">
              <w:del w:id="2108" w:author="nikitadorogin@yandex.ru" w:date="2024-10-23T15:13:00Z">
                <w:r w:rsidDel="00824A49">
                  <w:rPr>
                    <w:sz w:val="24"/>
                    <w:szCs w:val="24"/>
                    <w:lang w:val="ru-RU"/>
                  </w:rPr>
                  <w:delText>03</w:delText>
                </w:r>
              </w:del>
            </w:ins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1BC7F1B9" w14:textId="0560E232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09" w:author="Student" w:date="2024-10-18T12:50:00Z"/>
                <w:del w:id="2110" w:author="nikitadorogin@yandex.ru" w:date="2024-10-23T15:13:00Z"/>
                <w:sz w:val="24"/>
                <w:szCs w:val="24"/>
                <w:lang w:val="ru-RU"/>
              </w:rPr>
            </w:pPr>
            <w:ins w:id="2111" w:author="Student" w:date="2024-10-18T12:50:00Z">
              <w:del w:id="2112" w:author="nikitadorogin@yandex.ru" w:date="2024-10-23T15:13:00Z">
                <w:r w:rsidRPr="005F6A74" w:rsidDel="00824A49">
                  <w:rPr>
                    <w:sz w:val="24"/>
                    <w:szCs w:val="24"/>
                    <w:lang w:val="ru-RU"/>
                  </w:rPr>
                  <w:delText>0</w:delText>
                </w:r>
              </w:del>
            </w:ins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0910200" w14:textId="70D25A06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3" w:author="Student" w:date="2024-10-18T12:50:00Z"/>
                <w:del w:id="2114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60691E4" w14:textId="50D48B6B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5" w:author="Student" w:date="2024-10-18T12:50:00Z"/>
                <w:del w:id="2116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3517B424" w14:textId="04F56FCD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7" w:author="Student" w:date="2024-10-18T12:50:00Z"/>
                <w:del w:id="2118" w:author="nikitadorogin@yandex.ru" w:date="2024-10-23T15:13:00Z"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bottom"/>
          </w:tcPr>
          <w:p w14:paraId="69669A86" w14:textId="56CEBC7A" w:rsidR="002F0F22" w:rsidRPr="004B35ED" w:rsidDel="00824A49" w:rsidRDefault="002F0F22" w:rsidP="002365CB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ns w:id="2119" w:author="Student" w:date="2024-10-18T12:50:00Z"/>
                <w:del w:id="2120" w:author="nikitadorogin@yandex.ru" w:date="2024-10-23T15:13:00Z"/>
                <w:sz w:val="24"/>
                <w:szCs w:val="24"/>
                <w:lang w:val="ru-RU"/>
              </w:rPr>
            </w:pPr>
          </w:p>
        </w:tc>
      </w:tr>
    </w:tbl>
    <w:p w14:paraId="0FEF9424" w14:textId="3703C0AD" w:rsidR="00701B2A" w:rsidRPr="00BC11C3" w:rsidDel="00BC11C3" w:rsidRDefault="00BC11C3" w:rsidP="00006BFC">
      <w:pPr>
        <w:ind w:firstLine="0"/>
        <w:rPr>
          <w:del w:id="2121" w:author="nikitadorogin@yandex.ru" w:date="2024-10-17T11:57:00Z"/>
          <w:b/>
          <w:lang w:val="ru-RU"/>
          <w:rPrChange w:id="2122" w:author="nikitadorogin@yandex.ru" w:date="2024-10-31T19:13:00Z">
            <w:rPr>
              <w:del w:id="2123" w:author="nikitadorogin@yandex.ru" w:date="2024-10-17T11:57:00Z"/>
              <w:b/>
              <w:lang w:val="en-US"/>
            </w:rPr>
          </w:rPrChange>
        </w:rPr>
      </w:pPr>
      <w:ins w:id="2124" w:author="nikitadorogin@yandex.ru" w:date="2024-10-31T19:12:00Z">
        <w:r w:rsidRPr="00BC11C3">
          <w:rPr>
            <w:rStyle w:val="60"/>
            <w:b/>
            <w:i w:val="0"/>
            <w:iCs/>
            <w:color w:val="auto"/>
            <w:sz w:val="28"/>
            <w:szCs w:val="28"/>
            <w:lang w:val="ru-RU"/>
            <w:rPrChange w:id="2125" w:author="nikitadorogin@yandex.ru" w:date="2024-10-31T19:12:00Z">
              <w:rPr>
                <w:rStyle w:val="60"/>
                <w:bCs/>
                <w:i w:val="0"/>
                <w:iCs/>
                <w:sz w:val="28"/>
                <w:szCs w:val="28"/>
                <w:lang w:val="ru-RU"/>
              </w:rPr>
            </w:rPrChange>
          </w:rPr>
          <w:t>Снятие</w:t>
        </w:r>
        <w:r w:rsidRPr="00BC11C3">
          <w:rPr>
            <w:b/>
            <w:lang w:val="ru-RU"/>
            <w:rPrChange w:id="2126" w:author="nikitadorogin@yandex.ru" w:date="2024-10-31T19:12:00Z">
              <w:rPr>
                <w:bCs/>
                <w:lang w:val="ru-RU"/>
              </w:rPr>
            </w:rPrChange>
          </w:rPr>
          <w:t xml:space="preserve"> зависимостей </w:t>
        </w:r>
        <w:r w:rsidRPr="00BC11C3">
          <w:rPr>
            <w:b/>
            <w:lang w:val="en-US"/>
            <w:rPrChange w:id="2127" w:author="nikitadorogin@yandex.ru" w:date="2024-10-31T19:12:00Z">
              <w:rPr>
                <w:bCs/>
                <w:lang w:val="en-US"/>
              </w:rPr>
            </w:rPrChange>
          </w:rPr>
          <w:t>U</w:t>
        </w:r>
        <w:r w:rsidRPr="00BC11C3">
          <w:rPr>
            <w:b/>
            <w:lang w:val="ru-RU"/>
            <w:rPrChange w:id="2128" w:author="nikitadorogin@yandex.ru" w:date="2024-10-31T19:13:00Z">
              <w:rPr>
                <w:bCs/>
                <w:lang w:val="en-US"/>
              </w:rPr>
            </w:rPrChange>
          </w:rPr>
          <w:t xml:space="preserve">(2) </w:t>
        </w:r>
        <w:r w:rsidRPr="00BC11C3">
          <w:rPr>
            <w:b/>
            <w:lang w:val="ru-RU"/>
            <w:rPrChange w:id="2129" w:author="nikitadorogin@yandex.ru" w:date="2024-10-31T19:12:00Z">
              <w:rPr>
                <w:bCs/>
                <w:lang w:val="ru-RU"/>
              </w:rPr>
            </w:rPrChange>
          </w:rPr>
          <w:t xml:space="preserve">от </w:t>
        </w:r>
        <w:r w:rsidRPr="00BC11C3">
          <w:rPr>
            <w:b/>
            <w:lang w:val="en-US"/>
            <w:rPrChange w:id="2130" w:author="nikitadorogin@yandex.ru" w:date="2024-10-31T19:12:00Z">
              <w:rPr>
                <w:bCs/>
                <w:lang w:val="en-US"/>
              </w:rPr>
            </w:rPrChange>
          </w:rPr>
          <w:t>U</w:t>
        </w:r>
        <w:r w:rsidRPr="00BC11C3">
          <w:rPr>
            <w:b/>
            <w:lang w:val="ru-RU"/>
            <w:rPrChange w:id="2131" w:author="nikitadorogin@yandex.ru" w:date="2024-10-31T19:13:00Z">
              <w:rPr>
                <w:bCs/>
                <w:lang w:val="en-US"/>
              </w:rPr>
            </w:rPrChange>
          </w:rPr>
          <w:t>(1):</w:t>
        </w:r>
      </w:ins>
      <w:del w:id="2132" w:author="nikitadorogin@yandex.ru" w:date="2024-10-31T19:11:00Z">
        <w:r w:rsidR="00824A49" w:rsidRPr="00BC11C3" w:rsidDel="00BC11C3">
          <w:rPr>
            <w:b/>
            <w:lang w:val="en-US"/>
            <w:rPrChange w:id="2133" w:author="nikitadorogin@yandex.ru" w:date="2024-10-31T19:12:00Z">
              <w:rPr>
                <w:rStyle w:val="60"/>
                <w:b/>
              </w:rPr>
            </w:rPrChange>
          </w:rPr>
          <w:fldChar w:fldCharType="begin"/>
        </w:r>
        <w:r w:rsidR="00824A49" w:rsidRPr="00BC11C3" w:rsidDel="00BC11C3">
          <w:rPr>
            <w:b/>
            <w:lang w:val="en-US"/>
            <w:rPrChange w:id="2134" w:author="nikitadorogin@yandex.ru" w:date="2024-10-31T19:12:00Z">
              <w:rPr>
                <w:rStyle w:val="60"/>
                <w:b/>
              </w:rPr>
            </w:rPrChange>
          </w:rPr>
          <w:fldChar w:fldCharType="separate"/>
        </w:r>
        <w:r w:rsidR="00824A49" w:rsidRPr="00BC11C3" w:rsidDel="00BC11C3">
          <w:rPr>
            <w:b/>
            <w:lang w:val="en-US"/>
            <w:rPrChange w:id="2135" w:author="nikitadorogin@yandex.ru" w:date="2024-10-31T19:12:00Z">
              <w:rPr>
                <w:rStyle w:val="60"/>
                <w:b/>
              </w:rPr>
            </w:rPrChange>
          </w:rPr>
          <w:fldChar w:fldCharType="end"/>
        </w:r>
      </w:del>
      <w:ins w:id="2136" w:author="Student" w:date="2024-10-04T11:58:00Z">
        <w:del w:id="2137" w:author="nikitadorogin@yandex.ru" w:date="2024-10-17T11:57:00Z">
          <w:r w:rsidR="00701B2A" w:rsidRPr="00BC11C3" w:rsidDel="00242197">
            <w:rPr>
              <w:b/>
              <w:lang w:val="ru-RU"/>
              <w:rPrChange w:id="2138" w:author="nikitadorogin@yandex.ru" w:date="2024-10-31T19:13:00Z">
                <w:rPr>
                  <w:bCs/>
                  <w:lang w:val="ru-RU"/>
                </w:rPr>
              </w:rPrChange>
            </w:rPr>
            <w:delText xml:space="preserve">Соотношения: </w:delText>
          </w:r>
        </w:del>
      </w:ins>
      <w:ins w:id="2139" w:author="Student" w:date="2024-10-04T11:58:00Z">
        <w:del w:id="2140" w:author="nikitadorogin@yandex.ru" w:date="2024-10-17T11:57:00Z">
          <w:r w:rsidR="00701B2A" w:rsidRPr="00BC11C3" w:rsidDel="00242197">
            <w:rPr>
              <w:b/>
              <w:lang w:val="en-US"/>
              <w:rPrChange w:id="2141" w:author="nikitadorogin@yandex.ru" w:date="2024-10-31T19:12:00Z">
                <w:rPr>
                  <w:position w:val="-12"/>
                </w:rPr>
              </w:rPrChange>
            </w:rPr>
            <w:object w:dxaOrig="2680" w:dyaOrig="400" w14:anchorId="2B8755E3">
              <v:shape id="_x0000_i1027" type="#_x0000_t75" style="width:167.25pt;height:25.5pt" o:ole="">
                <v:imagedata r:id="rId11" o:title=""/>
              </v:shape>
              <o:OLEObject Type="Embed" ProgID="Equation.DSMT4" ShapeID="_x0000_i1027" DrawAspect="Content" ObjectID="_1791907839" r:id="rId12"/>
            </w:object>
          </w:r>
        </w:del>
      </w:ins>
    </w:p>
    <w:p w14:paraId="260375C1" w14:textId="77777777" w:rsidR="00BC11C3" w:rsidRPr="00BC11C3" w:rsidRDefault="00BC11C3" w:rsidP="00006BFC">
      <w:pPr>
        <w:ind w:firstLine="0"/>
        <w:rPr>
          <w:ins w:id="2142" w:author="nikitadorogin@yandex.ru" w:date="2024-10-31T19:12:00Z"/>
          <w:bCs/>
          <w:lang w:val="ru-RU"/>
          <w:rPrChange w:id="2143" w:author="nikitadorogin@yandex.ru" w:date="2024-10-31T19:13:00Z">
            <w:rPr>
              <w:ins w:id="2144" w:author="nikitadorogin@yandex.ru" w:date="2024-10-31T19:12:00Z"/>
              <w:rStyle w:val="60"/>
              <w:b/>
            </w:rPr>
          </w:rPrChange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0"/>
        <w:gridCol w:w="875"/>
        <w:gridCol w:w="874"/>
        <w:gridCol w:w="874"/>
        <w:gridCol w:w="875"/>
        <w:gridCol w:w="874"/>
        <w:gridCol w:w="875"/>
        <w:gridCol w:w="875"/>
      </w:tblGrid>
      <w:tr w:rsidR="00BC11C3" w:rsidRPr="00BC11C3" w14:paraId="786FBAAB" w14:textId="77777777" w:rsidTr="00840445">
        <w:trPr>
          <w:trHeight w:val="368"/>
          <w:ins w:id="2145" w:author="nikitadorogin@yandex.ru" w:date="2024-10-31T19:12:00Z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5BC3" w14:textId="77777777" w:rsidR="00BC11C3" w:rsidRPr="00BC11C3" w:rsidRDefault="00BC11C3" w:rsidP="00BC11C3">
            <w:pPr>
              <w:spacing w:line="240" w:lineRule="auto"/>
              <w:ind w:firstLine="0"/>
              <w:jc w:val="left"/>
              <w:rPr>
                <w:ins w:id="2146" w:author="nikitadorogin@yandex.ru" w:date="2024-10-31T19:12:00Z"/>
                <w:b/>
                <w:lang w:val="ru-RU"/>
              </w:rPr>
            </w:pPr>
            <w:ins w:id="2147" w:author="nikitadorogin@yandex.ru" w:date="2024-10-31T19:12:00Z">
              <w:r w:rsidRPr="00BC11C3">
                <w:rPr>
                  <w:b/>
                  <w:lang w:val="en-US"/>
                </w:rPr>
                <w:t>R</w:t>
              </w:r>
              <w:r w:rsidRPr="00BC11C3">
                <w:rPr>
                  <w:b/>
                  <w:lang w:val="ru-RU"/>
                </w:rPr>
                <w:t>1, %</w:t>
              </w:r>
            </w:ins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00AD3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48" w:author="nikitadorogin@yandex.ru" w:date="2024-10-31T19:12:00Z"/>
                <w:b/>
                <w:lang w:val="ru-RU"/>
              </w:rPr>
            </w:pPr>
            <w:ins w:id="2149" w:author="nikitadorogin@yandex.ru" w:date="2024-10-31T19:12:00Z">
              <w:r w:rsidRPr="00BC11C3">
                <w:rPr>
                  <w:b/>
                  <w:lang w:val="ru-RU"/>
                </w:rPr>
                <w:t>10</w:t>
              </w:r>
            </w:ins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2955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50" w:author="nikitadorogin@yandex.ru" w:date="2024-10-31T19:12:00Z"/>
                <w:b/>
                <w:lang w:val="ru-RU"/>
              </w:rPr>
            </w:pPr>
            <w:ins w:id="2151" w:author="nikitadorogin@yandex.ru" w:date="2024-10-31T19:12:00Z">
              <w:r w:rsidRPr="00BC11C3">
                <w:rPr>
                  <w:b/>
                  <w:lang w:val="ru-RU"/>
                </w:rPr>
                <w:t>30</w:t>
              </w:r>
            </w:ins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A4BEB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52" w:author="nikitadorogin@yandex.ru" w:date="2024-10-31T19:12:00Z"/>
                <w:b/>
                <w:lang w:val="ru-RU"/>
              </w:rPr>
            </w:pPr>
            <w:ins w:id="2153" w:author="nikitadorogin@yandex.ru" w:date="2024-10-31T19:12:00Z">
              <w:r w:rsidRPr="00BC11C3">
                <w:rPr>
                  <w:b/>
                  <w:lang/>
                </w:rPr>
                <w:t>5</w:t>
              </w:r>
              <w:r w:rsidRPr="00BC11C3">
                <w:rPr>
                  <w:b/>
                  <w:lang w:val="ru-RU"/>
                </w:rPr>
                <w:t>0</w:t>
              </w:r>
            </w:ins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2607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54" w:author="nikitadorogin@yandex.ru" w:date="2024-10-31T19:12:00Z"/>
                <w:b/>
                <w:lang w:val="ru-RU"/>
              </w:rPr>
            </w:pPr>
            <w:ins w:id="2155" w:author="nikitadorogin@yandex.ru" w:date="2024-10-31T19:12:00Z">
              <w:r w:rsidRPr="00BC11C3">
                <w:rPr>
                  <w:b/>
                  <w:lang/>
                </w:rPr>
                <w:t>6</w:t>
              </w:r>
              <w:r w:rsidRPr="00BC11C3">
                <w:rPr>
                  <w:b/>
                  <w:lang w:val="ru-RU"/>
                </w:rPr>
                <w:t>0</w:t>
              </w:r>
            </w:ins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A21A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56" w:author="nikitadorogin@yandex.ru" w:date="2024-10-31T19:12:00Z"/>
                <w:b/>
                <w:lang w:val="ru-RU"/>
              </w:rPr>
            </w:pPr>
            <w:ins w:id="2157" w:author="nikitadorogin@yandex.ru" w:date="2024-10-31T19:12:00Z">
              <w:r w:rsidRPr="00BC11C3">
                <w:rPr>
                  <w:b/>
                  <w:lang/>
                </w:rPr>
                <w:t>7</w:t>
              </w:r>
              <w:r w:rsidRPr="00BC11C3">
                <w:rPr>
                  <w:b/>
                  <w:lang w:val="ru-RU"/>
                </w:rPr>
                <w:t>0</w:t>
              </w:r>
            </w:ins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84D4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58" w:author="nikitadorogin@yandex.ru" w:date="2024-10-31T19:12:00Z"/>
                <w:b/>
                <w:lang w:val="ru-RU"/>
              </w:rPr>
            </w:pPr>
            <w:ins w:id="2159" w:author="nikitadorogin@yandex.ru" w:date="2024-10-31T19:12:00Z">
              <w:r w:rsidRPr="00BC11C3">
                <w:rPr>
                  <w:b/>
                  <w:lang w:val="ru-RU"/>
                </w:rPr>
                <w:t>80</w:t>
              </w:r>
            </w:ins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19A7F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60" w:author="nikitadorogin@yandex.ru" w:date="2024-10-31T19:12:00Z"/>
                <w:b/>
                <w:lang/>
              </w:rPr>
            </w:pPr>
            <w:ins w:id="2161" w:author="nikitadorogin@yandex.ru" w:date="2024-10-31T19:12:00Z">
              <w:r w:rsidRPr="00BC11C3">
                <w:rPr>
                  <w:b/>
                  <w:lang/>
                </w:rPr>
                <w:t>90</w:t>
              </w:r>
            </w:ins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E00A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62" w:author="nikitadorogin@yandex.ru" w:date="2024-10-31T19:12:00Z"/>
                <w:b/>
                <w:lang w:val="ru-RU"/>
              </w:rPr>
            </w:pPr>
            <w:ins w:id="2163" w:author="nikitadorogin@yandex.ru" w:date="2024-10-31T19:12:00Z">
              <w:r w:rsidRPr="00BC11C3">
                <w:rPr>
                  <w:b/>
                  <w:lang w:val="ru-RU"/>
                </w:rPr>
                <w:t>100</w:t>
              </w:r>
            </w:ins>
          </w:p>
        </w:tc>
      </w:tr>
      <w:tr w:rsidR="00BC11C3" w:rsidRPr="00BC11C3" w14:paraId="63FC1873" w14:textId="77777777" w:rsidTr="00840445">
        <w:trPr>
          <w:trHeight w:val="368"/>
          <w:ins w:id="2164" w:author="nikitadorogin@yandex.ru" w:date="2024-10-31T19:12:00Z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268F" w14:textId="77777777" w:rsidR="00BC11C3" w:rsidRPr="00BC11C3" w:rsidRDefault="00BC11C3" w:rsidP="00BC11C3">
            <w:pPr>
              <w:keepNext/>
              <w:spacing w:line="240" w:lineRule="auto"/>
              <w:ind w:firstLine="0"/>
              <w:jc w:val="center"/>
              <w:outlineLvl w:val="1"/>
              <w:rPr>
                <w:ins w:id="2165" w:author="nikitadorogin@yandex.ru" w:date="2024-10-31T19:12:00Z"/>
                <w:b/>
                <w:bCs/>
                <w:iCs/>
                <w:lang w:val="ru-RU"/>
              </w:rPr>
            </w:pPr>
            <w:ins w:id="2166" w:author="nikitadorogin@yandex.ru" w:date="2024-10-31T19:12:00Z">
              <w:r w:rsidRPr="00BC11C3">
                <w:rPr>
                  <w:b/>
                  <w:bCs/>
                  <w:iCs/>
                  <w:lang w:val="ru-RU"/>
                </w:rPr>
                <w:t>U</w:t>
              </w:r>
              <w:r w:rsidRPr="00BC11C3">
                <w:rPr>
                  <w:b/>
                  <w:bCs/>
                  <w:iCs/>
                  <w:vertAlign w:val="subscript"/>
                  <w:lang w:val="ru-RU"/>
                </w:rPr>
                <w:t>1</w:t>
              </w:r>
              <w:r w:rsidRPr="00BC11C3">
                <w:rPr>
                  <w:b/>
                  <w:bCs/>
                  <w:iCs/>
                  <w:lang w:val="ru-RU"/>
                </w:rPr>
                <w:t xml:space="preserve">, В </w:t>
              </w:r>
            </w:ins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2048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67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2606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68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9309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69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BED3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0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768D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1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C728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2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0B65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3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EE92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4" w:author="nikitadorogin@yandex.ru" w:date="2024-10-31T19:12:00Z"/>
                <w:lang w:val="ru-RU"/>
              </w:rPr>
            </w:pPr>
          </w:p>
        </w:tc>
      </w:tr>
      <w:tr w:rsidR="00BC11C3" w:rsidRPr="00BC11C3" w14:paraId="77DE2CB3" w14:textId="77777777" w:rsidTr="00840445">
        <w:trPr>
          <w:trHeight w:val="368"/>
          <w:ins w:id="2175" w:author="nikitadorogin@yandex.ru" w:date="2024-10-31T19:12:00Z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E392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6" w:author="nikitadorogin@yandex.ru" w:date="2024-10-31T19:12:00Z"/>
                <w:b/>
                <w:lang w:val="ru-RU"/>
              </w:rPr>
            </w:pPr>
            <w:ins w:id="2177" w:author="nikitadorogin@yandex.ru" w:date="2024-10-31T19:12:00Z">
              <w:r w:rsidRPr="00BC11C3">
                <w:rPr>
                  <w:b/>
                  <w:lang w:val="en-US"/>
                </w:rPr>
                <w:t>I</w:t>
              </w:r>
              <w:r w:rsidRPr="00BC11C3">
                <w:rPr>
                  <w:b/>
                  <w:vertAlign w:val="subscript"/>
                  <w:lang w:val="en-US"/>
                </w:rPr>
                <w:t>CT</w:t>
              </w:r>
              <w:r w:rsidRPr="00BC11C3">
                <w:rPr>
                  <w:b/>
                  <w:lang w:val="ru-RU"/>
                </w:rPr>
                <w:t xml:space="preserve">, мА </w:t>
              </w:r>
            </w:ins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322D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8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D5E4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79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7B3E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0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FD9F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1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9F98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2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5419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3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20AB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4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14F2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5" w:author="nikitadorogin@yandex.ru" w:date="2024-10-31T19:12:00Z"/>
                <w:lang w:val="ru-RU"/>
              </w:rPr>
            </w:pPr>
          </w:p>
        </w:tc>
      </w:tr>
      <w:tr w:rsidR="00BC11C3" w:rsidRPr="00BC11C3" w14:paraId="65F3393E" w14:textId="77777777" w:rsidTr="00840445">
        <w:trPr>
          <w:trHeight w:val="368"/>
          <w:ins w:id="2186" w:author="nikitadorogin@yandex.ru" w:date="2024-10-31T19:12:00Z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D65A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7" w:author="nikitadorogin@yandex.ru" w:date="2024-10-31T19:12:00Z"/>
                <w:b/>
                <w:lang w:val="ru-RU"/>
              </w:rPr>
            </w:pPr>
            <w:ins w:id="2188" w:author="nikitadorogin@yandex.ru" w:date="2024-10-31T19:12:00Z">
              <w:r w:rsidRPr="00BC11C3">
                <w:rPr>
                  <w:b/>
                  <w:lang w:val="en-US"/>
                </w:rPr>
                <w:t>U</w:t>
              </w:r>
              <w:r w:rsidRPr="00BC11C3">
                <w:rPr>
                  <w:b/>
                  <w:vertAlign w:val="subscript"/>
                  <w:lang w:val="ru-RU"/>
                </w:rPr>
                <w:t>2</w:t>
              </w:r>
              <w:r w:rsidRPr="00BC11C3">
                <w:rPr>
                  <w:b/>
                  <w:lang w:val="ru-RU"/>
                </w:rPr>
                <w:t xml:space="preserve">, В  </w:t>
              </w:r>
            </w:ins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EFF8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89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DC8D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0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F6CC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1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C753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2" w:author="nikitadorogin@yandex.ru" w:date="2024-10-31T19:12:00Z"/>
                <w:lang w:val="ru-RU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A57A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3" w:author="nikitadorogin@yandex.ru" w:date="2024-10-31T19:12:00Z"/>
                <w:lang w:val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097F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4" w:author="nikitadorogin@yandex.ru" w:date="2024-10-31T19:12:00Z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0E3F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5" w:author="nikitadorogin@yandex.ru" w:date="2024-10-31T19:12:00Z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812C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6" w:author="nikitadorogin@yandex.ru" w:date="2024-10-31T19:12:00Z"/>
                <w:lang w:val="en-US"/>
              </w:rPr>
            </w:pPr>
          </w:p>
        </w:tc>
      </w:tr>
      <w:tr w:rsidR="00BC11C3" w:rsidRPr="00BC11C3" w14:paraId="29C4C69D" w14:textId="77777777" w:rsidTr="00840445">
        <w:trPr>
          <w:trHeight w:val="368"/>
          <w:ins w:id="2197" w:author="nikitadorogin@yandex.ru" w:date="2024-10-31T19:12:00Z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EB92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198" w:author="nikitadorogin@yandex.ru" w:date="2024-10-31T19:12:00Z"/>
                <w:b/>
                <w:lang w:val="en-US"/>
              </w:rPr>
            </w:pPr>
            <w:ins w:id="2199" w:author="nikitadorogin@yandex.ru" w:date="2024-10-31T19:12:00Z">
              <w:r w:rsidRPr="00BC11C3">
                <w:rPr>
                  <w:b/>
                  <w:lang w:val="en-US"/>
                </w:rPr>
                <w:t>I</w:t>
              </w:r>
              <w:r w:rsidRPr="00BC11C3">
                <w:rPr>
                  <w:b/>
                  <w:vertAlign w:val="subscript"/>
                  <w:lang w:val="ru-RU"/>
                </w:rPr>
                <w:t>2</w:t>
              </w:r>
              <w:r w:rsidRPr="00BC11C3">
                <w:rPr>
                  <w:b/>
                  <w:lang w:val="en-US"/>
                </w:rPr>
                <w:t xml:space="preserve">, </w:t>
              </w:r>
              <w:proofErr w:type="spellStart"/>
              <w:r w:rsidRPr="00BC11C3">
                <w:rPr>
                  <w:b/>
                  <w:lang w:val="en-US"/>
                </w:rPr>
                <w:t>мА</w:t>
              </w:r>
              <w:proofErr w:type="spellEnd"/>
              <w:r w:rsidRPr="00BC11C3">
                <w:rPr>
                  <w:b/>
                  <w:lang w:val="en-US"/>
                </w:rPr>
                <w:t xml:space="preserve"> </w:t>
              </w:r>
            </w:ins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1707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0" w:author="nikitadorogin@yandex.ru" w:date="2024-10-31T19:12:00Z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6354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1" w:author="nikitadorogin@yandex.ru" w:date="2024-10-31T19:12:00Z"/>
                <w:lang w:val="en-US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43B0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2" w:author="nikitadorogin@yandex.ru" w:date="2024-10-31T19:12:00Z"/>
                <w:lang w:val="en-US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9D4B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3" w:author="nikitadorogin@yandex.ru" w:date="2024-10-31T19:12:00Z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FE5D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4" w:author="nikitadorogin@yandex.ru" w:date="2024-10-31T19:12:00Z"/>
                <w:lang w:val="en-US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37DD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5" w:author="nikitadorogin@yandex.ru" w:date="2024-10-31T19:12:00Z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D959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6" w:author="nikitadorogin@yandex.ru" w:date="2024-10-31T19:12:00Z"/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10CA" w14:textId="77777777" w:rsidR="00BC11C3" w:rsidRPr="00BC11C3" w:rsidRDefault="00BC11C3" w:rsidP="00BC11C3">
            <w:pPr>
              <w:spacing w:line="240" w:lineRule="auto"/>
              <w:ind w:firstLine="0"/>
              <w:jc w:val="center"/>
              <w:rPr>
                <w:ins w:id="2207" w:author="nikitadorogin@yandex.ru" w:date="2024-10-31T19:12:00Z"/>
                <w:lang w:val="en-US"/>
              </w:rPr>
            </w:pPr>
          </w:p>
        </w:tc>
      </w:tr>
    </w:tbl>
    <w:p w14:paraId="49CC4A6F" w14:textId="2E224801" w:rsidR="00701B2A" w:rsidDel="00BC11C3" w:rsidRDefault="00701B2A" w:rsidP="00006BFC">
      <w:pPr>
        <w:ind w:firstLine="0"/>
        <w:rPr>
          <w:del w:id="2208" w:author="nikitadorogin@yandex.ru" w:date="2024-10-17T11:57:00Z"/>
          <w:bCs/>
          <w:lang w:val="en-US"/>
        </w:rPr>
      </w:pPr>
      <w:ins w:id="2209" w:author="Student" w:date="2024-10-04T11:59:00Z">
        <w:del w:id="2210" w:author="nikitadorogin@yandex.ru" w:date="2024-10-17T11:57:00Z">
          <w:r w:rsidDel="00242197">
            <w:rPr>
              <w:bCs/>
              <w:lang w:val="en-US"/>
            </w:rPr>
            <w:delText>IL = 0,594 A = I(2)</w:delText>
          </w:r>
        </w:del>
      </w:ins>
    </w:p>
    <w:p w14:paraId="74311851" w14:textId="10E57DF9" w:rsidR="00BC11C3" w:rsidRDefault="00BC11C3" w:rsidP="00006BFC">
      <w:pPr>
        <w:ind w:firstLine="0"/>
        <w:rPr>
          <w:ins w:id="2211" w:author="nikitadorogin@yandex.ru" w:date="2024-10-31T19:13:00Z"/>
          <w:bCs/>
          <w:lang w:val="en-US"/>
        </w:rPr>
      </w:pPr>
    </w:p>
    <w:p w14:paraId="7584A6B0" w14:textId="313481DB" w:rsidR="00A37024" w:rsidRDefault="00A37024" w:rsidP="00006BFC">
      <w:pPr>
        <w:ind w:firstLine="0"/>
        <w:rPr>
          <w:ins w:id="2212" w:author="nikitadorogin@yandex.ru" w:date="2024-10-31T19:23:00Z"/>
          <w:b/>
          <w:lang w:val="ru-RU"/>
        </w:rPr>
      </w:pPr>
      <w:ins w:id="2213" w:author="nikitadorogin@yandex.ru" w:date="2024-10-31T19:23:00Z">
        <w:r>
          <w:rPr>
            <w:b/>
            <w:lang w:val="ru-RU"/>
          </w:rPr>
          <w:t xml:space="preserve">Зависимости </w:t>
        </w:r>
        <w:r>
          <w:rPr>
            <w:b/>
            <w:lang w:val="en-US"/>
          </w:rPr>
          <w:t xml:space="preserve">U(2) </w:t>
        </w:r>
        <w:r>
          <w:rPr>
            <w:b/>
            <w:lang w:val="ru-RU"/>
          </w:rPr>
          <w:t xml:space="preserve">от </w:t>
        </w:r>
        <w:r>
          <w:rPr>
            <w:b/>
            <w:lang w:val="en-US"/>
          </w:rPr>
          <w:t>U(1)</w:t>
        </w:r>
        <w:r>
          <w:rPr>
            <w:b/>
            <w:lang w:val="ru-RU"/>
          </w:rPr>
          <w:t>:</w:t>
        </w:r>
      </w:ins>
    </w:p>
    <w:p w14:paraId="46668E18" w14:textId="0E72785D" w:rsidR="00A37024" w:rsidRPr="00A37024" w:rsidRDefault="00A37024" w:rsidP="00006BFC">
      <w:pPr>
        <w:ind w:firstLine="0"/>
        <w:rPr>
          <w:ins w:id="2214" w:author="nikitadorogin@yandex.ru" w:date="2024-10-31T19:23:00Z"/>
          <w:bCs/>
          <w:lang w:val="ru-RU"/>
          <w:rPrChange w:id="2215" w:author="nikitadorogin@yandex.ru" w:date="2024-10-31T19:23:00Z">
            <w:rPr>
              <w:ins w:id="2216" w:author="nikitadorogin@yandex.ru" w:date="2024-10-31T19:23:00Z"/>
              <w:b/>
              <w:lang w:val="ru-RU"/>
            </w:rPr>
          </w:rPrChange>
        </w:rPr>
      </w:pPr>
      <w:ins w:id="2217" w:author="nikitadorogin@yandex.ru" w:date="2024-10-31T19:23:00Z">
        <w:r w:rsidRPr="00A37024">
          <w:rPr>
            <w:bCs/>
            <w:lang w:val="ru-RU"/>
            <w:rPrChange w:id="2218" w:author="nikitadorogin@yandex.ru" w:date="2024-10-31T19:23:00Z">
              <w:rPr>
                <w:b/>
                <w:lang w:val="ru-RU"/>
              </w:rPr>
            </w:rPrChange>
          </w:rPr>
          <w:t>…</w:t>
        </w:r>
      </w:ins>
    </w:p>
    <w:p w14:paraId="75BBC692" w14:textId="77777777" w:rsidR="00A37024" w:rsidRDefault="00A37024" w:rsidP="00006BFC">
      <w:pPr>
        <w:ind w:firstLine="0"/>
        <w:rPr>
          <w:ins w:id="2219" w:author="nikitadorogin@yandex.ru" w:date="2024-10-31T19:23:00Z"/>
          <w:b/>
          <w:lang w:val="ru-RU"/>
        </w:rPr>
      </w:pPr>
    </w:p>
    <w:p w14:paraId="4F1E8330" w14:textId="39546537" w:rsidR="00BC11C3" w:rsidRDefault="00BC11C3" w:rsidP="00006BFC">
      <w:pPr>
        <w:ind w:firstLine="0"/>
        <w:rPr>
          <w:ins w:id="2220" w:author="nikitadorogin@yandex.ru" w:date="2024-10-31T19:14:00Z"/>
          <w:b/>
          <w:lang w:val="ru-RU"/>
        </w:rPr>
      </w:pPr>
      <w:ins w:id="2221" w:author="nikitadorogin@yandex.ru" w:date="2024-10-31T19:14:00Z">
        <w:r w:rsidRPr="00BC11C3">
          <w:rPr>
            <w:b/>
            <w:lang w:val="ru-RU"/>
            <w:rPrChange w:id="2222" w:author="nikitadorogin@yandex.ru" w:date="2024-10-31T19:14:00Z">
              <w:rPr>
                <w:bCs/>
                <w:lang w:val="ru-RU"/>
              </w:rPr>
            </w:rPrChange>
          </w:rPr>
          <w:t>Экспериментальные</w:t>
        </w:r>
      </w:ins>
      <w:ins w:id="2223" w:author="nikitadorogin@yandex.ru" w:date="2024-10-31T19:13:00Z">
        <w:r w:rsidRPr="00BC11C3">
          <w:rPr>
            <w:b/>
            <w:lang w:val="ru-RU"/>
            <w:rPrChange w:id="2224" w:author="nikitadorogin@yandex.ru" w:date="2024-10-31T19:14:00Z">
              <w:rPr>
                <w:bCs/>
                <w:lang w:val="ru-RU"/>
              </w:rPr>
            </w:rPrChange>
          </w:rPr>
          <w:t xml:space="preserve"> значения </w:t>
        </w:r>
      </w:ins>
      <w:ins w:id="2225" w:author="nikitadorogin@yandex.ru" w:date="2024-10-31T19:14:00Z">
        <w:r w:rsidRPr="00BC11C3">
          <w:rPr>
            <w:b/>
            <w:lang w:val="ru-RU"/>
            <w:rPrChange w:id="2226" w:author="nikitadorogin@yandex.ru" w:date="2024-10-31T19:14:00Z">
              <w:rPr>
                <w:bCs/>
                <w:lang w:val="ru-RU"/>
              </w:rPr>
            </w:rPrChange>
          </w:rPr>
          <w:t>коэффициента</w:t>
        </w:r>
      </w:ins>
      <w:ins w:id="2227" w:author="nikitadorogin@yandex.ru" w:date="2024-10-31T19:13:00Z">
        <w:r w:rsidRPr="00BC11C3">
          <w:rPr>
            <w:b/>
            <w:lang w:val="ru-RU"/>
            <w:rPrChange w:id="2228" w:author="nikitadorogin@yandex.ru" w:date="2024-10-31T19:14:00Z">
              <w:rPr>
                <w:bCs/>
                <w:lang w:val="ru-RU"/>
              </w:rPr>
            </w:rPrChange>
          </w:rPr>
          <w:t xml:space="preserve"> </w:t>
        </w:r>
      </w:ins>
      <w:ins w:id="2229" w:author="nikitadorogin@yandex.ru" w:date="2024-10-31T19:14:00Z">
        <w:r w:rsidRPr="00BC11C3">
          <w:rPr>
            <w:b/>
            <w:lang w:val="ru-RU"/>
            <w:rPrChange w:id="2230" w:author="nikitadorogin@yandex.ru" w:date="2024-10-31T19:14:00Z">
              <w:rPr>
                <w:bCs/>
                <w:lang w:val="ru-RU"/>
              </w:rPr>
            </w:rPrChange>
          </w:rPr>
          <w:t>стабилизации К(</w:t>
        </w:r>
        <w:proofErr w:type="spellStart"/>
        <w:r w:rsidRPr="00BC11C3">
          <w:rPr>
            <w:b/>
            <w:lang w:val="ru-RU"/>
            <w:rPrChange w:id="2231" w:author="nikitadorogin@yandex.ru" w:date="2024-10-31T19:14:00Z">
              <w:rPr>
                <w:bCs/>
                <w:lang w:val="ru-RU"/>
              </w:rPr>
            </w:rPrChange>
          </w:rPr>
          <w:t>ст</w:t>
        </w:r>
        <w:proofErr w:type="spellEnd"/>
        <w:r w:rsidRPr="00BC11C3">
          <w:rPr>
            <w:b/>
            <w:lang w:val="ru-RU"/>
            <w:rPrChange w:id="2232" w:author="nikitadorogin@yandex.ru" w:date="2024-10-31T19:14:00Z">
              <w:rPr>
                <w:bCs/>
                <w:lang w:val="ru-RU"/>
              </w:rPr>
            </w:rPrChange>
          </w:rPr>
          <w:t>) и КПД в номинальном режиме:</w:t>
        </w:r>
      </w:ins>
    </w:p>
    <w:p w14:paraId="0CE7D7C0" w14:textId="7668BABB" w:rsidR="00BC11C3" w:rsidRDefault="00BC11C3" w:rsidP="00006BFC">
      <w:pPr>
        <w:ind w:firstLine="0"/>
        <w:rPr>
          <w:ins w:id="2233" w:author="nikitadorogin@yandex.ru" w:date="2024-10-31T19:15:00Z"/>
        </w:rPr>
      </w:pPr>
      <w:ins w:id="2234" w:author="nikitadorogin@yandex.ru" w:date="2024-10-31T19:14:00Z">
        <w:r w:rsidRPr="002924F6">
          <w:rPr>
            <w:position w:val="-44"/>
          </w:rPr>
          <w:object w:dxaOrig="5179" w:dyaOrig="1020" w14:anchorId="08BB6B15">
            <v:shape id="_x0000_i1089" type="#_x0000_t75" style="width:192.75pt;height:38.25pt" o:ole="" fillcolor="window">
              <v:imagedata r:id="rId13" o:title=""/>
            </v:shape>
            <o:OLEObject Type="Embed" ProgID="Equation.DSMT4" ShapeID="_x0000_i1089" DrawAspect="Content" ObjectID="_1791907840" r:id="rId14"/>
          </w:object>
        </w:r>
      </w:ins>
    </w:p>
    <w:p w14:paraId="6DA9BB1E" w14:textId="7DEEC535" w:rsidR="00BC11C3" w:rsidRDefault="00BC11C3" w:rsidP="00BC11C3">
      <w:pPr>
        <w:pStyle w:val="20"/>
        <w:spacing w:after="0" w:line="240" w:lineRule="auto"/>
        <w:ind w:left="0" w:firstLine="567"/>
        <w:jc w:val="both"/>
        <w:rPr>
          <w:ins w:id="2235" w:author="nikitadorogin@yandex.ru" w:date="2024-10-31T19:15:00Z"/>
          <w:color w:val="000000"/>
          <w:sz w:val="28"/>
          <w:szCs w:val="28"/>
        </w:rPr>
      </w:pPr>
      <w:ins w:id="2236" w:author="nikitadorogin@yandex.ru" w:date="2024-10-31T19:15:00Z">
        <w:r w:rsidRPr="002924F6">
          <w:rPr>
            <w:color w:val="000000"/>
            <w:sz w:val="28"/>
            <w:szCs w:val="28"/>
          </w:rPr>
          <w:t>Величину приращения напряжения (</w:t>
        </w:r>
        <w:r w:rsidRPr="002924F6">
          <w:rPr>
            <w:color w:val="000000"/>
            <w:position w:val="-6"/>
            <w:sz w:val="28"/>
            <w:szCs w:val="28"/>
          </w:rPr>
          <w:object w:dxaOrig="480" w:dyaOrig="300" w14:anchorId="7A3F68F0">
            <v:shape id="_x0000_i1090" type="#_x0000_t75" style="width:24pt;height:15pt" o:ole="">
              <v:imagedata r:id="rId15" o:title=""/>
            </v:shape>
            <o:OLEObject Type="Embed" ProgID="Equation.DSMT4" ShapeID="_x0000_i1090" DrawAspect="Content" ObjectID="_1791907841" r:id="rId16"/>
          </w:object>
        </w:r>
        <w:r w:rsidRPr="002924F6">
          <w:rPr>
            <w:color w:val="000000"/>
            <w:sz w:val="28"/>
            <w:szCs w:val="28"/>
          </w:rPr>
          <w:t>) для коэффициентов стабилизации берём как разность двух крайних</w:t>
        </w:r>
        <w:r>
          <w:rPr>
            <w:color w:val="000000"/>
            <w:sz w:val="28"/>
            <w:szCs w:val="28"/>
          </w:rPr>
          <w:t xml:space="preserve"> точек рабочей области.</w:t>
        </w:r>
      </w:ins>
    </w:p>
    <w:p w14:paraId="4C108C1F" w14:textId="26A52AF2" w:rsidR="00BC11C3" w:rsidRDefault="00BC11C3" w:rsidP="00BC11C3">
      <w:pPr>
        <w:pStyle w:val="20"/>
        <w:spacing w:after="0" w:line="240" w:lineRule="auto"/>
        <w:ind w:left="0" w:firstLine="567"/>
        <w:jc w:val="both"/>
        <w:rPr>
          <w:ins w:id="2237" w:author="nikitadorogin@yandex.ru" w:date="2024-10-31T19:15:00Z"/>
          <w:color w:val="000000"/>
          <w:sz w:val="28"/>
          <w:szCs w:val="28"/>
        </w:rPr>
      </w:pPr>
    </w:p>
    <w:p w14:paraId="296D5D5B" w14:textId="11BB26BF" w:rsidR="00BC11C3" w:rsidRDefault="00BC11C3" w:rsidP="00BC11C3">
      <w:pPr>
        <w:pStyle w:val="20"/>
        <w:spacing w:after="0" w:line="240" w:lineRule="auto"/>
        <w:ind w:left="0" w:firstLine="567"/>
        <w:jc w:val="both"/>
        <w:rPr>
          <w:ins w:id="2238" w:author="nikitadorogin@yandex.ru" w:date="2024-10-31T19:15:00Z"/>
          <w:color w:val="000000"/>
          <w:sz w:val="28"/>
          <w:szCs w:val="28"/>
        </w:rPr>
      </w:pPr>
      <w:ins w:id="2239" w:author="nikitadorogin@yandex.ru" w:date="2024-10-31T19:15:00Z">
        <w:r>
          <w:rPr>
            <w:color w:val="000000"/>
            <w:sz w:val="28"/>
            <w:szCs w:val="28"/>
          </w:rPr>
          <w:t>КПД =…</w:t>
        </w:r>
      </w:ins>
    </w:p>
    <w:p w14:paraId="2B30543E" w14:textId="309A734B" w:rsidR="00BC11C3" w:rsidRDefault="00BC11C3" w:rsidP="00BC11C3">
      <w:pPr>
        <w:pStyle w:val="20"/>
        <w:spacing w:after="0" w:line="240" w:lineRule="auto"/>
        <w:ind w:left="0" w:firstLine="567"/>
        <w:jc w:val="both"/>
        <w:rPr>
          <w:ins w:id="2240" w:author="nikitadorogin@yandex.ru" w:date="2024-10-31T19:15:00Z"/>
          <w:color w:val="000000"/>
          <w:sz w:val="28"/>
          <w:szCs w:val="28"/>
        </w:rPr>
      </w:pPr>
    </w:p>
    <w:p w14:paraId="3045DF36" w14:textId="6969EEC1" w:rsidR="00BC11C3" w:rsidRDefault="00BC11C3" w:rsidP="00BC11C3">
      <w:pPr>
        <w:pStyle w:val="20"/>
        <w:spacing w:after="0" w:line="240" w:lineRule="auto"/>
        <w:ind w:left="0" w:firstLine="567"/>
        <w:jc w:val="both"/>
        <w:rPr>
          <w:ins w:id="2241" w:author="nikitadorogin@yandex.ru" w:date="2024-10-31T19:15:00Z"/>
          <w:color w:val="000000"/>
          <w:sz w:val="28"/>
          <w:szCs w:val="28"/>
        </w:rPr>
      </w:pPr>
      <w:ins w:id="2242" w:author="nikitadorogin@yandex.ru" w:date="2024-10-31T19:15:00Z">
        <w:r>
          <w:rPr>
            <w:color w:val="000000"/>
            <w:sz w:val="28"/>
            <w:szCs w:val="28"/>
          </w:rPr>
          <w:t>К(</w:t>
        </w:r>
        <w:proofErr w:type="spellStart"/>
        <w:r>
          <w:rPr>
            <w:color w:val="000000"/>
            <w:sz w:val="28"/>
            <w:szCs w:val="28"/>
          </w:rPr>
          <w:t>ст</w:t>
        </w:r>
        <w:proofErr w:type="spellEnd"/>
        <w:r>
          <w:rPr>
            <w:color w:val="000000"/>
            <w:sz w:val="28"/>
            <w:szCs w:val="28"/>
          </w:rPr>
          <w:t>) =…</w:t>
        </w:r>
      </w:ins>
    </w:p>
    <w:p w14:paraId="1FF961DE" w14:textId="13618448" w:rsidR="00BC11C3" w:rsidRDefault="00BC11C3" w:rsidP="00BC11C3">
      <w:pPr>
        <w:pStyle w:val="20"/>
        <w:spacing w:after="0" w:line="240" w:lineRule="auto"/>
        <w:ind w:left="0" w:firstLine="567"/>
        <w:jc w:val="both"/>
        <w:rPr>
          <w:ins w:id="2243" w:author="nikitadorogin@yandex.ru" w:date="2024-10-31T19:15:00Z"/>
          <w:color w:val="000000"/>
          <w:sz w:val="28"/>
          <w:szCs w:val="28"/>
        </w:rPr>
      </w:pPr>
    </w:p>
    <w:p w14:paraId="1F1C7B00" w14:textId="5B8AC075" w:rsidR="00BC11C3" w:rsidRPr="00A37024" w:rsidRDefault="00A37024" w:rsidP="00A37024">
      <w:pPr>
        <w:pStyle w:val="20"/>
        <w:spacing w:after="0" w:line="240" w:lineRule="auto"/>
        <w:ind w:left="0"/>
        <w:jc w:val="both"/>
        <w:rPr>
          <w:ins w:id="2244" w:author="nikitadorogin@yandex.ru" w:date="2024-10-31T19:17:00Z"/>
          <w:b/>
          <w:bCs/>
          <w:color w:val="000000"/>
          <w:sz w:val="28"/>
          <w:szCs w:val="28"/>
          <w:rPrChange w:id="2245" w:author="nikitadorogin@yandex.ru" w:date="2024-10-31T19:17:00Z">
            <w:rPr>
              <w:ins w:id="2246" w:author="nikitadorogin@yandex.ru" w:date="2024-10-31T19:17:00Z"/>
              <w:color w:val="000000"/>
              <w:sz w:val="28"/>
              <w:szCs w:val="28"/>
            </w:rPr>
          </w:rPrChange>
        </w:rPr>
      </w:pPr>
      <w:ins w:id="2247" w:author="nikitadorogin@yandex.ru" w:date="2024-10-31T19:16:00Z">
        <w:r w:rsidRPr="00A37024">
          <w:rPr>
            <w:b/>
            <w:bCs/>
            <w:color w:val="000000"/>
            <w:sz w:val="28"/>
            <w:szCs w:val="28"/>
            <w:rPrChange w:id="2248" w:author="nikitadorogin@yandex.ru" w:date="2024-10-31T19:17:00Z">
              <w:rPr>
                <w:color w:val="000000"/>
                <w:sz w:val="28"/>
                <w:szCs w:val="28"/>
              </w:rPr>
            </w:rPrChange>
          </w:rPr>
          <w:t xml:space="preserve">Снятие зависимостей </w:t>
        </w:r>
        <w:r w:rsidRPr="00A37024">
          <w:rPr>
            <w:b/>
            <w:bCs/>
            <w:color w:val="000000"/>
            <w:sz w:val="28"/>
            <w:szCs w:val="28"/>
            <w:lang w:val="en-US"/>
            <w:rPrChange w:id="2249" w:author="nikitadorogin@yandex.ru" w:date="2024-10-31T19:17:00Z">
              <w:rPr>
                <w:color w:val="000000"/>
                <w:sz w:val="28"/>
                <w:szCs w:val="28"/>
                <w:lang w:val="en-US"/>
              </w:rPr>
            </w:rPrChange>
          </w:rPr>
          <w:t>U</w:t>
        </w:r>
        <w:r w:rsidRPr="00A37024">
          <w:rPr>
            <w:b/>
            <w:bCs/>
            <w:color w:val="000000"/>
            <w:sz w:val="28"/>
            <w:szCs w:val="28"/>
            <w:rPrChange w:id="2250" w:author="nikitadorogin@yandex.ru" w:date="2024-10-31T19:17:00Z">
              <w:rPr>
                <w:color w:val="000000"/>
                <w:sz w:val="28"/>
                <w:szCs w:val="28"/>
                <w:lang w:val="en-US"/>
              </w:rPr>
            </w:rPrChange>
          </w:rPr>
          <w:t xml:space="preserve">(2) </w:t>
        </w:r>
        <w:r w:rsidRPr="00A37024">
          <w:rPr>
            <w:b/>
            <w:bCs/>
            <w:color w:val="000000"/>
            <w:sz w:val="28"/>
            <w:szCs w:val="28"/>
            <w:rPrChange w:id="2251" w:author="nikitadorogin@yandex.ru" w:date="2024-10-31T19:17:00Z">
              <w:rPr>
                <w:color w:val="000000"/>
                <w:sz w:val="28"/>
                <w:szCs w:val="28"/>
              </w:rPr>
            </w:rPrChange>
          </w:rPr>
          <w:t xml:space="preserve">и </w:t>
        </w:r>
        <w:r w:rsidRPr="00A37024">
          <w:rPr>
            <w:b/>
            <w:bCs/>
            <w:color w:val="000000"/>
            <w:sz w:val="28"/>
            <w:szCs w:val="28"/>
            <w:lang w:val="en-US"/>
            <w:rPrChange w:id="2252" w:author="nikitadorogin@yandex.ru" w:date="2024-10-31T19:17:00Z">
              <w:rPr>
                <w:color w:val="000000"/>
                <w:sz w:val="28"/>
                <w:szCs w:val="28"/>
                <w:lang w:val="en-US"/>
              </w:rPr>
            </w:rPrChange>
          </w:rPr>
          <w:t>I</w:t>
        </w:r>
        <w:r w:rsidRPr="00A37024">
          <w:rPr>
            <w:b/>
            <w:bCs/>
            <w:color w:val="000000"/>
            <w:sz w:val="28"/>
            <w:szCs w:val="28"/>
            <w:rPrChange w:id="2253" w:author="nikitadorogin@yandex.ru" w:date="2024-10-31T19:17:00Z">
              <w:rPr>
                <w:color w:val="000000"/>
                <w:sz w:val="28"/>
                <w:szCs w:val="28"/>
                <w:lang w:val="en-US"/>
              </w:rPr>
            </w:rPrChange>
          </w:rPr>
          <w:t>(</w:t>
        </w:r>
        <w:proofErr w:type="spellStart"/>
        <w:r w:rsidRPr="00A37024">
          <w:rPr>
            <w:b/>
            <w:bCs/>
            <w:color w:val="000000"/>
            <w:sz w:val="28"/>
            <w:szCs w:val="28"/>
            <w:rPrChange w:id="2254" w:author="nikitadorogin@yandex.ru" w:date="2024-10-31T19:17:00Z">
              <w:rPr>
                <w:color w:val="000000"/>
                <w:sz w:val="28"/>
                <w:szCs w:val="28"/>
              </w:rPr>
            </w:rPrChange>
          </w:rPr>
          <w:t>ст</w:t>
        </w:r>
        <w:proofErr w:type="spellEnd"/>
        <w:r w:rsidRPr="00A37024">
          <w:rPr>
            <w:b/>
            <w:bCs/>
            <w:color w:val="000000"/>
            <w:sz w:val="28"/>
            <w:szCs w:val="28"/>
            <w:rPrChange w:id="2255" w:author="nikitadorogin@yandex.ru" w:date="2024-10-31T19:17:00Z">
              <w:rPr>
                <w:color w:val="000000"/>
                <w:sz w:val="28"/>
                <w:szCs w:val="28"/>
              </w:rPr>
            </w:rPrChange>
          </w:rPr>
          <w:t>) от</w:t>
        </w:r>
      </w:ins>
      <w:ins w:id="2256" w:author="nikitadorogin@yandex.ru" w:date="2024-10-31T19:17:00Z">
        <w:r w:rsidRPr="00A37024">
          <w:rPr>
            <w:b/>
            <w:bCs/>
            <w:color w:val="000000"/>
            <w:sz w:val="28"/>
            <w:szCs w:val="28"/>
            <w:rPrChange w:id="2257" w:author="nikitadorogin@yandex.ru" w:date="2024-10-31T19:17:00Z">
              <w:rPr>
                <w:color w:val="000000"/>
                <w:sz w:val="28"/>
                <w:szCs w:val="28"/>
              </w:rPr>
            </w:rPrChange>
          </w:rPr>
          <w:t xml:space="preserve"> тока нагрузки </w:t>
        </w:r>
        <w:r w:rsidRPr="00A37024">
          <w:rPr>
            <w:b/>
            <w:bCs/>
            <w:color w:val="000000"/>
            <w:sz w:val="28"/>
            <w:szCs w:val="28"/>
            <w:lang w:val="en-US"/>
            <w:rPrChange w:id="2258" w:author="nikitadorogin@yandex.ru" w:date="2024-10-31T19:17:00Z">
              <w:rPr>
                <w:color w:val="000000"/>
                <w:sz w:val="28"/>
                <w:szCs w:val="28"/>
                <w:lang w:val="en-US"/>
              </w:rPr>
            </w:rPrChange>
          </w:rPr>
          <w:t>I</w:t>
        </w:r>
        <w:r w:rsidRPr="00A37024">
          <w:rPr>
            <w:b/>
            <w:bCs/>
            <w:color w:val="000000"/>
            <w:sz w:val="28"/>
            <w:szCs w:val="28"/>
            <w:rPrChange w:id="2259" w:author="nikitadorogin@yandex.ru" w:date="2024-10-31T19:17:00Z">
              <w:rPr>
                <w:color w:val="000000"/>
                <w:sz w:val="28"/>
                <w:szCs w:val="28"/>
                <w:lang w:val="en-US"/>
              </w:rPr>
            </w:rPrChange>
          </w:rPr>
          <w:t>(2)</w:t>
        </w:r>
        <w:r w:rsidRPr="00A37024">
          <w:rPr>
            <w:b/>
            <w:bCs/>
            <w:color w:val="000000"/>
            <w:sz w:val="28"/>
            <w:szCs w:val="28"/>
            <w:rPrChange w:id="2260" w:author="nikitadorogin@yandex.ru" w:date="2024-10-31T19:17:00Z">
              <w:rPr>
                <w:color w:val="000000"/>
                <w:sz w:val="28"/>
                <w:szCs w:val="28"/>
              </w:rPr>
            </w:rPrChange>
          </w:rPr>
          <w:t>:</w:t>
        </w:r>
      </w:ins>
    </w:p>
    <w:p w14:paraId="7506336C" w14:textId="6847BC86" w:rsidR="00A37024" w:rsidRDefault="00A37024" w:rsidP="00A37024">
      <w:pPr>
        <w:pStyle w:val="20"/>
        <w:spacing w:after="0" w:line="240" w:lineRule="auto"/>
        <w:ind w:left="0"/>
        <w:jc w:val="both"/>
        <w:rPr>
          <w:ins w:id="2261" w:author="nikitadorogin@yandex.ru" w:date="2024-10-31T19:18:00Z"/>
          <w:color w:val="000000"/>
          <w:sz w:val="28"/>
          <w:szCs w:val="28"/>
        </w:rPr>
      </w:pPr>
      <w:ins w:id="2262" w:author="nikitadorogin@yandex.ru" w:date="2024-10-31T19:17:00Z">
        <w:r>
          <w:rPr>
            <w:color w:val="000000"/>
            <w:sz w:val="28"/>
            <w:szCs w:val="28"/>
            <w:lang w:val="en-US"/>
          </w:rPr>
          <w:t>U(1)</w:t>
        </w:r>
        <w:r>
          <w:rPr>
            <w:color w:val="000000"/>
            <w:sz w:val="28"/>
            <w:szCs w:val="28"/>
          </w:rPr>
          <w:t xml:space="preserve"> = …</w:t>
        </w:r>
      </w:ins>
    </w:p>
    <w:p w14:paraId="231850D9" w14:textId="77777777" w:rsidR="00A37024" w:rsidRDefault="00A37024" w:rsidP="00A37024">
      <w:pPr>
        <w:pStyle w:val="20"/>
        <w:spacing w:after="0" w:line="240" w:lineRule="auto"/>
        <w:ind w:left="0"/>
        <w:jc w:val="both"/>
        <w:rPr>
          <w:ins w:id="2263" w:author="nikitadorogin@yandex.ru" w:date="2024-10-31T19:17:00Z"/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317"/>
        <w:gridCol w:w="1316"/>
        <w:gridCol w:w="1316"/>
        <w:gridCol w:w="1317"/>
      </w:tblGrid>
      <w:tr w:rsidR="00A37024" w:rsidRPr="00A37024" w14:paraId="75FF0C07" w14:textId="77777777" w:rsidTr="00840445">
        <w:trPr>
          <w:trHeight w:val="408"/>
          <w:jc w:val="center"/>
          <w:ins w:id="2264" w:author="nikitadorogin@yandex.ru" w:date="2024-10-31T19:17:00Z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C367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65" w:author="nikitadorogin@yandex.ru" w:date="2024-10-31T19:17:00Z"/>
                <w:b/>
                <w:lang w:val="ru-RU"/>
              </w:rPr>
            </w:pPr>
            <w:ins w:id="2266" w:author="nikitadorogin@yandex.ru" w:date="2024-10-31T19:17:00Z">
              <w:r w:rsidRPr="00A37024">
                <w:rPr>
                  <w:b/>
                  <w:lang w:val="en-US"/>
                </w:rPr>
                <w:t>RН</w:t>
              </w:r>
              <w:r w:rsidRPr="00A37024">
                <w:rPr>
                  <w:b/>
                  <w:lang w:val="ru-RU"/>
                </w:rPr>
                <w:t>, %</w:t>
              </w:r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12E6B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67" w:author="nikitadorogin@yandex.ru" w:date="2024-10-31T19:17:00Z"/>
                <w:lang w:val="ru-RU"/>
              </w:rPr>
            </w:pPr>
            <w:ins w:id="2268" w:author="nikitadorogin@yandex.ru" w:date="2024-10-31T19:17:00Z">
              <w:r w:rsidRPr="00A37024">
                <w:rPr>
                  <w:lang w:val="ru-RU"/>
                </w:rPr>
                <w:t>100</w:t>
              </w:r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9D34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69" w:author="nikitadorogin@yandex.ru" w:date="2024-10-31T19:17:00Z"/>
                <w:lang w:val="ru-RU"/>
              </w:rPr>
            </w:pPr>
            <w:ins w:id="2270" w:author="nikitadorogin@yandex.ru" w:date="2024-10-31T19:17:00Z">
              <w:r w:rsidRPr="00A37024">
                <w:rPr>
                  <w:lang w:val="ru-RU"/>
                </w:rPr>
                <w:t>60</w:t>
              </w:r>
            </w:ins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C807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71" w:author="nikitadorogin@yandex.ru" w:date="2024-10-31T19:17:00Z"/>
                <w:lang w:val="ru-RU"/>
              </w:rPr>
            </w:pPr>
            <w:ins w:id="2272" w:author="nikitadorogin@yandex.ru" w:date="2024-10-31T19:17:00Z">
              <w:r w:rsidRPr="00A37024">
                <w:rPr>
                  <w:lang w:val="ru-RU"/>
                </w:rPr>
                <w:t>40</w:t>
              </w:r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A35C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73" w:author="nikitadorogin@yandex.ru" w:date="2024-10-31T19:17:00Z"/>
                <w:lang w:val="ru-RU"/>
              </w:rPr>
            </w:pPr>
            <w:ins w:id="2274" w:author="nikitadorogin@yandex.ru" w:date="2024-10-31T19:17:00Z">
              <w:r w:rsidRPr="00A37024">
                <w:rPr>
                  <w:lang w:val="ru-RU"/>
                </w:rPr>
                <w:t>20</w:t>
              </w:r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F310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75" w:author="nikitadorogin@yandex.ru" w:date="2024-10-31T19:17:00Z"/>
                <w:lang w:val="ru-RU"/>
              </w:rPr>
            </w:pPr>
            <w:ins w:id="2276" w:author="nikitadorogin@yandex.ru" w:date="2024-10-31T19:17:00Z">
              <w:r w:rsidRPr="00A37024">
                <w:rPr>
                  <w:lang w:val="ru-RU"/>
                </w:rPr>
                <w:t>10</w:t>
              </w:r>
            </w:ins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F835C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77" w:author="nikitadorogin@yandex.ru" w:date="2024-10-31T19:17:00Z"/>
                <w:lang w:val="ru-RU"/>
              </w:rPr>
            </w:pPr>
            <w:ins w:id="2278" w:author="nikitadorogin@yandex.ru" w:date="2024-10-31T19:17:00Z">
              <w:r w:rsidRPr="00A37024">
                <w:rPr>
                  <w:lang w:val="ru-RU"/>
                </w:rPr>
                <w:t>5</w:t>
              </w:r>
            </w:ins>
          </w:p>
        </w:tc>
      </w:tr>
      <w:tr w:rsidR="00A37024" w:rsidRPr="00A37024" w14:paraId="1E30D775" w14:textId="77777777" w:rsidTr="00840445">
        <w:trPr>
          <w:trHeight w:val="371"/>
          <w:jc w:val="center"/>
          <w:ins w:id="2279" w:author="nikitadorogin@yandex.ru" w:date="2024-10-31T19:17:00Z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D5DCE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0" w:author="nikitadorogin@yandex.ru" w:date="2024-10-31T19:17:00Z"/>
                <w:b/>
                <w:lang w:val="en-US"/>
              </w:rPr>
            </w:pPr>
            <w:ins w:id="2281" w:author="nikitadorogin@yandex.ru" w:date="2024-10-31T19:17:00Z">
              <w:r w:rsidRPr="00A37024">
                <w:rPr>
                  <w:b/>
                  <w:lang w:val="en-US"/>
                </w:rPr>
                <w:t>I</w:t>
              </w:r>
              <w:r w:rsidRPr="00A37024">
                <w:rPr>
                  <w:b/>
                  <w:vertAlign w:val="subscript"/>
                  <w:lang w:val="ru-RU"/>
                </w:rPr>
                <w:t>2</w:t>
              </w:r>
              <w:r w:rsidRPr="00A37024">
                <w:rPr>
                  <w:b/>
                  <w:lang w:val="en-US"/>
                </w:rPr>
                <w:t xml:space="preserve">, </w:t>
              </w:r>
              <w:proofErr w:type="spellStart"/>
              <w:r w:rsidRPr="00A37024">
                <w:rPr>
                  <w:b/>
                  <w:lang w:val="en-US"/>
                </w:rPr>
                <w:t>мА</w:t>
              </w:r>
              <w:proofErr w:type="spellEnd"/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8C03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2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49AC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3" w:author="nikitadorogin@yandex.ru" w:date="2024-10-31T19:17:00Z"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2B9E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4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27F6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5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E0DC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6" w:author="nikitadorogin@yandex.ru" w:date="2024-10-31T19:17:00Z"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1F42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7" w:author="nikitadorogin@yandex.ru" w:date="2024-10-31T19:17:00Z"/>
                <w:lang w:val="en-US"/>
              </w:rPr>
            </w:pPr>
          </w:p>
        </w:tc>
      </w:tr>
      <w:tr w:rsidR="00A37024" w:rsidRPr="00A37024" w14:paraId="52E61F77" w14:textId="77777777" w:rsidTr="00840445">
        <w:trPr>
          <w:trHeight w:val="382"/>
          <w:jc w:val="center"/>
          <w:ins w:id="2288" w:author="nikitadorogin@yandex.ru" w:date="2024-10-31T19:17:00Z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66AFC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89" w:author="nikitadorogin@yandex.ru" w:date="2024-10-31T19:17:00Z"/>
                <w:b/>
                <w:lang w:val="en-US"/>
              </w:rPr>
            </w:pPr>
            <w:ins w:id="2290" w:author="nikitadorogin@yandex.ru" w:date="2024-10-31T19:17:00Z">
              <w:r w:rsidRPr="00A37024">
                <w:rPr>
                  <w:b/>
                  <w:lang w:val="en-US"/>
                </w:rPr>
                <w:t>U</w:t>
              </w:r>
              <w:r w:rsidRPr="00A37024">
                <w:rPr>
                  <w:b/>
                  <w:vertAlign w:val="subscript"/>
                  <w:lang w:val="ru-RU"/>
                </w:rPr>
                <w:t>2</w:t>
              </w:r>
              <w:r w:rsidRPr="00A37024">
                <w:rPr>
                  <w:b/>
                  <w:lang w:val="ru-RU"/>
                </w:rPr>
                <w:t>, В</w:t>
              </w:r>
              <w:r w:rsidRPr="00A37024">
                <w:rPr>
                  <w:b/>
                  <w:lang w:val="en-US"/>
                </w:rPr>
                <w:t xml:space="preserve">  </w:t>
              </w:r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2A54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1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97C2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2" w:author="nikitadorogin@yandex.ru" w:date="2024-10-31T19:17:00Z"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ACA4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3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EE23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4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766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5" w:author="nikitadorogin@yandex.ru" w:date="2024-10-31T19:17:00Z"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8DFFE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6" w:author="nikitadorogin@yandex.ru" w:date="2024-10-31T19:17:00Z"/>
                <w:lang w:val="en-US"/>
              </w:rPr>
            </w:pPr>
          </w:p>
        </w:tc>
      </w:tr>
      <w:tr w:rsidR="00A37024" w:rsidRPr="00A37024" w14:paraId="7A71F331" w14:textId="77777777" w:rsidTr="00840445">
        <w:trPr>
          <w:trHeight w:val="448"/>
          <w:jc w:val="center"/>
          <w:ins w:id="2297" w:author="nikitadorogin@yandex.ru" w:date="2024-10-31T19:17:00Z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034D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298" w:author="nikitadorogin@yandex.ru" w:date="2024-10-31T19:17:00Z"/>
                <w:b/>
                <w:lang w:val="en-US"/>
              </w:rPr>
            </w:pPr>
            <w:proofErr w:type="spellStart"/>
            <w:ins w:id="2299" w:author="nikitadorogin@yandex.ru" w:date="2024-10-31T19:17:00Z">
              <w:r w:rsidRPr="00A37024">
                <w:rPr>
                  <w:b/>
                  <w:lang w:val="en-US"/>
                </w:rPr>
                <w:t>Iст</w:t>
              </w:r>
              <w:proofErr w:type="spellEnd"/>
              <w:r w:rsidRPr="00A37024">
                <w:rPr>
                  <w:b/>
                  <w:lang w:val="en-US"/>
                </w:rPr>
                <w:t xml:space="preserve">, </w:t>
              </w:r>
              <w:proofErr w:type="spellStart"/>
              <w:r w:rsidRPr="00A37024">
                <w:rPr>
                  <w:b/>
                  <w:lang w:val="en-US"/>
                </w:rPr>
                <w:t>мА</w:t>
              </w:r>
              <w:proofErr w:type="spellEnd"/>
              <w:r w:rsidRPr="00A37024">
                <w:rPr>
                  <w:b/>
                  <w:lang w:val="en-US"/>
                </w:rPr>
                <w:t xml:space="preserve"> </w:t>
              </w:r>
            </w:ins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9078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300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409DC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301" w:author="nikitadorogin@yandex.ru" w:date="2024-10-31T19:17:00Z"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1497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302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AC42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303" w:author="nikitadorogin@yandex.ru" w:date="2024-10-31T19:17:00Z"/>
                <w:lang w:val="en-US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6426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304" w:author="nikitadorogin@yandex.ru" w:date="2024-10-31T19:17:00Z"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EF87" w14:textId="77777777" w:rsidR="00A37024" w:rsidRPr="00A37024" w:rsidRDefault="00A37024" w:rsidP="00A37024">
            <w:pPr>
              <w:spacing w:line="240" w:lineRule="auto"/>
              <w:ind w:firstLine="0"/>
              <w:jc w:val="center"/>
              <w:rPr>
                <w:ins w:id="2305" w:author="nikitadorogin@yandex.ru" w:date="2024-10-31T19:17:00Z"/>
                <w:lang w:val="en-US"/>
              </w:rPr>
            </w:pPr>
          </w:p>
        </w:tc>
      </w:tr>
    </w:tbl>
    <w:p w14:paraId="3DEE5F0B" w14:textId="77777777" w:rsidR="00A37024" w:rsidRPr="00A37024" w:rsidRDefault="00A37024" w:rsidP="00A37024">
      <w:pPr>
        <w:pStyle w:val="20"/>
        <w:spacing w:after="0" w:line="240" w:lineRule="auto"/>
        <w:ind w:left="0"/>
        <w:jc w:val="both"/>
        <w:rPr>
          <w:ins w:id="2306" w:author="nikitadorogin@yandex.ru" w:date="2024-10-31T19:15:00Z"/>
          <w:color w:val="000000"/>
          <w:sz w:val="28"/>
          <w:szCs w:val="28"/>
        </w:rPr>
        <w:pPrChange w:id="2307" w:author="nikitadorogin@yandex.ru" w:date="2024-10-31T19:16:00Z">
          <w:pPr>
            <w:pStyle w:val="20"/>
            <w:spacing w:after="0" w:line="240" w:lineRule="auto"/>
            <w:ind w:left="0" w:firstLine="567"/>
            <w:jc w:val="both"/>
          </w:pPr>
        </w:pPrChange>
      </w:pPr>
    </w:p>
    <w:p w14:paraId="5FBA5D4C" w14:textId="04C669F3" w:rsidR="00A37024" w:rsidRDefault="00A37024" w:rsidP="00006BFC">
      <w:pPr>
        <w:ind w:firstLine="0"/>
        <w:rPr>
          <w:ins w:id="2308" w:author="nikitadorogin@yandex.ru" w:date="2024-10-31T19:18:00Z"/>
          <w:b/>
          <w:lang w:val="en-US"/>
        </w:rPr>
      </w:pPr>
      <w:ins w:id="2309" w:author="nikitadorogin@yandex.ru" w:date="2024-10-31T19:18:00Z">
        <w:r w:rsidRPr="00A37024">
          <w:rPr>
            <w:b/>
            <w:lang w:val="ru-RU"/>
            <w:rPrChange w:id="2310" w:author="nikitadorogin@yandex.ru" w:date="2024-10-31T19:18:00Z">
              <w:rPr>
                <w:bCs/>
                <w:lang w:val="ru-RU"/>
              </w:rPr>
            </w:rPrChange>
          </w:rPr>
          <w:t xml:space="preserve">Зависимости </w:t>
        </w:r>
        <w:r w:rsidRPr="00A37024">
          <w:rPr>
            <w:b/>
            <w:lang w:val="en-US"/>
            <w:rPrChange w:id="2311" w:author="nikitadorogin@yandex.ru" w:date="2024-10-31T19:18:00Z">
              <w:rPr>
                <w:bCs/>
                <w:lang w:val="en-US"/>
              </w:rPr>
            </w:rPrChange>
          </w:rPr>
          <w:t>U(2)</w:t>
        </w:r>
        <w:r w:rsidRPr="00A37024">
          <w:rPr>
            <w:b/>
            <w:lang w:val="ru-RU"/>
            <w:rPrChange w:id="2312" w:author="nikitadorogin@yandex.ru" w:date="2024-10-31T19:18:00Z">
              <w:rPr>
                <w:bCs/>
                <w:lang w:val="ru-RU"/>
              </w:rPr>
            </w:rPrChange>
          </w:rPr>
          <w:t xml:space="preserve"> от </w:t>
        </w:r>
        <w:r w:rsidRPr="00A37024">
          <w:rPr>
            <w:b/>
            <w:lang w:val="en-US"/>
            <w:rPrChange w:id="2313" w:author="nikitadorogin@yandex.ru" w:date="2024-10-31T19:18:00Z">
              <w:rPr>
                <w:bCs/>
                <w:lang w:val="en-US"/>
              </w:rPr>
            </w:rPrChange>
          </w:rPr>
          <w:t>I(2):</w:t>
        </w:r>
      </w:ins>
    </w:p>
    <w:p w14:paraId="4ADB3EA2" w14:textId="1660F618" w:rsidR="00A37024" w:rsidRDefault="00A37024" w:rsidP="00006BFC">
      <w:pPr>
        <w:ind w:firstLine="0"/>
        <w:rPr>
          <w:ins w:id="2314" w:author="nikitadorogin@yandex.ru" w:date="2024-10-31T19:19:00Z"/>
          <w:bCs/>
          <w:lang w:val="ru-RU"/>
        </w:rPr>
      </w:pPr>
      <w:ins w:id="2315" w:author="nikitadorogin@yandex.ru" w:date="2024-10-31T19:19:00Z">
        <w:r>
          <w:rPr>
            <w:bCs/>
            <w:lang w:val="ru-RU"/>
          </w:rPr>
          <w:t>…</w:t>
        </w:r>
      </w:ins>
    </w:p>
    <w:p w14:paraId="20CDB835" w14:textId="3B6506D6" w:rsidR="00A37024" w:rsidRDefault="00A37024" w:rsidP="00006BFC">
      <w:pPr>
        <w:ind w:firstLine="0"/>
        <w:rPr>
          <w:ins w:id="2316" w:author="nikitadorogin@yandex.ru" w:date="2024-10-31T19:19:00Z"/>
          <w:bCs/>
          <w:lang w:val="ru-RU"/>
        </w:rPr>
      </w:pPr>
    </w:p>
    <w:p w14:paraId="2DC41D1B" w14:textId="0C956C8C" w:rsidR="00A37024" w:rsidRPr="00A37024" w:rsidRDefault="00A37024" w:rsidP="00006BFC">
      <w:pPr>
        <w:ind w:firstLine="0"/>
        <w:rPr>
          <w:ins w:id="2317" w:author="nikitadorogin@yandex.ru" w:date="2024-10-31T19:19:00Z"/>
          <w:b/>
          <w:lang w:val="ru-RU"/>
          <w:rPrChange w:id="2318" w:author="nikitadorogin@yandex.ru" w:date="2024-10-31T19:19:00Z">
            <w:rPr>
              <w:ins w:id="2319" w:author="nikitadorogin@yandex.ru" w:date="2024-10-31T19:19:00Z"/>
              <w:bCs/>
              <w:lang w:val="ru-RU"/>
            </w:rPr>
          </w:rPrChange>
        </w:rPr>
      </w:pPr>
      <w:ins w:id="2320" w:author="nikitadorogin@yandex.ru" w:date="2024-10-31T19:19:00Z">
        <w:r w:rsidRPr="00A37024">
          <w:rPr>
            <w:b/>
            <w:lang w:val="ru-RU"/>
            <w:rPrChange w:id="2321" w:author="nikitadorogin@yandex.ru" w:date="2024-10-31T19:19:00Z">
              <w:rPr>
                <w:bCs/>
                <w:lang w:val="ru-RU"/>
              </w:rPr>
            </w:rPrChange>
          </w:rPr>
          <w:lastRenderedPageBreak/>
          <w:t xml:space="preserve">Внутреннее сопротивление для ПСН в рабочем диапазоне, где незначительные изменения напряжений </w:t>
        </w:r>
        <w:r w:rsidRPr="00A37024">
          <w:rPr>
            <w:b/>
            <w:lang w:val="en-US"/>
            <w:rPrChange w:id="2322" w:author="nikitadorogin@yandex.ru" w:date="2024-10-31T19:19:00Z">
              <w:rPr>
                <w:bCs/>
                <w:lang w:val="en-US"/>
              </w:rPr>
            </w:rPrChange>
          </w:rPr>
          <w:t>U</w:t>
        </w:r>
        <w:r w:rsidRPr="00A37024">
          <w:rPr>
            <w:b/>
            <w:lang w:val="ru-RU"/>
            <w:rPrChange w:id="2323" w:author="nikitadorogin@yandex.ru" w:date="2024-10-31T19:19:00Z">
              <w:rPr>
                <w:bCs/>
                <w:lang w:val="en-US"/>
              </w:rPr>
            </w:rPrChange>
          </w:rPr>
          <w:t>(2):</w:t>
        </w:r>
      </w:ins>
    </w:p>
    <w:p w14:paraId="5B71E670" w14:textId="560C33FB" w:rsidR="00A37024" w:rsidRDefault="00A37024" w:rsidP="00006BFC">
      <w:pPr>
        <w:ind w:firstLine="0"/>
        <w:rPr>
          <w:ins w:id="2324" w:author="nikitadorogin@yandex.ru" w:date="2024-10-31T19:20:00Z"/>
        </w:rPr>
      </w:pPr>
      <w:ins w:id="2325" w:author="nikitadorogin@yandex.ru" w:date="2024-10-31T19:20:00Z">
        <w:r w:rsidRPr="002924F6">
          <w:rPr>
            <w:position w:val="-34"/>
          </w:rPr>
          <w:object w:dxaOrig="2920" w:dyaOrig="820" w14:anchorId="07E0C7E7">
            <v:shape id="_x0000_i1093" type="#_x0000_t75" style="width:174.75pt;height:49.5pt" o:ole="" fillcolor="window">
              <v:imagedata r:id="rId17" o:title=""/>
            </v:shape>
            <o:OLEObject Type="Embed" ProgID="Equation.DSMT4" ShapeID="_x0000_i1093" DrawAspect="Content" ObjectID="_1791907842" r:id="rId18"/>
          </w:object>
        </w:r>
      </w:ins>
    </w:p>
    <w:p w14:paraId="2D331434" w14:textId="75F5A709" w:rsidR="00A37024" w:rsidRDefault="00A37024" w:rsidP="00006BFC">
      <w:pPr>
        <w:ind w:firstLine="0"/>
        <w:rPr>
          <w:ins w:id="2326" w:author="nikitadorogin@yandex.ru" w:date="2024-10-31T19:21:00Z"/>
          <w:lang w:val="en-US"/>
        </w:rPr>
      </w:pPr>
      <w:ins w:id="2327" w:author="nikitadorogin@yandex.ru" w:date="2024-10-31T19:20:00Z">
        <w:r>
          <w:rPr>
            <w:lang w:val="en-US"/>
          </w:rPr>
          <w:t>R(</w:t>
        </w:r>
        <w:proofErr w:type="spellStart"/>
        <w:r>
          <w:rPr>
            <w:lang w:val="ru-RU"/>
          </w:rPr>
          <w:t>вн</w:t>
        </w:r>
        <w:proofErr w:type="spellEnd"/>
        <w:r>
          <w:rPr>
            <w:lang w:val="ru-RU"/>
          </w:rPr>
          <w:t xml:space="preserve">) </w:t>
        </w:r>
        <w:r>
          <w:rPr>
            <w:lang w:val="en-US"/>
          </w:rPr>
          <w:t>=…</w:t>
        </w:r>
      </w:ins>
    </w:p>
    <w:p w14:paraId="6C15FEA0" w14:textId="44BC8A8D" w:rsidR="00A37024" w:rsidRDefault="00A37024" w:rsidP="00006BFC">
      <w:pPr>
        <w:ind w:firstLine="0"/>
        <w:rPr>
          <w:ins w:id="2328" w:author="nikitadorogin@yandex.ru" w:date="2024-10-31T19:21:00Z"/>
          <w:lang w:val="en-US"/>
        </w:rPr>
      </w:pPr>
    </w:p>
    <w:p w14:paraId="101C2190" w14:textId="728A1BA3" w:rsidR="00A37024" w:rsidRDefault="00A37024" w:rsidP="00006BFC">
      <w:pPr>
        <w:ind w:firstLine="0"/>
        <w:rPr>
          <w:ins w:id="2329" w:author="nikitadorogin@yandex.ru" w:date="2024-10-31T19:22:00Z"/>
          <w:b/>
          <w:bCs/>
          <w:lang w:val="ru-RU"/>
        </w:rPr>
      </w:pPr>
      <w:ins w:id="2330" w:author="nikitadorogin@yandex.ru" w:date="2024-10-31T19:21:00Z">
        <w:r w:rsidRPr="00A37024">
          <w:rPr>
            <w:b/>
            <w:bCs/>
            <w:lang w:val="ru-RU"/>
            <w:rPrChange w:id="2331" w:author="nikitadorogin@yandex.ru" w:date="2024-10-31T19:21:00Z">
              <w:rPr>
                <w:lang w:val="ru-RU"/>
              </w:rPr>
            </w:rPrChange>
          </w:rPr>
          <w:t>Теоретические значения коэффициентов стабилизации ПСН (</w:t>
        </w:r>
        <w:r w:rsidRPr="00A37024">
          <w:rPr>
            <w:b/>
            <w:bCs/>
            <w:lang w:val="en-US"/>
            <w:rPrChange w:id="2332" w:author="nikitadorogin@yandex.ru" w:date="2024-10-31T19:21:00Z">
              <w:rPr>
                <w:lang w:val="en-US"/>
              </w:rPr>
            </w:rPrChange>
          </w:rPr>
          <w:t>RB</w:t>
        </w:r>
        <w:r w:rsidRPr="00A37024">
          <w:rPr>
            <w:b/>
            <w:bCs/>
            <w:lang w:val="ru-RU"/>
            <w:rPrChange w:id="2333" w:author="nikitadorogin@yandex.ru" w:date="2024-10-31T19:21:00Z">
              <w:rPr>
                <w:lang w:val="en-US"/>
              </w:rPr>
            </w:rPrChange>
          </w:rPr>
          <w:t xml:space="preserve"> = 150 </w:t>
        </w:r>
        <w:r w:rsidRPr="00A37024">
          <w:rPr>
            <w:b/>
            <w:bCs/>
            <w:lang w:val="ru-RU"/>
            <w:rPrChange w:id="2334" w:author="nikitadorogin@yandex.ru" w:date="2024-10-31T19:21:00Z">
              <w:rPr>
                <w:lang w:val="ru-RU"/>
              </w:rPr>
            </w:rPrChange>
          </w:rPr>
          <w:t>Ом):</w:t>
        </w:r>
      </w:ins>
    </w:p>
    <w:p w14:paraId="37531DFF" w14:textId="0D3C94E6" w:rsidR="00A37024" w:rsidRDefault="00A37024" w:rsidP="00006BFC">
      <w:pPr>
        <w:ind w:firstLine="0"/>
        <w:rPr>
          <w:ins w:id="2335" w:author="nikitadorogin@yandex.ru" w:date="2024-10-31T19:22:00Z"/>
        </w:rPr>
      </w:pPr>
      <w:ins w:id="2336" w:author="nikitadorogin@yandex.ru" w:date="2024-10-31T19:22:00Z">
        <w:r w:rsidRPr="002924F6">
          <w:rPr>
            <w:position w:val="-46"/>
          </w:rPr>
          <w:object w:dxaOrig="3519" w:dyaOrig="1040" w14:anchorId="0152763C">
            <v:shape id="_x0000_i1094" type="#_x0000_t75" style="width:128.25pt;height:38.25pt" o:ole="" fillcolor="window">
              <v:imagedata r:id="rId19" o:title=""/>
            </v:shape>
            <o:OLEObject Type="Embed" ProgID="Equation.DSMT4" ShapeID="_x0000_i1094" DrawAspect="Content" ObjectID="_1791907843" r:id="rId20"/>
          </w:object>
        </w:r>
      </w:ins>
    </w:p>
    <w:p w14:paraId="6828ED4E" w14:textId="37C107A3" w:rsidR="00A37024" w:rsidRPr="00A37024" w:rsidRDefault="00A37024" w:rsidP="00006BFC">
      <w:pPr>
        <w:ind w:firstLine="0"/>
        <w:rPr>
          <w:ins w:id="2337" w:author="nikitadorogin@yandex.ru" w:date="2024-10-31T19:13:00Z"/>
          <w:lang w:val="ru-RU"/>
        </w:rPr>
      </w:pPr>
      <w:ins w:id="2338" w:author="nikitadorogin@yandex.ru" w:date="2024-10-31T19:22:00Z">
        <w:r>
          <w:rPr>
            <w:lang w:val="en-US"/>
          </w:rPr>
          <w:t>K(</w:t>
        </w:r>
        <w:proofErr w:type="spellStart"/>
        <w:r>
          <w:rPr>
            <w:lang w:val="ru-RU"/>
          </w:rPr>
          <w:t>ст</w:t>
        </w:r>
        <w:proofErr w:type="spellEnd"/>
        <w:r>
          <w:rPr>
            <w:lang w:val="ru-RU"/>
          </w:rPr>
          <w:t xml:space="preserve"> </w:t>
        </w:r>
        <w:proofErr w:type="spellStart"/>
        <w:r>
          <w:rPr>
            <w:lang w:val="ru-RU"/>
          </w:rPr>
          <w:t>теор</w:t>
        </w:r>
        <w:proofErr w:type="spellEnd"/>
        <w:r>
          <w:rPr>
            <w:lang w:val="ru-RU"/>
          </w:rPr>
          <w:t>) =…</w:t>
        </w:r>
      </w:ins>
    </w:p>
    <w:p w14:paraId="4C6E6EAA" w14:textId="5910A3CA" w:rsidR="008E14E7" w:rsidDel="00824A49" w:rsidRDefault="00824A49" w:rsidP="00006BFC">
      <w:pPr>
        <w:ind w:firstLine="0"/>
        <w:rPr>
          <w:del w:id="2339" w:author="nikitadorogin@yandex.ru" w:date="2024-10-17T11:57:00Z"/>
          <w:lang w:val="ru-RU"/>
        </w:rPr>
      </w:pPr>
      <w:del w:id="2340" w:author="nikitadorogin@yandex.ru" w:date="2024-10-31T19:11:00Z">
        <w:r w:rsidRPr="007B2777" w:rsidDel="00BC11C3">
          <w:rPr>
            <w:rStyle w:val="60"/>
            <w:b/>
          </w:rPr>
          <w:fldChar w:fldCharType="begin"/>
        </w:r>
        <w:r w:rsidRPr="007B2777" w:rsidDel="00BC11C3">
          <w:rPr>
            <w:rStyle w:val="60"/>
            <w:b/>
          </w:rPr>
          <w:fldChar w:fldCharType="separate"/>
        </w:r>
        <w:r w:rsidRPr="007B2777" w:rsidDel="00BC11C3">
          <w:rPr>
            <w:rStyle w:val="60"/>
            <w:b/>
          </w:rPr>
          <w:fldChar w:fldCharType="end"/>
        </w:r>
      </w:del>
      <w:ins w:id="2341" w:author="Student" w:date="2024-10-04T12:00:00Z">
        <w:del w:id="2342" w:author="nikitadorogin@yandex.ru" w:date="2024-10-17T11:57:00Z">
          <w:r w:rsidR="00701B2A" w:rsidDel="00242197">
            <w:rPr>
              <w:lang w:val="en-US"/>
            </w:rPr>
            <w:delText>Ubc</w:delText>
          </w:r>
          <w:r w:rsidR="00701B2A" w:rsidRPr="00824A49" w:rsidDel="00242197">
            <w:rPr>
              <w:lang w:val="ru-RU"/>
              <w:rPrChange w:id="2343" w:author="nikitadorogin@yandex.ru" w:date="2024-10-23T15:14:00Z">
                <w:rPr>
                  <w:lang w:val="en-US"/>
                </w:rPr>
              </w:rPrChange>
            </w:rPr>
            <w:delText xml:space="preserve"> = 102,9 </w:delText>
          </w:r>
          <w:r w:rsidR="00701B2A" w:rsidDel="00242197">
            <w:rPr>
              <w:lang w:val="en-US"/>
            </w:rPr>
            <w:delText>B</w:delText>
          </w:r>
          <w:r w:rsidR="00701B2A" w:rsidRPr="00824A49" w:rsidDel="00242197">
            <w:rPr>
              <w:lang w:val="ru-RU"/>
              <w:rPrChange w:id="2344" w:author="nikitadorogin@yandex.ru" w:date="2024-10-23T15:14:00Z">
                <w:rPr>
                  <w:lang w:val="en-US"/>
                </w:rPr>
              </w:rPrChange>
            </w:rPr>
            <w:delText xml:space="preserve"> = </w:delText>
          </w:r>
          <w:r w:rsidR="00821BBB" w:rsidDel="00242197">
            <w:rPr>
              <w:lang w:val="en-US"/>
            </w:rPr>
            <w:delText>sqrt</w:delText>
          </w:r>
          <w:r w:rsidR="00821BBB" w:rsidRPr="00824A49" w:rsidDel="00242197">
            <w:rPr>
              <w:lang w:val="ru-RU"/>
              <w:rPrChange w:id="2345" w:author="nikitadorogin@yandex.ru" w:date="2024-10-23T15:14:00Z">
                <w:rPr>
                  <w:lang w:val="en-US"/>
                </w:rPr>
              </w:rPrChange>
            </w:rPr>
            <w:delText>(3</w:delText>
          </w:r>
        </w:del>
      </w:ins>
      <w:ins w:id="2346" w:author="Student" w:date="2024-10-04T12:01:00Z">
        <w:del w:id="2347" w:author="nikitadorogin@yandex.ru" w:date="2024-10-17T11:57:00Z">
          <w:r w:rsidR="00821BBB" w:rsidRPr="00824A49" w:rsidDel="00242197">
            <w:rPr>
              <w:lang w:val="ru-RU"/>
              <w:rPrChange w:id="2348" w:author="nikitadorogin@yandex.ru" w:date="2024-10-23T15:14:00Z">
                <w:rPr>
                  <w:lang w:val="en-US"/>
                </w:rPr>
              </w:rPrChange>
            </w:rPr>
            <w:delText xml:space="preserve">) * </w:delText>
          </w:r>
        </w:del>
      </w:ins>
      <w:ins w:id="2349" w:author="Student" w:date="2024-10-04T12:05:00Z">
        <w:del w:id="2350" w:author="nikitadorogin@yandex.ru" w:date="2024-10-17T11:57:00Z">
          <w:r w:rsidR="00821BBB" w:rsidRPr="00824A49" w:rsidDel="00242197">
            <w:rPr>
              <w:lang w:val="ru-RU"/>
              <w:rPrChange w:id="2351" w:author="nikitadorogin@yandex.ru" w:date="2024-10-23T15:14:00Z">
                <w:rPr>
                  <w:lang w:val="en-US"/>
                </w:rPr>
              </w:rPrChange>
            </w:rPr>
            <w:delText>59,</w:delText>
          </w:r>
        </w:del>
      </w:ins>
      <w:ins w:id="2352" w:author="Student" w:date="2024-10-04T12:06:00Z">
        <w:del w:id="2353" w:author="nikitadorogin@yandex.ru" w:date="2024-10-17T11:57:00Z">
          <w:r w:rsidR="00821BBB" w:rsidRPr="00824A49" w:rsidDel="00242197">
            <w:rPr>
              <w:lang w:val="ru-RU"/>
              <w:rPrChange w:id="2354" w:author="nikitadorogin@yandex.ru" w:date="2024-10-23T15:14:00Z">
                <w:rPr>
                  <w:lang w:val="en-US"/>
                </w:rPr>
              </w:rPrChange>
            </w:rPr>
            <w:delText>3</w:delText>
          </w:r>
        </w:del>
      </w:ins>
      <w:ins w:id="2355" w:author="Student" w:date="2024-10-04T12:01:00Z">
        <w:del w:id="2356" w:author="nikitadorogin@yandex.ru" w:date="2024-10-17T11:57:00Z">
          <w:r w:rsidR="00821BBB" w:rsidRPr="00824A49" w:rsidDel="00242197">
            <w:rPr>
              <w:lang w:val="ru-RU"/>
              <w:rPrChange w:id="2357" w:author="nikitadorogin@yandex.ru" w:date="2024-10-23T15:14:00Z">
                <w:rPr>
                  <w:lang w:val="en-US"/>
                </w:rPr>
              </w:rPrChange>
            </w:rPr>
            <w:delText xml:space="preserve"> = </w:delText>
          </w:r>
        </w:del>
      </w:ins>
      <w:ins w:id="2358" w:author="Student" w:date="2024-10-04T12:05:00Z">
        <w:del w:id="2359" w:author="nikitadorogin@yandex.ru" w:date="2024-10-17T11:57:00Z">
          <w:r w:rsidR="00821BBB" w:rsidRPr="00824A49" w:rsidDel="00242197">
            <w:rPr>
              <w:lang w:val="ru-RU"/>
              <w:rPrChange w:id="2360" w:author="nikitadorogin@yandex.ru" w:date="2024-10-23T15:14:00Z">
                <w:rPr>
                  <w:lang w:val="en-US"/>
                </w:rPr>
              </w:rPrChange>
            </w:rPr>
            <w:delText xml:space="preserve">102,849 </w:delText>
          </w:r>
          <w:r w:rsidR="00821BBB" w:rsidDel="00242197">
            <w:rPr>
              <w:lang w:val="en-US"/>
            </w:rPr>
            <w:delText>B</w:delText>
          </w:r>
        </w:del>
      </w:ins>
      <w:del w:id="2361" w:author="nikitadorogin@yandex.ru" w:date="2024-10-17T11:57:00Z">
        <w:r w:rsidR="008E14E7" w:rsidDel="00242197">
          <w:delText>Рисунок</w:delText>
        </w:r>
        <w:r w:rsidR="008E14E7" w:rsidRPr="00824A49" w:rsidDel="00242197">
          <w:rPr>
            <w:lang w:val="ru-RU"/>
            <w:rPrChange w:id="2362" w:author="nikitadorogin@yandex.ru" w:date="2024-10-23T15:14:00Z">
              <w:rPr/>
            </w:rPrChange>
          </w:rPr>
          <w:delText xml:space="preserve"> 3.16 – </w:delText>
        </w:r>
        <w:r w:rsidR="008E14E7" w:rsidDel="00242197">
          <w:delText>Модель</w:delText>
        </w:r>
        <w:r w:rsidR="008E14E7" w:rsidRPr="00824A49" w:rsidDel="00242197">
          <w:rPr>
            <w:lang w:val="ru-RU"/>
            <w:rPrChange w:id="2363" w:author="nikitadorogin@yandex.ru" w:date="2024-10-23T15:14:00Z">
              <w:rPr/>
            </w:rPrChange>
          </w:rPr>
          <w:delText xml:space="preserve"> </w:delText>
        </w:r>
        <w:r w:rsidR="008E14E7" w:rsidDel="00242197">
          <w:delText>линейного</w:delText>
        </w:r>
        <w:r w:rsidR="008E14E7" w:rsidRPr="00824A49" w:rsidDel="00242197">
          <w:rPr>
            <w:lang w:val="ru-RU"/>
            <w:rPrChange w:id="2364" w:author="nikitadorogin@yandex.ru" w:date="2024-10-23T15:14:00Z">
              <w:rPr/>
            </w:rPrChange>
          </w:rPr>
          <w:delText xml:space="preserve"> </w:delText>
        </w:r>
        <w:r w:rsidR="008E14E7" w:rsidDel="00242197">
          <w:delText>однофазного</w:delText>
        </w:r>
        <w:r w:rsidR="008E14E7" w:rsidRPr="00824A49" w:rsidDel="00242197">
          <w:rPr>
            <w:lang w:val="ru-RU"/>
            <w:rPrChange w:id="2365" w:author="nikitadorogin@yandex.ru" w:date="2024-10-23T15:14:00Z">
              <w:rPr/>
            </w:rPrChange>
          </w:rPr>
          <w:delText xml:space="preserve"> </w:delText>
        </w:r>
        <w:r w:rsidR="008E14E7" w:rsidDel="00242197">
          <w:delText>трансформатора</w:delText>
        </w:r>
        <w:r w:rsidR="008E14E7" w:rsidRPr="00824A49" w:rsidDel="00242197">
          <w:rPr>
            <w:lang w:val="ru-RU"/>
            <w:rPrChange w:id="2366" w:author="nikitadorogin@yandex.ru" w:date="2024-10-23T15:14:00Z">
              <w:rPr/>
            </w:rPrChange>
          </w:rPr>
          <w:delText xml:space="preserve"> (</w:delText>
        </w:r>
        <w:r w:rsidR="008E14E7" w:rsidDel="00242197">
          <w:delText>Файл</w:delText>
        </w:r>
        <w:r w:rsidR="008E14E7" w:rsidRPr="00824A49" w:rsidDel="00242197">
          <w:rPr>
            <w:lang w:val="ru-RU"/>
            <w:rPrChange w:id="2367" w:author="nikitadorogin@yandex.ru" w:date="2024-10-23T15:14:00Z">
              <w:rPr/>
            </w:rPrChange>
          </w:rPr>
          <w:delText xml:space="preserve"> </w:delText>
        </w:r>
        <w:r w:rsidR="008E14E7" w:rsidRPr="00821BBB" w:rsidDel="00242197">
          <w:rPr>
            <w:lang w:val="en-US"/>
            <w:rPrChange w:id="2368" w:author="Student" w:date="2024-10-04T12:00:00Z">
              <w:rPr/>
            </w:rPrChange>
          </w:rPr>
          <w:delText>trans</w:delText>
        </w:r>
        <w:r w:rsidR="008E14E7" w:rsidRPr="00824A49" w:rsidDel="00242197">
          <w:rPr>
            <w:lang w:val="ru-RU"/>
            <w:rPrChange w:id="2369" w:author="nikitadorogin@yandex.ru" w:date="2024-10-23T15:14:00Z">
              <w:rPr/>
            </w:rPrChange>
          </w:rPr>
          <w:delText xml:space="preserve">1) </w:delText>
        </w:r>
      </w:del>
    </w:p>
    <w:p w14:paraId="47546156" w14:textId="23C7BBB5" w:rsidR="008E14E7" w:rsidDel="00B172D8" w:rsidRDefault="00824A49">
      <w:pPr>
        <w:ind w:firstLine="0"/>
        <w:rPr>
          <w:del w:id="2370" w:author="nikitadorogin@yandex.ru" w:date="2024-10-17T11:57:00Z"/>
          <w:lang w:val="en-US"/>
        </w:rPr>
      </w:pPr>
      <w:del w:id="2371" w:author="nikitadorogin@yandex.ru" w:date="2024-10-31T19:11:00Z">
        <w:r w:rsidDel="00BC11C3">
          <w:fldChar w:fldCharType="begin"/>
        </w:r>
        <w:r w:rsidDel="00BC11C3">
          <w:fldChar w:fldCharType="separate"/>
        </w:r>
        <w:r w:rsidDel="00BC11C3">
          <w:fldChar w:fldCharType="end"/>
        </w:r>
        <w:r w:rsidDel="00BC11C3">
          <w:fldChar w:fldCharType="begin"/>
        </w:r>
        <w:r w:rsidDel="00BC11C3">
          <w:fldChar w:fldCharType="separate"/>
        </w:r>
        <w:r w:rsidDel="00BC11C3">
          <w:fldChar w:fldCharType="end"/>
        </w:r>
        <w:r w:rsidDel="00BC11C3">
          <w:fldChar w:fldCharType="begin"/>
        </w:r>
        <w:r w:rsidDel="00BC11C3">
          <w:fldChar w:fldCharType="separate"/>
        </w:r>
        <w:r w:rsidDel="00BC11C3">
          <w:fldChar w:fldCharType="end"/>
        </w:r>
        <w:r w:rsidR="009330D8" w:rsidDel="00BC11C3">
          <w:fldChar w:fldCharType="begin"/>
        </w:r>
        <w:r w:rsidR="009330D8" w:rsidDel="00BC11C3">
          <w:fldChar w:fldCharType="separate"/>
        </w:r>
        <w:r w:rsidR="009330D8" w:rsidDel="00BC11C3">
          <w:fldChar w:fldCharType="end"/>
        </w:r>
        <w:r w:rsidR="009330D8" w:rsidDel="00BC11C3">
          <w:fldChar w:fldCharType="begin"/>
        </w:r>
        <w:r w:rsidR="009330D8" w:rsidDel="00BC11C3">
          <w:fldChar w:fldCharType="separate"/>
        </w:r>
        <w:r w:rsidR="009330D8" w:rsidDel="00BC11C3">
          <w:fldChar w:fldCharType="end"/>
        </w:r>
        <w:r w:rsidR="009330D8" w:rsidDel="00BC11C3">
          <w:fldChar w:fldCharType="begin"/>
        </w:r>
        <w:r w:rsidR="009330D8" w:rsidDel="00BC11C3">
          <w:fldChar w:fldCharType="separate"/>
        </w:r>
        <w:r w:rsidR="009330D8" w:rsidDel="00BC11C3">
          <w:fldChar w:fldCharType="end"/>
        </w:r>
        <w:r w:rsidR="009330D8" w:rsidDel="00BC11C3">
          <w:fldChar w:fldCharType="begin"/>
        </w:r>
        <w:r w:rsidR="009330D8" w:rsidDel="00BC11C3">
          <w:fldChar w:fldCharType="separate"/>
        </w:r>
        <w:r w:rsidR="009330D8" w:rsidDel="00BC11C3">
          <w:fldChar w:fldCharType="end"/>
        </w:r>
      </w:del>
    </w:p>
    <w:p w14:paraId="52FD2D7B" w14:textId="3DB19549" w:rsidR="008E14E7" w:rsidDel="005674A2" w:rsidRDefault="00B172D8" w:rsidP="00006BFC">
      <w:pPr>
        <w:ind w:firstLine="0"/>
        <w:rPr>
          <w:del w:id="2372" w:author="nikitadorogin@yandex.ru" w:date="2024-10-17T11:57:00Z"/>
        </w:rPr>
      </w:pPr>
      <w:del w:id="2373" w:author="nikitadorogin@yandex.ru" w:date="2024-10-31T19:11:00Z">
        <w:r w:rsidDel="00BC11C3">
          <w:fldChar w:fldCharType="begin"/>
        </w:r>
        <w:r w:rsidDel="00BC11C3">
          <w:fldChar w:fldCharType="separate"/>
        </w:r>
        <w:r w:rsidDel="00BC11C3">
          <w:fldChar w:fldCharType="end"/>
        </w:r>
      </w:del>
      <w:del w:id="2374" w:author="nikitadorogin@yandex.ru" w:date="2024-10-17T11:57:00Z">
        <w:r w:rsidR="008E14E7" w:rsidDel="00242197">
          <w:delText>Схема</w:delText>
        </w:r>
        <w:r w:rsidR="008E14E7" w:rsidRPr="00821BBB" w:rsidDel="00242197">
          <w:rPr>
            <w:lang w:val="en-US"/>
            <w:rPrChange w:id="2375" w:author="Student" w:date="2024-10-04T12:00:00Z">
              <w:rPr/>
            </w:rPrChange>
          </w:rPr>
          <w:delText xml:space="preserve"> </w:delText>
        </w:r>
        <w:r w:rsidR="008E14E7" w:rsidDel="00242197">
          <w:delText>содержит</w:delText>
        </w:r>
        <w:r w:rsidR="008E14E7" w:rsidRPr="00821BBB" w:rsidDel="00242197">
          <w:rPr>
            <w:lang w:val="en-US"/>
            <w:rPrChange w:id="2376" w:author="Student" w:date="2024-10-04T12:00:00Z">
              <w:rPr/>
            </w:rPrChange>
          </w:rPr>
          <w:delText xml:space="preserve"> </w:delText>
        </w:r>
        <w:r w:rsidR="008E14E7" w:rsidDel="00242197">
          <w:delText>следующие</w:delText>
        </w:r>
        <w:r w:rsidR="008E14E7" w:rsidRPr="00821BBB" w:rsidDel="00242197">
          <w:rPr>
            <w:lang w:val="en-US"/>
            <w:rPrChange w:id="2377" w:author="Student" w:date="2024-10-04T12:00:00Z">
              <w:rPr/>
            </w:rPrChange>
          </w:rPr>
          <w:delText xml:space="preserve"> </w:delText>
        </w:r>
        <w:r w:rsidR="008E14E7" w:rsidDel="00242197">
          <w:delText>элементы</w:delText>
        </w:r>
        <w:r w:rsidR="008E14E7" w:rsidRPr="00821BBB" w:rsidDel="00242197">
          <w:rPr>
            <w:lang w:val="en-US"/>
            <w:rPrChange w:id="2378" w:author="Student" w:date="2024-10-04T12:00:00Z">
              <w:rPr/>
            </w:rPrChange>
          </w:rPr>
          <w:delText xml:space="preserve">: – </w:delText>
        </w:r>
        <w:r w:rsidR="008E14E7" w:rsidDel="00242197">
          <w:delText>источник</w:delText>
        </w:r>
        <w:r w:rsidR="008E14E7" w:rsidRPr="00821BBB" w:rsidDel="00242197">
          <w:rPr>
            <w:lang w:val="en-US"/>
            <w:rPrChange w:id="2379" w:author="Student" w:date="2024-10-04T12:00:00Z">
              <w:rPr/>
            </w:rPrChange>
          </w:rPr>
          <w:delText xml:space="preserve"> </w:delText>
        </w:r>
        <w:r w:rsidR="008E14E7" w:rsidDel="00242197">
          <w:delText>напряжения</w:delText>
        </w:r>
        <w:r w:rsidR="008E14E7" w:rsidRPr="00821BBB" w:rsidDel="00242197">
          <w:rPr>
            <w:lang w:val="en-US"/>
            <w:rPrChange w:id="2380" w:author="Student" w:date="2024-10-04T12:00:00Z">
              <w:rPr/>
            </w:rPrChange>
          </w:rPr>
          <w:delText xml:space="preserve"> </w:delText>
        </w:r>
        <w:r w:rsidR="008E14E7" w:rsidDel="00242197">
          <w:delText>переменного</w:delText>
        </w:r>
        <w:r w:rsidR="008E14E7" w:rsidRPr="00821BBB" w:rsidDel="00242197">
          <w:rPr>
            <w:lang w:val="en-US"/>
            <w:rPrChange w:id="2381" w:author="Student" w:date="2024-10-04T12:00:00Z">
              <w:rPr/>
            </w:rPrChange>
          </w:rPr>
          <w:delText xml:space="preserve"> </w:delText>
        </w:r>
        <w:r w:rsidR="008E14E7" w:rsidDel="00242197">
          <w:delText>тока</w:delText>
        </w:r>
        <w:r w:rsidR="008E14E7" w:rsidRPr="00821BBB" w:rsidDel="00242197">
          <w:rPr>
            <w:lang w:val="en-US"/>
            <w:rPrChange w:id="2382" w:author="Student" w:date="2024-10-04T12:00:00Z">
              <w:rPr/>
            </w:rPrChange>
          </w:rPr>
          <w:delText xml:space="preserve"> U1; – </w:delText>
        </w:r>
        <w:r w:rsidR="008E14E7" w:rsidDel="00242197">
          <w:delText>однофазный</w:delText>
        </w:r>
        <w:r w:rsidR="008E14E7" w:rsidRPr="00821BBB" w:rsidDel="00242197">
          <w:rPr>
            <w:lang w:val="en-US"/>
            <w:rPrChange w:id="2383" w:author="Student" w:date="2024-10-04T12:00:00Z">
              <w:rPr/>
            </w:rPrChange>
          </w:rPr>
          <w:delText xml:space="preserve"> </w:delText>
        </w:r>
        <w:r w:rsidR="008E14E7" w:rsidDel="00242197">
          <w:delText>трансформатор</w:delText>
        </w:r>
        <w:r w:rsidR="008E14E7" w:rsidRPr="00821BBB" w:rsidDel="00242197">
          <w:rPr>
            <w:lang w:val="en-US"/>
            <w:rPrChange w:id="2384" w:author="Student" w:date="2024-10-04T12:00:00Z">
              <w:rPr/>
            </w:rPrChange>
          </w:rPr>
          <w:delText xml:space="preserve"> T; – </w:delText>
        </w:r>
        <w:r w:rsidR="008E14E7" w:rsidDel="00242197">
          <w:delText>ключи</w:delText>
        </w:r>
        <w:r w:rsidR="008E14E7" w:rsidRPr="00821BBB" w:rsidDel="00242197">
          <w:rPr>
            <w:lang w:val="en-US"/>
            <w:rPrChange w:id="2385" w:author="Student" w:date="2024-10-04T12:00:00Z">
              <w:rPr/>
            </w:rPrChange>
          </w:rPr>
          <w:delText xml:space="preserve"> K1, K2 </w:delText>
        </w:r>
        <w:r w:rsidR="008E14E7" w:rsidDel="00242197">
          <w:delText>и</w:delText>
        </w:r>
        <w:r w:rsidR="008E14E7" w:rsidRPr="00821BBB" w:rsidDel="00242197">
          <w:rPr>
            <w:lang w:val="en-US"/>
            <w:rPrChange w:id="2386" w:author="Student" w:date="2024-10-04T12:00:00Z">
              <w:rPr/>
            </w:rPrChange>
          </w:rPr>
          <w:delText xml:space="preserve"> K3 </w:delText>
        </w:r>
        <w:r w:rsidR="008E14E7" w:rsidDel="00242197">
          <w:delText>для</w:delText>
        </w:r>
        <w:r w:rsidR="008E14E7" w:rsidRPr="00821BBB" w:rsidDel="00242197">
          <w:rPr>
            <w:lang w:val="en-US"/>
            <w:rPrChange w:id="2387" w:author="Student" w:date="2024-10-04T12:00:00Z">
              <w:rPr/>
            </w:rPrChange>
          </w:rPr>
          <w:delText xml:space="preserve"> </w:delText>
        </w:r>
        <w:r w:rsidR="008E14E7" w:rsidDel="00242197">
          <w:delText>проведения</w:delText>
        </w:r>
        <w:r w:rsidR="008E14E7" w:rsidRPr="00821BBB" w:rsidDel="00242197">
          <w:rPr>
            <w:lang w:val="en-US"/>
            <w:rPrChange w:id="2388" w:author="Student" w:date="2024-10-04T12:00:00Z">
              <w:rPr/>
            </w:rPrChange>
          </w:rPr>
          <w:delText xml:space="preserve"> </w:delText>
        </w:r>
        <w:r w:rsidR="008E14E7" w:rsidDel="00242197">
          <w:delText>опытов</w:delText>
        </w:r>
        <w:r w:rsidR="008E14E7" w:rsidRPr="00821BBB" w:rsidDel="00242197">
          <w:rPr>
            <w:lang w:val="en-US"/>
            <w:rPrChange w:id="2389" w:author="Student" w:date="2024-10-04T12:00:00Z">
              <w:rPr/>
            </w:rPrChange>
          </w:rPr>
          <w:delText xml:space="preserve"> </w:delText>
        </w:r>
        <w:r w:rsidR="008E14E7" w:rsidDel="00242197">
          <w:delText>ХХ</w:delText>
        </w:r>
        <w:r w:rsidR="008E14E7" w:rsidRPr="00821BBB" w:rsidDel="00242197">
          <w:rPr>
            <w:lang w:val="en-US"/>
            <w:rPrChange w:id="2390" w:author="Student" w:date="2024-10-04T12:00:00Z">
              <w:rPr/>
            </w:rPrChange>
          </w:rPr>
          <w:delText xml:space="preserve"> (</w:delText>
        </w:r>
        <w:r w:rsidR="008E14E7" w:rsidDel="00242197">
          <w:delText>подключением</w:delText>
        </w:r>
        <w:r w:rsidR="008E14E7" w:rsidRPr="00821BBB" w:rsidDel="00242197">
          <w:rPr>
            <w:lang w:val="en-US"/>
            <w:rPrChange w:id="2391" w:author="Student" w:date="2024-10-04T12:00:00Z">
              <w:rPr/>
            </w:rPrChange>
          </w:rPr>
          <w:delText xml:space="preserve"> RXX), </w:delText>
        </w:r>
        <w:r w:rsidR="008E14E7" w:rsidDel="00242197">
          <w:delText>КЗ</w:delText>
        </w:r>
        <w:r w:rsidR="008E14E7" w:rsidRPr="00821BBB" w:rsidDel="00242197">
          <w:rPr>
            <w:lang w:val="en-US"/>
            <w:rPrChange w:id="2392" w:author="Student" w:date="2024-10-04T12:00:00Z">
              <w:rPr/>
            </w:rPrChange>
          </w:rPr>
          <w:delText xml:space="preserve"> </w:delText>
        </w:r>
        <w:r w:rsidR="008E14E7" w:rsidDel="00242197">
          <w:delText>и</w:delText>
        </w:r>
        <w:r w:rsidR="008E14E7" w:rsidRPr="00821BBB" w:rsidDel="00242197">
          <w:rPr>
            <w:lang w:val="en-US"/>
            <w:rPrChange w:id="2393" w:author="Student" w:date="2024-10-04T12:00:00Z">
              <w:rPr/>
            </w:rPrChange>
          </w:rPr>
          <w:delText xml:space="preserve"> </w:delText>
        </w:r>
        <w:r w:rsidR="008E14E7" w:rsidDel="00242197">
          <w:delText>измерения</w:delText>
        </w:r>
        <w:r w:rsidR="008E14E7" w:rsidRPr="00821BBB" w:rsidDel="00242197">
          <w:rPr>
            <w:lang w:val="en-US"/>
            <w:rPrChange w:id="2394" w:author="Student" w:date="2024-10-04T12:00:00Z">
              <w:rPr/>
            </w:rPrChange>
          </w:rPr>
          <w:delText xml:space="preserve"> </w:delText>
        </w:r>
        <w:r w:rsidR="008E14E7" w:rsidDel="00242197">
          <w:delText>внешней</w:delText>
        </w:r>
        <w:r w:rsidR="008E14E7" w:rsidRPr="00821BBB" w:rsidDel="00242197">
          <w:rPr>
            <w:lang w:val="en-US"/>
            <w:rPrChange w:id="2395" w:author="Student" w:date="2024-10-04T12:00:00Z">
              <w:rPr/>
            </w:rPrChange>
          </w:rPr>
          <w:delText xml:space="preserve"> </w:delText>
        </w:r>
        <w:r w:rsidR="008E14E7" w:rsidDel="00242197">
          <w:delText>характеристики</w:delText>
        </w:r>
        <w:r w:rsidR="008E14E7" w:rsidRPr="00821BBB" w:rsidDel="00242197">
          <w:rPr>
            <w:lang w:val="en-US"/>
            <w:rPrChange w:id="2396" w:author="Student" w:date="2024-10-04T12:00:00Z">
              <w:rPr/>
            </w:rPrChange>
          </w:rPr>
          <w:delText xml:space="preserve"> </w:delText>
        </w:r>
        <w:r w:rsidR="008E14E7" w:rsidDel="00242197">
          <w:delText>трансформатора</w:delText>
        </w:r>
        <w:r w:rsidR="008E14E7" w:rsidRPr="00821BBB" w:rsidDel="00242197">
          <w:rPr>
            <w:lang w:val="en-US"/>
            <w:rPrChange w:id="2397" w:author="Student" w:date="2024-10-04T12:00:00Z">
              <w:rPr/>
            </w:rPrChange>
          </w:rPr>
          <w:delText xml:space="preserve">; – </w:delText>
        </w:r>
        <w:r w:rsidR="008E14E7" w:rsidDel="00242197">
          <w:delText>низкоомный</w:delText>
        </w:r>
        <w:r w:rsidR="008E14E7" w:rsidRPr="00821BBB" w:rsidDel="00242197">
          <w:rPr>
            <w:lang w:val="en-US"/>
            <w:rPrChange w:id="2398" w:author="Student" w:date="2024-10-04T12:00:00Z">
              <w:rPr/>
            </w:rPrChange>
          </w:rPr>
          <w:delText xml:space="preserve"> </w:delText>
        </w:r>
        <w:r w:rsidR="008E14E7" w:rsidDel="00242197">
          <w:delText>шунт</w:delText>
        </w:r>
        <w:r w:rsidR="008E14E7" w:rsidRPr="00821BBB" w:rsidDel="00242197">
          <w:rPr>
            <w:lang w:val="en-US"/>
            <w:rPrChange w:id="2399" w:author="Student" w:date="2024-10-04T12:00:00Z">
              <w:rPr/>
            </w:rPrChange>
          </w:rPr>
          <w:delText xml:space="preserve"> RS </w:delText>
        </w:r>
        <w:r w:rsidR="008E14E7" w:rsidDel="00242197">
          <w:delText>для</w:delText>
        </w:r>
        <w:r w:rsidR="008E14E7" w:rsidRPr="00821BBB" w:rsidDel="00242197">
          <w:rPr>
            <w:lang w:val="en-US"/>
            <w:rPrChange w:id="2400" w:author="Student" w:date="2024-10-04T12:00:00Z">
              <w:rPr/>
            </w:rPrChange>
          </w:rPr>
          <w:delText xml:space="preserve"> </w:delText>
        </w:r>
        <w:r w:rsidR="008E14E7" w:rsidDel="00242197">
          <w:delText>просмотра</w:delText>
        </w:r>
        <w:r w:rsidR="008E14E7" w:rsidRPr="00821BBB" w:rsidDel="00242197">
          <w:rPr>
            <w:lang w:val="en-US"/>
            <w:rPrChange w:id="2401" w:author="Student" w:date="2024-10-04T12:00:00Z">
              <w:rPr/>
            </w:rPrChange>
          </w:rPr>
          <w:delText xml:space="preserve"> </w:delText>
        </w:r>
        <w:r w:rsidR="008E14E7" w:rsidDel="00242197">
          <w:delText>формы</w:delText>
        </w:r>
        <w:r w:rsidR="008E14E7" w:rsidRPr="00821BBB" w:rsidDel="00242197">
          <w:rPr>
            <w:lang w:val="en-US"/>
            <w:rPrChange w:id="2402" w:author="Student" w:date="2024-10-04T12:00:00Z">
              <w:rPr/>
            </w:rPrChange>
          </w:rPr>
          <w:delText xml:space="preserve"> </w:delText>
        </w:r>
        <w:r w:rsidR="008E14E7" w:rsidDel="00242197">
          <w:delText>тока</w:delText>
        </w:r>
        <w:r w:rsidR="008E14E7" w:rsidRPr="00821BBB" w:rsidDel="00242197">
          <w:rPr>
            <w:lang w:val="en-US"/>
            <w:rPrChange w:id="2403" w:author="Student" w:date="2024-10-04T12:00:00Z">
              <w:rPr/>
            </w:rPrChange>
          </w:rPr>
          <w:delText xml:space="preserve"> I1; – </w:delText>
        </w:r>
        <w:r w:rsidR="008E14E7" w:rsidDel="00242197">
          <w:delText>нагрузочный</w:delText>
        </w:r>
        <w:r w:rsidR="008E14E7" w:rsidRPr="00821BBB" w:rsidDel="00242197">
          <w:rPr>
            <w:lang w:val="en-US"/>
            <w:rPrChange w:id="2404" w:author="Student" w:date="2024-10-04T12:00:00Z">
              <w:rPr/>
            </w:rPrChange>
          </w:rPr>
          <w:delText xml:space="preserve"> </w:delText>
        </w:r>
        <w:r w:rsidR="008E14E7" w:rsidDel="00242197">
          <w:delText>резистор</w:delText>
        </w:r>
        <w:r w:rsidR="008E14E7" w:rsidRPr="00821BBB" w:rsidDel="00242197">
          <w:rPr>
            <w:lang w:val="en-US"/>
            <w:rPrChange w:id="2405" w:author="Student" w:date="2024-10-04T12:00:00Z">
              <w:rPr/>
            </w:rPrChange>
          </w:rPr>
          <w:delText xml:space="preserve"> R</w:delText>
        </w:r>
        <w:r w:rsidR="008E14E7" w:rsidDel="00242197">
          <w:delText>Н</w:delText>
        </w:r>
        <w:r w:rsidR="008E14E7" w:rsidRPr="00821BBB" w:rsidDel="00242197">
          <w:rPr>
            <w:lang w:val="en-US"/>
            <w:rPrChange w:id="2406" w:author="Student" w:date="2024-10-04T12:00:00Z">
              <w:rPr/>
            </w:rPrChange>
          </w:rPr>
          <w:delText xml:space="preserve">; – </w:delText>
        </w:r>
        <w:r w:rsidR="008E14E7" w:rsidDel="00242197">
          <w:delText>измерительные</w:delText>
        </w:r>
        <w:r w:rsidR="008E14E7" w:rsidRPr="00821BBB" w:rsidDel="00242197">
          <w:rPr>
            <w:lang w:val="en-US"/>
            <w:rPrChange w:id="2407" w:author="Student" w:date="2024-10-04T12:00:00Z">
              <w:rPr/>
            </w:rPrChange>
          </w:rPr>
          <w:delText xml:space="preserve"> </w:delText>
        </w:r>
        <w:r w:rsidR="008E14E7" w:rsidDel="00242197">
          <w:delText>приборы</w:delText>
        </w:r>
        <w:r w:rsidR="008E14E7" w:rsidRPr="00821BBB" w:rsidDel="00242197">
          <w:rPr>
            <w:lang w:val="en-US"/>
            <w:rPrChange w:id="2408" w:author="Student" w:date="2024-10-04T12:00:00Z">
              <w:rPr/>
            </w:rPrChange>
          </w:rPr>
          <w:delText>.</w:delText>
        </w:r>
      </w:del>
    </w:p>
    <w:p w14:paraId="0FE6638F" w14:textId="417FC68A" w:rsidR="00697E35" w:rsidRPr="00821BBB" w:rsidDel="00242197" w:rsidRDefault="00697E35">
      <w:pPr>
        <w:ind w:firstLine="0"/>
        <w:rPr>
          <w:del w:id="2409" w:author="nikitadorogin@yandex.ru" w:date="2024-10-17T11:57:00Z"/>
          <w:b/>
          <w:lang w:val="en-US"/>
          <w:rPrChange w:id="2410" w:author="Student" w:date="2024-10-04T12:00:00Z">
            <w:rPr>
              <w:del w:id="2411" w:author="nikitadorogin@yandex.ru" w:date="2024-10-17T11:57:00Z"/>
              <w:b/>
              <w:lang w:val="ru-RU"/>
            </w:rPr>
          </w:rPrChange>
        </w:rPr>
      </w:pPr>
      <w:del w:id="2412" w:author="nikitadorogin@yandex.ru" w:date="2024-10-17T11:57:00Z">
        <w:r w:rsidRPr="00821BBB" w:rsidDel="00242197">
          <w:rPr>
            <w:b/>
            <w:lang w:val="en-US"/>
            <w:rPrChange w:id="2413" w:author="Student" w:date="2024-10-04T12:00:00Z">
              <w:rPr>
                <w:b/>
                <w:lang w:val="ru-RU"/>
              </w:rPr>
            </w:rPrChange>
          </w:rPr>
          <w:delText xml:space="preserve">1.2 </w:delText>
        </w:r>
        <w:r w:rsidRPr="00DD2D24" w:rsidDel="00242197">
          <w:rPr>
            <w:b/>
            <w:lang w:val="ru-RU"/>
          </w:rPr>
          <w:delText>Ход</w:delText>
        </w:r>
        <w:r w:rsidRPr="00821BBB" w:rsidDel="00242197">
          <w:rPr>
            <w:b/>
            <w:lang w:val="en-US"/>
            <w:rPrChange w:id="2414" w:author="Student" w:date="2024-10-04T12:00:00Z">
              <w:rPr>
                <w:b/>
                <w:lang w:val="ru-RU"/>
              </w:rPr>
            </w:rPrChange>
          </w:rPr>
          <w:delText xml:space="preserve"> </w:delText>
        </w:r>
        <w:r w:rsidRPr="00DD2D24" w:rsidDel="00242197">
          <w:rPr>
            <w:b/>
            <w:lang w:val="ru-RU"/>
          </w:rPr>
          <w:delText>работы</w:delText>
        </w:r>
        <w:r w:rsidRPr="00821BBB" w:rsidDel="00242197">
          <w:rPr>
            <w:b/>
            <w:lang w:val="en-US"/>
            <w:rPrChange w:id="2415" w:author="Student" w:date="2024-10-04T12:00:00Z">
              <w:rPr>
                <w:b/>
                <w:lang w:val="ru-RU"/>
              </w:rPr>
            </w:rPrChange>
          </w:rPr>
          <w:delText>:</w:delText>
        </w:r>
      </w:del>
    </w:p>
    <w:p w14:paraId="50564EB1" w14:textId="2660401E" w:rsidR="006B4A6C" w:rsidRPr="00821BBB" w:rsidDel="00242197" w:rsidRDefault="00697E35">
      <w:pPr>
        <w:ind w:firstLine="0"/>
        <w:rPr>
          <w:ins w:id="2416" w:author="Lexer" w:date="2024-09-28T13:30:00Z"/>
          <w:del w:id="2417" w:author="nikitadorogin@yandex.ru" w:date="2024-10-17T11:57:00Z"/>
          <w:lang w:val="en-US"/>
          <w:rPrChange w:id="2418" w:author="Student" w:date="2024-10-04T12:00:00Z">
            <w:rPr>
              <w:ins w:id="2419" w:author="Lexer" w:date="2024-09-28T13:30:00Z"/>
              <w:del w:id="2420" w:author="nikitadorogin@yandex.ru" w:date="2024-10-17T11:57:00Z"/>
              <w:lang w:val="ru-RU"/>
            </w:rPr>
          </w:rPrChange>
        </w:rPr>
      </w:pPr>
      <w:del w:id="2421" w:author="nikitadorogin@yandex.ru" w:date="2024-10-17T11:57:00Z">
        <w:r w:rsidRPr="00821BBB" w:rsidDel="00242197">
          <w:rPr>
            <w:lang w:val="en-US"/>
            <w:rPrChange w:id="2422" w:author="Student" w:date="2024-10-04T12:00:00Z">
              <w:rPr>
                <w:lang w:val="ru-RU"/>
              </w:rPr>
            </w:rPrChange>
          </w:rPr>
          <w:tab/>
        </w:r>
        <w:r w:rsidR="008E14E7" w:rsidDel="00242197">
          <w:rPr>
            <w:lang w:val="ru-RU"/>
          </w:rPr>
          <w:delText>П</w:delText>
        </w:r>
        <w:r w:rsidR="008E14E7" w:rsidDel="00242197">
          <w:delText>оказания</w:delText>
        </w:r>
        <w:r w:rsidR="008E14E7" w:rsidRPr="00821BBB" w:rsidDel="00242197">
          <w:rPr>
            <w:lang w:val="en-US"/>
            <w:rPrChange w:id="2423" w:author="Student" w:date="2024-10-04T12:00:00Z">
              <w:rPr/>
            </w:rPrChange>
          </w:rPr>
          <w:delText xml:space="preserve"> </w:delText>
        </w:r>
        <w:r w:rsidR="008E14E7" w:rsidDel="00242197">
          <w:delText>приборов</w:delText>
        </w:r>
        <w:r w:rsidR="008E14E7" w:rsidRPr="00821BBB" w:rsidDel="00242197">
          <w:rPr>
            <w:lang w:val="en-US"/>
            <w:rPrChange w:id="2424" w:author="Student" w:date="2024-10-04T12:00:00Z">
              <w:rPr/>
            </w:rPrChange>
          </w:rPr>
          <w:delText xml:space="preserve">, </w:delText>
        </w:r>
        <w:r w:rsidR="008E14E7" w:rsidDel="00242197">
          <w:delText>где</w:delText>
        </w:r>
        <w:r w:rsidR="008E14E7" w:rsidRPr="00821BBB" w:rsidDel="00242197">
          <w:rPr>
            <w:lang w:val="en-US"/>
            <w:rPrChange w:id="2425" w:author="Student" w:date="2024-10-04T12:00:00Z">
              <w:rPr/>
            </w:rPrChange>
          </w:rPr>
          <w:delText xml:space="preserve"> </w:delText>
        </w:r>
        <w:r w:rsidR="008E14E7" w:rsidDel="00242197">
          <w:delText>амперметр</w:delText>
        </w:r>
        <w:r w:rsidR="008E14E7" w:rsidRPr="00821BBB" w:rsidDel="00242197">
          <w:rPr>
            <w:lang w:val="en-US"/>
            <w:rPrChange w:id="2426" w:author="Student" w:date="2024-10-04T12:00:00Z">
              <w:rPr/>
            </w:rPrChange>
          </w:rPr>
          <w:delText xml:space="preserve"> I</w:delText>
        </w:r>
        <w:r w:rsidR="008E14E7" w:rsidRPr="00821BBB" w:rsidDel="00242197">
          <w:rPr>
            <w:lang w:val="en-US"/>
            <w:rPrChange w:id="2427" w:author="Student" w:date="2024-10-04T12:00:00Z">
              <w:rPr>
                <w:lang w:val="ru-RU"/>
              </w:rPr>
            </w:rPrChange>
          </w:rPr>
          <w:delText>(</w:delText>
        </w:r>
        <w:r w:rsidR="008E14E7" w:rsidRPr="00821BBB" w:rsidDel="00242197">
          <w:rPr>
            <w:lang w:val="en-US"/>
            <w:rPrChange w:id="2428" w:author="Student" w:date="2024-10-04T12:00:00Z">
              <w:rPr/>
            </w:rPrChange>
          </w:rPr>
          <w:delText>1</w:delText>
        </w:r>
        <w:r w:rsidR="008E14E7" w:rsidRPr="00821BBB" w:rsidDel="00242197">
          <w:rPr>
            <w:lang w:val="en-US"/>
            <w:rPrChange w:id="2429" w:author="Student" w:date="2024-10-04T12:00:00Z">
              <w:rPr>
                <w:lang w:val="ru-RU"/>
              </w:rPr>
            </w:rPrChange>
          </w:rPr>
          <w:delText>)</w:delText>
        </w:r>
        <w:r w:rsidR="008E14E7" w:rsidRPr="00821BBB" w:rsidDel="00242197">
          <w:rPr>
            <w:lang w:val="en-US"/>
            <w:rPrChange w:id="2430" w:author="Student" w:date="2024-10-04T12:00:00Z">
              <w:rPr/>
            </w:rPrChange>
          </w:rPr>
          <w:delText xml:space="preserve"> </w:delText>
        </w:r>
        <w:r w:rsidR="008E14E7" w:rsidDel="00242197">
          <w:delText>показывает</w:delText>
        </w:r>
        <w:r w:rsidR="008E14E7" w:rsidRPr="00821BBB" w:rsidDel="00242197">
          <w:rPr>
            <w:lang w:val="en-US"/>
            <w:rPrChange w:id="2431" w:author="Student" w:date="2024-10-04T12:00:00Z">
              <w:rPr/>
            </w:rPrChange>
          </w:rPr>
          <w:delText xml:space="preserve"> </w:delText>
        </w:r>
        <w:r w:rsidR="008E14E7" w:rsidDel="00242197">
          <w:delText>ток</w:delText>
        </w:r>
        <w:r w:rsidR="008E14E7" w:rsidRPr="00821BBB" w:rsidDel="00242197">
          <w:rPr>
            <w:lang w:val="en-US"/>
            <w:rPrChange w:id="2432" w:author="Student" w:date="2024-10-04T12:00:00Z">
              <w:rPr/>
            </w:rPrChange>
          </w:rPr>
          <w:delText xml:space="preserve"> </w:delText>
        </w:r>
        <w:r w:rsidR="008E14E7" w:rsidDel="00242197">
          <w:delText>намагничивания</w:delText>
        </w:r>
        <w:r w:rsidR="008E14E7" w:rsidRPr="00821BBB" w:rsidDel="00242197">
          <w:rPr>
            <w:lang w:val="en-US"/>
            <w:rPrChange w:id="2433" w:author="Student" w:date="2024-10-04T12:00:00Z">
              <w:rPr/>
            </w:rPrChange>
          </w:rPr>
          <w:delText xml:space="preserve"> I</w:delText>
        </w:r>
        <w:r w:rsidR="008E14E7" w:rsidRPr="00821BBB" w:rsidDel="00242197">
          <w:rPr>
            <w:lang w:val="en-US"/>
            <w:rPrChange w:id="2434" w:author="Student" w:date="2024-10-04T12:00:00Z">
              <w:rPr>
                <w:lang w:val="ru-RU"/>
              </w:rPr>
            </w:rPrChange>
          </w:rPr>
          <w:delText>(</w:delText>
        </w:r>
        <w:r w:rsidR="008E14E7" w:rsidRPr="00821BBB" w:rsidDel="00242197">
          <w:rPr>
            <w:lang w:val="en-US"/>
            <w:rPrChange w:id="2435" w:author="Student" w:date="2024-10-04T12:00:00Z">
              <w:rPr/>
            </w:rPrChange>
          </w:rPr>
          <w:delText>01</w:delText>
        </w:r>
        <w:r w:rsidR="008E14E7" w:rsidRPr="00821BBB" w:rsidDel="00242197">
          <w:rPr>
            <w:lang w:val="en-US"/>
            <w:rPrChange w:id="2436" w:author="Student" w:date="2024-10-04T12:00:00Z">
              <w:rPr>
                <w:lang w:val="ru-RU"/>
              </w:rPr>
            </w:rPrChange>
          </w:rPr>
          <w:delText xml:space="preserve">). </w:delText>
        </w:r>
      </w:del>
    </w:p>
    <w:p w14:paraId="2EF99710" w14:textId="5B520252" w:rsidR="00402D50" w:rsidRPr="00821BBB" w:rsidDel="00242197" w:rsidRDefault="00402D50">
      <w:pPr>
        <w:ind w:firstLine="0"/>
        <w:rPr>
          <w:del w:id="2437" w:author="nikitadorogin@yandex.ru" w:date="2024-10-17T11:57:00Z"/>
          <w:b/>
          <w:bCs/>
          <w:lang w:val="en-US"/>
          <w:rPrChange w:id="2438" w:author="Student" w:date="2024-10-04T12:00:00Z">
            <w:rPr>
              <w:del w:id="2439" w:author="nikitadorogin@yandex.ru" w:date="2024-10-17T11:57:00Z"/>
              <w:lang w:val="ru-RU"/>
            </w:rPr>
          </w:rPrChange>
        </w:rPr>
      </w:pPr>
      <w:ins w:id="2440" w:author="Lexer" w:date="2024-09-28T13:30:00Z">
        <w:del w:id="2441" w:author="nikitadorogin@yandex.ru" w:date="2024-10-17T11:57:00Z">
          <w:r w:rsidRPr="00402D50" w:rsidDel="00242197">
            <w:rPr>
              <w:b/>
              <w:bCs/>
              <w:lang w:val="ru-RU"/>
              <w:rPrChange w:id="2442" w:author="Lexer" w:date="2024-09-28T13:30:00Z">
                <w:rPr>
                  <w:lang w:val="ru-RU"/>
                </w:rPr>
              </w:rPrChange>
            </w:rPr>
            <w:delText>Режим</w:delText>
          </w:r>
          <w:r w:rsidRPr="00821BBB" w:rsidDel="00242197">
            <w:rPr>
              <w:b/>
              <w:bCs/>
              <w:lang w:val="en-US"/>
              <w:rPrChange w:id="2443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RPr="00402D50" w:rsidDel="00242197">
            <w:rPr>
              <w:b/>
              <w:bCs/>
              <w:lang w:val="ru-RU"/>
              <w:rPrChange w:id="2444" w:author="Lexer" w:date="2024-09-28T13:30:00Z">
                <w:rPr>
                  <w:lang w:val="ru-RU"/>
                </w:rPr>
              </w:rPrChange>
            </w:rPr>
            <w:delText>ХХ</w:delText>
          </w:r>
          <w:r w:rsidRPr="00821BBB" w:rsidDel="00242197">
            <w:rPr>
              <w:b/>
              <w:bCs/>
              <w:lang w:val="en-US"/>
              <w:rPrChange w:id="2445" w:author="Student" w:date="2024-10-04T12:00:00Z">
                <w:rPr>
                  <w:lang w:val="ru-RU"/>
                </w:rPr>
              </w:rPrChange>
            </w:rPr>
            <w:delText>:</w:delText>
          </w:r>
        </w:del>
      </w:ins>
    </w:p>
    <w:p w14:paraId="31128B83" w14:textId="3E7F06D3" w:rsidR="008E14E7" w:rsidRPr="00821BBB" w:rsidDel="00242197" w:rsidRDefault="008E14E7">
      <w:pPr>
        <w:ind w:firstLine="0"/>
        <w:rPr>
          <w:del w:id="2446" w:author="nikitadorogin@yandex.ru" w:date="2024-10-17T11:57:00Z"/>
          <w:lang w:val="en-US"/>
        </w:rPr>
      </w:pPr>
      <w:del w:id="2447" w:author="nikitadorogin@yandex.ru" w:date="2024-10-17T11:57:00Z">
        <w:r w:rsidRPr="008E14E7" w:rsidDel="00242197">
          <w:rPr>
            <w:b/>
            <w:bCs/>
            <w:lang w:val="ru-RU"/>
          </w:rPr>
          <w:delText>Показания</w:delText>
        </w:r>
        <w:r w:rsidRPr="00821BBB" w:rsidDel="00242197">
          <w:rPr>
            <w:b/>
            <w:bCs/>
            <w:lang w:val="en-US"/>
            <w:rPrChange w:id="244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449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242197">
          <w:rPr>
            <w:lang w:val="en-US"/>
          </w:rPr>
          <w:delText>I</w:delText>
        </w:r>
        <w:r w:rsidRPr="00821BBB" w:rsidDel="00242197">
          <w:rPr>
            <w:lang w:val="en-US"/>
            <w:rPrChange w:id="2450" w:author="Student" w:date="2024-10-04T12:00:00Z">
              <w:rPr>
                <w:lang w:val="ru-RU"/>
              </w:rPr>
            </w:rPrChange>
          </w:rPr>
          <w:delText xml:space="preserve">(01) = 196,3 </w:delText>
        </w:r>
        <w:r w:rsidDel="00242197">
          <w:rPr>
            <w:lang w:val="en-US"/>
          </w:rPr>
          <w:delText>mA</w:delText>
        </w:r>
        <w:r w:rsidRPr="00821BBB" w:rsidDel="00242197">
          <w:rPr>
            <w:lang w:val="en-US"/>
          </w:rPr>
          <w:delText>.</w:delText>
        </w:r>
      </w:del>
    </w:p>
    <w:p w14:paraId="1542A143" w14:textId="4DE66F00" w:rsidR="008E14E7" w:rsidRPr="00821BBB" w:rsidDel="00242197" w:rsidRDefault="008E14E7">
      <w:pPr>
        <w:ind w:firstLine="0"/>
        <w:rPr>
          <w:del w:id="2451" w:author="nikitadorogin@yandex.ru" w:date="2024-10-17T11:57:00Z"/>
          <w:b/>
          <w:bCs/>
          <w:lang w:val="en-US"/>
          <w:rPrChange w:id="2452" w:author="Student" w:date="2024-10-04T12:00:00Z">
            <w:rPr>
              <w:del w:id="2453" w:author="nikitadorogin@yandex.ru" w:date="2024-10-17T11:57:00Z"/>
              <w:b/>
              <w:bCs/>
              <w:lang w:val="ru-RU"/>
            </w:rPr>
          </w:rPrChange>
        </w:rPr>
      </w:pPr>
      <w:del w:id="2454" w:author="nikitadorogin@yandex.ru" w:date="2024-10-17T11:57:00Z">
        <w:r w:rsidRPr="008E14E7" w:rsidDel="00242197">
          <w:rPr>
            <w:b/>
            <w:bCs/>
            <w:lang w:val="ru-RU"/>
          </w:rPr>
          <w:delText>К</w:delText>
        </w:r>
        <w:r w:rsidRPr="008E14E7" w:rsidDel="00242197">
          <w:rPr>
            <w:b/>
            <w:bCs/>
          </w:rPr>
          <w:delText>оэффициент</w:delText>
        </w:r>
        <w:r w:rsidRPr="00821BBB" w:rsidDel="00242197">
          <w:rPr>
            <w:b/>
            <w:bCs/>
            <w:lang w:val="en-US"/>
            <w:rPrChange w:id="2455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242197">
          <w:rPr>
            <w:b/>
            <w:bCs/>
          </w:rPr>
          <w:delText>трансформации</w:delText>
        </w:r>
        <w:r w:rsidRPr="00821BBB" w:rsidDel="00242197">
          <w:rPr>
            <w:b/>
            <w:bCs/>
            <w:lang w:val="en-US"/>
            <w:rPrChange w:id="2456" w:author="Student" w:date="2024-10-04T12:00:00Z">
              <w:rPr>
                <w:b/>
                <w:bCs/>
                <w:lang w:val="ru-RU"/>
              </w:rPr>
            </w:rPrChange>
          </w:rPr>
          <w:delText xml:space="preserve">: </w:delText>
        </w:r>
      </w:del>
    </w:p>
    <w:p w14:paraId="729ACBCD" w14:textId="3F7A9FBE" w:rsidR="008E14E7" w:rsidRPr="00821BBB" w:rsidDel="00242197" w:rsidRDefault="008E14E7">
      <w:pPr>
        <w:ind w:firstLine="0"/>
        <w:rPr>
          <w:del w:id="2457" w:author="nikitadorogin@yandex.ru" w:date="2024-10-17T11:57:00Z"/>
          <w:lang w:val="en-US"/>
          <w:rPrChange w:id="2458" w:author="Student" w:date="2024-10-04T12:00:00Z">
            <w:rPr>
              <w:del w:id="2459" w:author="nikitadorogin@yandex.ru" w:date="2024-10-17T11:57:00Z"/>
              <w:lang w:val="ru-RU"/>
            </w:rPr>
          </w:rPrChange>
        </w:rPr>
      </w:pPr>
      <w:del w:id="2460" w:author="nikitadorogin@yandex.ru" w:date="2024-10-17T11:57:00Z">
        <w:r w:rsidRPr="008E14E7" w:rsidDel="00242197">
          <w:rPr>
            <w:lang w:val="en-US"/>
          </w:rPr>
          <w:delText>N</w:delText>
        </w:r>
        <w:r w:rsidRPr="00821BBB" w:rsidDel="00242197">
          <w:rPr>
            <w:lang w:val="en-US"/>
            <w:rPrChange w:id="2461" w:author="Student" w:date="2024-10-04T12:00:00Z">
              <w:rPr>
                <w:lang w:val="ru-RU"/>
              </w:rPr>
            </w:rPrChange>
          </w:rPr>
          <w:delText xml:space="preserve"> = </w:delText>
        </w:r>
        <w:r w:rsidRPr="008E14E7" w:rsidDel="00242197">
          <w:rPr>
            <w:lang w:val="en-US"/>
          </w:rPr>
          <w:delText>U</w:delText>
        </w:r>
        <w:r w:rsidRPr="00821BBB" w:rsidDel="00242197">
          <w:rPr>
            <w:lang w:val="en-US"/>
            <w:rPrChange w:id="2462" w:author="Student" w:date="2024-10-04T12:00:00Z">
              <w:rPr>
                <w:lang w:val="ru-RU"/>
              </w:rPr>
            </w:rPrChange>
          </w:rPr>
          <w:delText>(1)/</w:delText>
        </w:r>
        <w:r w:rsidRPr="008E14E7" w:rsidDel="00242197">
          <w:rPr>
            <w:lang w:val="en-US"/>
          </w:rPr>
          <w:delText>U</w:delText>
        </w:r>
        <w:r w:rsidRPr="00821BBB" w:rsidDel="00242197">
          <w:rPr>
            <w:lang w:val="en-US"/>
            <w:rPrChange w:id="2463" w:author="Student" w:date="2024-10-04T12:00:00Z">
              <w:rPr>
                <w:lang w:val="ru-RU"/>
              </w:rPr>
            </w:rPrChange>
          </w:rPr>
          <w:delText xml:space="preserve">(2) = 100/50,9 = 1,96 </w:delText>
        </w:r>
        <w:r w:rsidDel="00242197">
          <w:rPr>
            <w:lang w:val="en-US"/>
          </w:rPr>
          <w:delText>V</w:delText>
        </w:r>
      </w:del>
    </w:p>
    <w:p w14:paraId="3654CA66" w14:textId="6C7D77F5" w:rsidR="008E14E7" w:rsidRPr="00821BBB" w:rsidDel="00242197" w:rsidRDefault="008E14E7">
      <w:pPr>
        <w:ind w:firstLine="0"/>
        <w:rPr>
          <w:del w:id="2464" w:author="nikitadorogin@yandex.ru" w:date="2024-10-17T11:57:00Z"/>
          <w:lang w:val="en-US"/>
        </w:rPr>
      </w:pPr>
      <w:del w:id="2465" w:author="nikitadorogin@yandex.ru" w:date="2024-10-17T11:57:00Z">
        <w:r w:rsidRPr="008E14E7" w:rsidDel="00242197">
          <w:rPr>
            <w:b/>
            <w:bCs/>
            <w:lang w:val="ru-RU"/>
          </w:rPr>
          <w:delText>Заданный</w:delText>
        </w:r>
        <w:r w:rsidRPr="00821BBB" w:rsidDel="00242197">
          <w:rPr>
            <w:b/>
            <w:bCs/>
            <w:lang w:val="en-US"/>
            <w:rPrChange w:id="2466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8E14E7" w:rsidDel="00242197">
          <w:rPr>
            <w:b/>
            <w:bCs/>
            <w:lang w:val="ru-RU"/>
          </w:rPr>
          <w:delText>коэффициент</w:delText>
        </w:r>
        <w:r w:rsidRPr="00821BBB" w:rsidDel="00242197">
          <w:rPr>
            <w:b/>
            <w:bCs/>
            <w:lang w:val="en-US"/>
            <w:rPrChange w:id="2467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8E14E7" w:rsidDel="00242197">
          <w:rPr>
            <w:b/>
            <w:bCs/>
            <w:lang w:val="ru-RU"/>
          </w:rPr>
          <w:delText>трансформации</w:delText>
        </w:r>
        <w:r w:rsidRPr="00821BBB" w:rsidDel="00242197">
          <w:rPr>
            <w:b/>
            <w:bCs/>
            <w:lang w:val="en-US"/>
            <w:rPrChange w:id="246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469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242197">
          <w:rPr>
            <w:lang w:val="en-US"/>
          </w:rPr>
          <w:delText>N</w:delText>
        </w:r>
        <w:r w:rsidRPr="00821BBB" w:rsidDel="00242197">
          <w:rPr>
            <w:lang w:val="en-US"/>
            <w:rPrChange w:id="2470" w:author="Student" w:date="2024-10-04T12:00:00Z">
              <w:rPr>
                <w:lang w:val="ru-RU"/>
              </w:rPr>
            </w:rPrChange>
          </w:rPr>
          <w:delText xml:space="preserve"> = 2 </w:delText>
        </w:r>
        <w:r w:rsidDel="00242197">
          <w:rPr>
            <w:lang w:val="en-US"/>
          </w:rPr>
          <w:delText>V</w:delText>
        </w:r>
      </w:del>
    </w:p>
    <w:p w14:paraId="5D366296" w14:textId="1650466B" w:rsidR="008E14E7" w:rsidRPr="00821BBB" w:rsidDel="00242197" w:rsidRDefault="008E14E7">
      <w:pPr>
        <w:ind w:firstLine="0"/>
        <w:rPr>
          <w:del w:id="2471" w:author="nikitadorogin@yandex.ru" w:date="2024-10-17T11:57:00Z"/>
          <w:b/>
          <w:bCs/>
          <w:lang w:val="en-US"/>
          <w:rPrChange w:id="2472" w:author="Student" w:date="2024-10-04T12:00:00Z">
            <w:rPr>
              <w:del w:id="2473" w:author="nikitadorogin@yandex.ru" w:date="2024-10-17T11:57:00Z"/>
              <w:b/>
              <w:bCs/>
              <w:lang w:val="ru-RU"/>
            </w:rPr>
          </w:rPrChange>
        </w:rPr>
      </w:pPr>
      <w:del w:id="2474" w:author="nikitadorogin@yandex.ru" w:date="2024-10-17T11:57:00Z">
        <w:r w:rsidRPr="008E14E7" w:rsidDel="00242197">
          <w:rPr>
            <w:b/>
            <w:bCs/>
            <w:lang w:val="ru-RU"/>
          </w:rPr>
          <w:delText>П</w:delText>
        </w:r>
        <w:r w:rsidRPr="008E14E7" w:rsidDel="00242197">
          <w:rPr>
            <w:b/>
            <w:bCs/>
          </w:rPr>
          <w:delText>отери</w:delText>
        </w:r>
        <w:r w:rsidRPr="00821BBB" w:rsidDel="00242197">
          <w:rPr>
            <w:b/>
            <w:bCs/>
            <w:lang w:val="en-US"/>
            <w:rPrChange w:id="2475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242197">
          <w:rPr>
            <w:b/>
            <w:bCs/>
          </w:rPr>
          <w:delText>в</w:delText>
        </w:r>
        <w:r w:rsidRPr="00821BBB" w:rsidDel="00242197">
          <w:rPr>
            <w:b/>
            <w:bCs/>
            <w:lang w:val="en-US"/>
            <w:rPrChange w:id="2476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242197">
          <w:rPr>
            <w:b/>
            <w:bCs/>
          </w:rPr>
          <w:delText>магнитопроводе</w:delText>
        </w:r>
        <w:r w:rsidRPr="00821BBB" w:rsidDel="00242197">
          <w:rPr>
            <w:b/>
            <w:bCs/>
            <w:lang w:val="en-US"/>
            <w:rPrChange w:id="2477" w:author="Student" w:date="2024-10-04T12:00:00Z">
              <w:rPr>
                <w:b/>
                <w:bCs/>
                <w:lang w:val="ru-RU"/>
              </w:rPr>
            </w:rPrChange>
          </w:rPr>
          <w:delText xml:space="preserve">: </w:delText>
        </w:r>
      </w:del>
    </w:p>
    <w:p w14:paraId="0C28E4C3" w14:textId="50D64DA1" w:rsidR="003778B7" w:rsidRPr="00821BBB" w:rsidDel="00242197" w:rsidRDefault="003778B7">
      <w:pPr>
        <w:ind w:firstLine="0"/>
        <w:rPr>
          <w:del w:id="2478" w:author="nikitadorogin@yandex.ru" w:date="2024-10-17T11:57:00Z"/>
          <w:lang w:val="en-US"/>
          <w:rPrChange w:id="2479" w:author="Student" w:date="2024-10-04T12:00:00Z">
            <w:rPr>
              <w:del w:id="2480" w:author="nikitadorogin@yandex.ru" w:date="2024-10-17T11:57:00Z"/>
              <w:lang w:val="ru-RU"/>
            </w:rPr>
          </w:rPrChange>
        </w:rPr>
      </w:pPr>
      <w:del w:id="2481" w:author="nikitadorogin@yandex.ru" w:date="2024-10-17T11:57:00Z">
        <w:r w:rsidRPr="00B933F4" w:rsidDel="00242197">
          <w:rPr>
            <w:position w:val="-12"/>
          </w:rPr>
          <w:object w:dxaOrig="2520" w:dyaOrig="360" w14:anchorId="17DCCEDB">
            <v:shape id="_x0000_i1037" type="#_x0000_t75" style="width:186pt;height:27.75pt" o:ole="" fillcolor="window">
              <v:imagedata r:id="rId21" o:title=""/>
            </v:shape>
            <o:OLEObject Type="Embed" ProgID="Equation.DSMT4" ShapeID="_x0000_i1037" DrawAspect="Content" ObjectID="_1791907844" r:id="rId22"/>
          </w:object>
        </w:r>
        <w:r w:rsidRPr="00821BBB" w:rsidDel="00242197">
          <w:rPr>
            <w:lang w:val="en-US"/>
            <w:rPrChange w:id="2482" w:author="Student" w:date="2024-10-04T12:00:00Z">
              <w:rPr>
                <w:lang w:val="ru-RU"/>
              </w:rPr>
            </w:rPrChange>
          </w:rPr>
          <w:delText xml:space="preserve"> </w:delText>
        </w:r>
      </w:del>
    </w:p>
    <w:p w14:paraId="70366002" w14:textId="0FAB2320" w:rsidR="003778B7" w:rsidRPr="00821BBB" w:rsidDel="00242197" w:rsidRDefault="003778B7">
      <w:pPr>
        <w:ind w:firstLine="0"/>
        <w:rPr>
          <w:del w:id="2483" w:author="nikitadorogin@yandex.ru" w:date="2024-10-17T11:57:00Z"/>
          <w:lang w:val="en-US"/>
          <w:rPrChange w:id="2484" w:author="Student" w:date="2024-10-04T12:00:00Z">
            <w:rPr>
              <w:del w:id="2485" w:author="nikitadorogin@yandex.ru" w:date="2024-10-17T11:57:00Z"/>
              <w:lang w:val="ru-RU"/>
            </w:rPr>
          </w:rPrChange>
        </w:rPr>
      </w:pPr>
      <w:del w:id="2486" w:author="nikitadorogin@yandex.ru" w:date="2024-10-17T11:57:00Z">
        <w:r w:rsidDel="00242197">
          <w:rPr>
            <w:lang w:val="ru-RU"/>
          </w:rPr>
          <w:delText>Р</w:delText>
        </w:r>
        <w:r w:rsidRPr="00821BBB" w:rsidDel="00242197">
          <w:rPr>
            <w:lang w:val="en-US"/>
            <w:rPrChange w:id="2487" w:author="Student" w:date="2024-10-04T12:00:00Z">
              <w:rPr>
                <w:lang w:val="ru-RU"/>
              </w:rPr>
            </w:rPrChange>
          </w:rPr>
          <w:delText>(</w:delText>
        </w:r>
        <w:r w:rsidDel="00242197">
          <w:rPr>
            <w:lang w:val="ru-RU"/>
          </w:rPr>
          <w:delText>маг</w:delText>
        </w:r>
        <w:r w:rsidRPr="00821BBB" w:rsidDel="00242197">
          <w:rPr>
            <w:lang w:val="en-US"/>
            <w:rPrChange w:id="2488" w:author="Student" w:date="2024-10-04T12:00:00Z">
              <w:rPr>
                <w:lang w:val="ru-RU"/>
              </w:rPr>
            </w:rPrChange>
          </w:rPr>
          <w:delText xml:space="preserve">) = </w:delText>
        </w:r>
        <w:r w:rsidDel="00242197">
          <w:rPr>
            <w:lang w:val="ru-RU"/>
          </w:rPr>
          <w:delText>Р</w:delText>
        </w:r>
        <w:r w:rsidRPr="00821BBB" w:rsidDel="00242197">
          <w:rPr>
            <w:lang w:val="en-US"/>
            <w:rPrChange w:id="2489" w:author="Student" w:date="2024-10-04T12:00:00Z">
              <w:rPr>
                <w:lang w:val="ru-RU"/>
              </w:rPr>
            </w:rPrChange>
          </w:rPr>
          <w:delText xml:space="preserve">(01) = 100 * 0,1963 * </w:delText>
        </w:r>
      </w:del>
      <w:ins w:id="2490" w:author="Lexer" w:date="2024-09-28T14:18:00Z">
        <w:del w:id="2491" w:author="nikitadorogin@yandex.ru" w:date="2024-10-17T11:57:00Z">
          <w:r w:rsidR="004B709B" w:rsidRPr="00821BBB" w:rsidDel="00242197">
            <w:rPr>
              <w:lang w:val="en-US"/>
            </w:rPr>
            <w:delText>0</w:delText>
          </w:r>
        </w:del>
      </w:ins>
      <w:ins w:id="2492" w:author="Lexer" w:date="2024-09-28T14:22:00Z">
        <w:del w:id="2493" w:author="nikitadorogin@yandex.ru" w:date="2024-10-17T11:57:00Z">
          <w:r w:rsidR="00E47E68" w:rsidRPr="00821BBB" w:rsidDel="00242197">
            <w:rPr>
              <w:lang w:val="en-US"/>
            </w:rPr>
            <w:delText>3769</w:delText>
          </w:r>
        </w:del>
      </w:ins>
      <w:del w:id="2494" w:author="nikitadorogin@yandex.ru" w:date="2024-10-17T11:57:00Z">
        <w:r w:rsidR="00B07702" w:rsidRPr="00821BBB" w:rsidDel="00242197">
          <w:rPr>
            <w:lang w:val="en-US"/>
            <w:rPrChange w:id="2495" w:author="Student" w:date="2024-10-04T12:00:00Z">
              <w:rPr>
                <w:lang w:val="ru-RU"/>
              </w:rPr>
            </w:rPrChange>
          </w:rPr>
          <w:delText xml:space="preserve">-0,5 = </w:delText>
        </w:r>
      </w:del>
      <w:ins w:id="2496" w:author="Lexer" w:date="2024-09-28T14:22:00Z">
        <w:del w:id="2497" w:author="nikitadorogin@yandex.ru" w:date="2024-10-17T11:57:00Z">
          <w:r w:rsidR="00E47E68" w:rsidRPr="00821BBB" w:rsidDel="00242197">
            <w:rPr>
              <w:lang w:val="en-US"/>
            </w:rPr>
            <w:delText>0,74</w:delText>
          </w:r>
        </w:del>
      </w:ins>
      <w:del w:id="2498" w:author="nikitadorogin@yandex.ru" w:date="2024-10-17T11:57:00Z">
        <w:r w:rsidR="00B07702" w:rsidRPr="00821BBB" w:rsidDel="00242197">
          <w:rPr>
            <w:lang w:val="en-US"/>
            <w:rPrChange w:id="2499" w:author="Student" w:date="2024-10-04T12:00:00Z">
              <w:rPr>
                <w:lang w:val="ru-RU"/>
              </w:rPr>
            </w:rPrChange>
          </w:rPr>
          <w:delText xml:space="preserve">-9,815 </w:delText>
        </w:r>
        <w:r w:rsidR="00B07702" w:rsidDel="00242197">
          <w:rPr>
            <w:lang w:val="ru-RU"/>
          </w:rPr>
          <w:delText>Вт</w:delText>
        </w:r>
      </w:del>
    </w:p>
    <w:p w14:paraId="0E6DE0D1" w14:textId="2B46A36F" w:rsidR="003778B7" w:rsidRPr="00821BBB" w:rsidDel="00242197" w:rsidRDefault="003778B7">
      <w:pPr>
        <w:ind w:firstLine="0"/>
        <w:rPr>
          <w:del w:id="2500" w:author="nikitadorogin@yandex.ru" w:date="2024-10-17T11:57:00Z"/>
          <w:b/>
          <w:bCs/>
          <w:lang w:val="en-US"/>
          <w:rPrChange w:id="2501" w:author="Student" w:date="2024-10-04T12:00:00Z">
            <w:rPr>
              <w:del w:id="2502" w:author="nikitadorogin@yandex.ru" w:date="2024-10-17T11:57:00Z"/>
              <w:b/>
              <w:bCs/>
              <w:lang w:val="ru-RU"/>
            </w:rPr>
          </w:rPrChange>
        </w:rPr>
      </w:pPr>
      <w:del w:id="2503" w:author="nikitadorogin@yandex.ru" w:date="2024-10-17T11:57:00Z">
        <w:r w:rsidRPr="003778B7" w:rsidDel="00242197">
          <w:rPr>
            <w:b/>
            <w:bCs/>
          </w:rPr>
          <w:delText>интервал</w:delText>
        </w:r>
        <w:r w:rsidRPr="00821BBB" w:rsidDel="00242197">
          <w:rPr>
            <w:b/>
            <w:bCs/>
            <w:lang w:val="en-US"/>
            <w:rPrChange w:id="2504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3778B7" w:rsidDel="00242197">
          <w:rPr>
            <w:b/>
            <w:bCs/>
          </w:rPr>
          <w:delText>времени</w:delText>
        </w:r>
        <w:r w:rsidRPr="00821BBB" w:rsidDel="00242197">
          <w:rPr>
            <w:b/>
            <w:bCs/>
            <w:lang w:val="en-US"/>
            <w:rPrChange w:id="2505" w:author="Student" w:date="2024-10-04T12:00:00Z">
              <w:rPr>
                <w:b/>
                <w:bCs/>
              </w:rPr>
            </w:rPrChange>
          </w:rPr>
          <w:delText xml:space="preserve">  </w:delText>
        </w:r>
        <w:r w:rsidRPr="003778B7" w:rsidDel="00242197">
          <w:rPr>
            <w:b/>
            <w:bCs/>
            <w:lang w:val="en-US"/>
          </w:rPr>
          <w:delText>T</w:delText>
        </w:r>
        <w:r w:rsidRPr="00821BBB" w:rsidDel="00242197">
          <w:rPr>
            <w:b/>
            <w:bCs/>
            <w:lang w:val="en-US"/>
            <w:rPrChange w:id="2506" w:author="Student" w:date="2024-10-04T12:00:00Z">
              <w:rPr>
                <w:b/>
                <w:bCs/>
              </w:rPr>
            </w:rPrChange>
          </w:rPr>
          <w:delText xml:space="preserve">2 – </w:delText>
        </w:r>
        <w:r w:rsidRPr="003778B7" w:rsidDel="00242197">
          <w:rPr>
            <w:b/>
            <w:bCs/>
            <w:lang w:val="en-US"/>
          </w:rPr>
          <w:delText>T</w:delText>
        </w:r>
        <w:r w:rsidRPr="00821BBB" w:rsidDel="00242197">
          <w:rPr>
            <w:b/>
            <w:bCs/>
            <w:lang w:val="en-US"/>
            <w:rPrChange w:id="2507" w:author="Student" w:date="2024-10-04T12:00:00Z">
              <w:rPr>
                <w:b/>
                <w:bCs/>
              </w:rPr>
            </w:rPrChange>
          </w:rPr>
          <w:delText>1</w:delText>
        </w:r>
        <w:r w:rsidRPr="00821BBB" w:rsidDel="00242197">
          <w:rPr>
            <w:b/>
            <w:bCs/>
            <w:lang w:val="en-US"/>
            <w:rPrChange w:id="250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509" w:author="Student" w:date="2024-10-04T12:00:00Z">
              <w:rPr>
                <w:lang w:val="ru-RU"/>
              </w:rPr>
            </w:rPrChange>
          </w:rPr>
          <w:delText xml:space="preserve"> </w:delText>
        </w:r>
        <w:r w:rsidR="001C1DE0" w:rsidRPr="00821BBB" w:rsidDel="00242197">
          <w:rPr>
            <w:lang w:val="en-US"/>
            <w:rPrChange w:id="2510" w:author="Student" w:date="2024-10-04T12:00:00Z">
              <w:rPr>
                <w:lang w:val="ru-RU"/>
              </w:rPr>
            </w:rPrChange>
          </w:rPr>
          <w:delText>3,</w:delText>
        </w:r>
      </w:del>
      <w:ins w:id="2511" w:author="Lexer" w:date="2024-09-28T14:18:00Z">
        <w:del w:id="2512" w:author="nikitadorogin@yandex.ru" w:date="2024-10-17T11:57:00Z">
          <w:r w:rsidR="004B709B" w:rsidRPr="00821BBB" w:rsidDel="00242197">
            <w:rPr>
              <w:lang w:val="en-US"/>
            </w:rPr>
            <w:delText>0</w:delText>
          </w:r>
        </w:del>
      </w:ins>
      <w:ins w:id="2513" w:author="Lexer" w:date="2024-09-28T14:20:00Z">
        <w:del w:id="2514" w:author="nikitadorogin@yandex.ru" w:date="2024-10-17T11:57:00Z">
          <w:r w:rsidR="00E47E68" w:rsidRPr="00821BBB" w:rsidDel="00242197">
            <w:rPr>
              <w:lang w:val="en-US"/>
            </w:rPr>
            <w:delText>5</w:delText>
          </w:r>
        </w:del>
      </w:ins>
      <w:del w:id="2515" w:author="nikitadorogin@yandex.ru" w:date="2024-10-17T11:57:00Z">
        <w:r w:rsidR="001C1DE0" w:rsidRPr="00821BBB" w:rsidDel="00242197">
          <w:rPr>
            <w:lang w:val="en-US"/>
            <w:rPrChange w:id="2516" w:author="Student" w:date="2024-10-04T12:00:00Z">
              <w:rPr>
                <w:lang w:val="ru-RU"/>
              </w:rPr>
            </w:rPrChange>
          </w:rPr>
          <w:delText xml:space="preserve">1 </w:delText>
        </w:r>
      </w:del>
      <w:ins w:id="2517" w:author="Lexer" w:date="2024-09-28T12:33:00Z">
        <w:del w:id="2518" w:author="nikitadorogin@yandex.ru" w:date="2024-10-17T11:57:00Z">
          <w:r w:rsidR="009D63A3" w:rsidDel="00242197">
            <w:rPr>
              <w:lang w:val="ru-RU"/>
            </w:rPr>
            <w:delText>м</w:delText>
          </w:r>
        </w:del>
      </w:ins>
      <w:del w:id="2519" w:author="nikitadorogin@yandex.ru" w:date="2024-10-17T11:57:00Z">
        <w:r w:rsidDel="00242197">
          <w:rPr>
            <w:lang w:val="ru-RU"/>
          </w:rPr>
          <w:delText>с</w:delText>
        </w:r>
      </w:del>
    </w:p>
    <w:p w14:paraId="0B9D3F19" w14:textId="5689E3FE" w:rsidR="008E14E7" w:rsidRPr="00821BBB" w:rsidDel="00242197" w:rsidRDefault="00B07702">
      <w:pPr>
        <w:ind w:firstLine="0"/>
        <w:rPr>
          <w:del w:id="2520" w:author="nikitadorogin@yandex.ru" w:date="2024-10-17T11:57:00Z"/>
          <w:lang w:val="en-US"/>
          <w:rPrChange w:id="2521" w:author="Student" w:date="2024-10-04T12:00:00Z">
            <w:rPr>
              <w:del w:id="2522" w:author="nikitadorogin@yandex.ru" w:date="2024-10-17T11:57:00Z"/>
              <w:lang w:val="ru-RU"/>
            </w:rPr>
          </w:rPrChange>
        </w:rPr>
      </w:pPr>
      <w:del w:id="2523" w:author="nikitadorogin@yandex.ru" w:date="2024-10-17T11:57:00Z">
        <w:r w:rsidRPr="00B07702" w:rsidDel="00242197">
          <w:rPr>
            <w:b/>
            <w:bCs/>
            <w:lang w:val="ru-RU"/>
          </w:rPr>
          <w:delText>период</w:delText>
        </w:r>
        <w:r w:rsidRPr="00821BBB" w:rsidDel="00242197">
          <w:rPr>
            <w:b/>
            <w:bCs/>
            <w:lang w:val="en-US"/>
            <w:rPrChange w:id="2524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B07702" w:rsidDel="00242197">
          <w:rPr>
            <w:b/>
            <w:bCs/>
            <w:lang w:val="ru-RU"/>
          </w:rPr>
          <w:delText>Т</w:delText>
        </w:r>
        <w:r w:rsidRPr="00821BBB" w:rsidDel="00242197">
          <w:rPr>
            <w:b/>
            <w:bCs/>
            <w:lang w:val="en-US"/>
            <w:rPrChange w:id="2525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242197">
          <w:rPr>
            <w:lang w:val="en-US"/>
            <w:rPrChange w:id="2526" w:author="Student" w:date="2024-10-04T12:00:00Z">
              <w:rPr>
                <w:lang w:val="ru-RU"/>
              </w:rPr>
            </w:rPrChange>
          </w:rPr>
          <w:delText xml:space="preserve"> </w:delText>
        </w:r>
        <w:r w:rsidR="003778B7" w:rsidDel="00242197">
          <w:rPr>
            <w:lang w:val="ru-RU"/>
          </w:rPr>
          <w:delText>Т</w:delText>
        </w:r>
        <w:r w:rsidR="003778B7" w:rsidRPr="00821BBB" w:rsidDel="00242197">
          <w:rPr>
            <w:lang w:val="en-US"/>
            <w:rPrChange w:id="2527" w:author="Student" w:date="2024-10-04T12:00:00Z">
              <w:rPr>
                <w:lang w:val="ru-RU"/>
              </w:rPr>
            </w:rPrChange>
          </w:rPr>
          <w:delText xml:space="preserve"> = </w:delText>
        </w:r>
        <w:r w:rsidRPr="00821BBB" w:rsidDel="00242197">
          <w:rPr>
            <w:lang w:val="en-US"/>
            <w:rPrChange w:id="2528" w:author="Student" w:date="2024-10-04T12:00:00Z">
              <w:rPr>
                <w:lang w:val="ru-RU"/>
              </w:rPr>
            </w:rPrChange>
          </w:rPr>
          <w:delText>12,</w:delText>
        </w:r>
        <w:r w:rsidR="001C1DE0" w:rsidRPr="00821BBB" w:rsidDel="00242197">
          <w:rPr>
            <w:lang w:val="en-US"/>
          </w:rPr>
          <w:delText>5</w:delText>
        </w:r>
        <w:r w:rsidRPr="00821BBB" w:rsidDel="00242197">
          <w:rPr>
            <w:lang w:val="en-US"/>
            <w:rPrChange w:id="2529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242197">
          <w:rPr>
            <w:lang w:val="ru-RU"/>
          </w:rPr>
          <w:delText>мс</w:delText>
        </w:r>
        <w:r w:rsidRPr="00821BBB" w:rsidDel="00242197">
          <w:rPr>
            <w:lang w:val="en-US"/>
            <w:rPrChange w:id="2530" w:author="Student" w:date="2024-10-04T12:00:00Z">
              <w:rPr>
                <w:lang w:val="ru-RU"/>
              </w:rPr>
            </w:rPrChange>
          </w:rPr>
          <w:delText xml:space="preserve"> = 0,0125 </w:delText>
        </w:r>
        <w:r w:rsidDel="00242197">
          <w:rPr>
            <w:lang w:val="ru-RU"/>
          </w:rPr>
          <w:delText>с</w:delText>
        </w:r>
      </w:del>
    </w:p>
    <w:p w14:paraId="64CF4DAA" w14:textId="0AD16288" w:rsidR="00B07702" w:rsidRPr="00821BBB" w:rsidDel="00242197" w:rsidRDefault="00B07702">
      <w:pPr>
        <w:ind w:firstLine="0"/>
        <w:rPr>
          <w:del w:id="2531" w:author="nikitadorogin@yandex.ru" w:date="2024-10-17T11:57:00Z"/>
          <w:b/>
          <w:bCs/>
          <w:lang w:val="en-US"/>
          <w:rPrChange w:id="2532" w:author="Student" w:date="2024-10-04T12:00:00Z">
            <w:rPr>
              <w:del w:id="2533" w:author="nikitadorogin@yandex.ru" w:date="2024-10-17T11:57:00Z"/>
              <w:b/>
              <w:bCs/>
              <w:lang w:val="ru-RU"/>
            </w:rPr>
          </w:rPrChange>
        </w:rPr>
      </w:pPr>
      <w:del w:id="2534" w:author="nikitadorogin@yandex.ru" w:date="2024-10-17T11:57:00Z">
        <w:r w:rsidRPr="00B07702" w:rsidDel="00242197">
          <w:rPr>
            <w:b/>
            <w:bCs/>
          </w:rPr>
          <w:delText>Угол</w:delText>
        </w:r>
        <w:r w:rsidRPr="00821BBB" w:rsidDel="00242197">
          <w:rPr>
            <w:b/>
            <w:bCs/>
            <w:lang w:val="en-US"/>
            <w:rPrChange w:id="2535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фазового</w:delText>
        </w:r>
        <w:r w:rsidRPr="00821BBB" w:rsidDel="00242197">
          <w:rPr>
            <w:b/>
            <w:bCs/>
            <w:lang w:val="en-US"/>
            <w:rPrChange w:id="2536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сдвига</w:delText>
        </w:r>
        <w:r w:rsidRPr="00821BBB" w:rsidDel="00242197">
          <w:rPr>
            <w:b/>
            <w:bCs/>
            <w:lang w:val="en-US"/>
            <w:rPrChange w:id="2537" w:author="Student" w:date="2024-10-04T12:00:00Z">
              <w:rPr>
                <w:b/>
                <w:bCs/>
                <w:lang w:val="ru-RU"/>
              </w:rPr>
            </w:rPrChange>
          </w:rPr>
          <w:delText xml:space="preserve">:  </w:delText>
        </w:r>
      </w:del>
    </w:p>
    <w:p w14:paraId="5AA4C86B" w14:textId="65C8E95B" w:rsidR="0053381D" w:rsidRPr="00821BBB" w:rsidDel="00242197" w:rsidRDefault="00B07702">
      <w:pPr>
        <w:ind w:firstLine="0"/>
        <w:rPr>
          <w:del w:id="2538" w:author="nikitadorogin@yandex.ru" w:date="2024-10-17T11:57:00Z"/>
          <w:szCs w:val="20"/>
          <w:lang w:val="en-US"/>
          <w:rPrChange w:id="2539" w:author="Student" w:date="2024-10-04T12:00:00Z">
            <w:rPr>
              <w:del w:id="2540" w:author="nikitadorogin@yandex.ru" w:date="2024-10-17T11:57:00Z"/>
              <w:szCs w:val="20"/>
              <w:lang w:val="ru-RU"/>
            </w:rPr>
          </w:rPrChange>
        </w:rPr>
      </w:pPr>
      <w:del w:id="2541" w:author="nikitadorogin@yandex.ru" w:date="2024-10-17T11:57:00Z">
        <w:r w:rsidRPr="00B07702" w:rsidDel="00242197">
          <w:rPr>
            <w:position w:val="-30"/>
            <w:szCs w:val="20"/>
            <w:lang w:val="ru-RU"/>
          </w:rPr>
          <w:object w:dxaOrig="2980" w:dyaOrig="840" w14:anchorId="38E4CB0F">
            <v:shape id="_x0000_i1038" type="#_x0000_t75" style="width:100.5pt;height:28.5pt" o:ole="">
              <v:imagedata r:id="rId23" o:title=""/>
            </v:shape>
            <o:OLEObject Type="Embed" ProgID="Equation.DSMT4" ShapeID="_x0000_i1038" DrawAspect="Content" ObjectID="_1791907845" r:id="rId24"/>
          </w:object>
        </w:r>
      </w:del>
    </w:p>
    <w:p w14:paraId="4F404CC5" w14:textId="053D97F2" w:rsidR="00B07702" w:rsidRPr="00821BBB" w:rsidDel="00242197" w:rsidRDefault="00B07702">
      <w:pPr>
        <w:ind w:firstLine="0"/>
        <w:rPr>
          <w:del w:id="2542" w:author="nikitadorogin@yandex.ru" w:date="2024-10-17T11:57:00Z"/>
          <w:szCs w:val="20"/>
          <w:lang w:val="en-US"/>
        </w:rPr>
      </w:pPr>
      <w:del w:id="2543" w:author="nikitadorogin@yandex.ru" w:date="2024-10-17T11:57:00Z">
        <w:r w:rsidDel="00242197">
          <w:rPr>
            <w:szCs w:val="20"/>
            <w:lang w:val="ru-RU"/>
          </w:rPr>
          <w:delText>Фи</w:delText>
        </w:r>
        <w:r w:rsidRPr="00821BBB" w:rsidDel="00242197">
          <w:rPr>
            <w:szCs w:val="20"/>
            <w:lang w:val="en-US"/>
            <w:rPrChange w:id="2544" w:author="Student" w:date="2024-10-04T12:00:00Z">
              <w:rPr>
                <w:szCs w:val="20"/>
                <w:lang w:val="ru-RU"/>
              </w:rPr>
            </w:rPrChange>
          </w:rPr>
          <w:delText>(1) = (360/12</w:delText>
        </w:r>
        <w:r w:rsidR="001C1DE0" w:rsidRPr="00821BBB" w:rsidDel="00242197">
          <w:rPr>
            <w:szCs w:val="20"/>
            <w:lang w:val="en-US"/>
          </w:rPr>
          <w:delText>,</w:delText>
        </w:r>
        <w:r w:rsidRPr="00821BBB" w:rsidDel="00242197">
          <w:rPr>
            <w:szCs w:val="20"/>
            <w:lang w:val="en-US"/>
            <w:rPrChange w:id="2545" w:author="Student" w:date="2024-10-04T12:00:00Z">
              <w:rPr>
                <w:szCs w:val="20"/>
                <w:lang w:val="ru-RU"/>
              </w:rPr>
            </w:rPrChange>
          </w:rPr>
          <w:delText>5)*</w:delText>
        </w:r>
        <w:r w:rsidR="001C1DE0" w:rsidRPr="00821BBB" w:rsidDel="00242197">
          <w:rPr>
            <w:szCs w:val="20"/>
            <w:lang w:val="en-US"/>
          </w:rPr>
          <w:delText>3,</w:delText>
        </w:r>
      </w:del>
      <w:ins w:id="2546" w:author="Lexer" w:date="2024-09-28T14:17:00Z">
        <w:del w:id="2547" w:author="nikitadorogin@yandex.ru" w:date="2024-10-17T11:57:00Z">
          <w:r w:rsidR="004B709B" w:rsidRPr="00821BBB" w:rsidDel="00242197">
            <w:rPr>
              <w:szCs w:val="20"/>
              <w:lang w:val="en-US"/>
            </w:rPr>
            <w:delText>0</w:delText>
          </w:r>
        </w:del>
      </w:ins>
      <w:ins w:id="2548" w:author="Lexer" w:date="2024-09-28T14:20:00Z">
        <w:del w:id="2549" w:author="nikitadorogin@yandex.ru" w:date="2024-10-17T11:57:00Z">
          <w:r w:rsidR="00E47E68" w:rsidRPr="00821BBB" w:rsidDel="00242197">
            <w:rPr>
              <w:szCs w:val="20"/>
              <w:lang w:val="en-US"/>
            </w:rPr>
            <w:delText>5</w:delText>
          </w:r>
        </w:del>
      </w:ins>
      <w:del w:id="2550" w:author="nikitadorogin@yandex.ru" w:date="2024-10-17T11:57:00Z">
        <w:r w:rsidR="001C1DE0" w:rsidRPr="00821BBB" w:rsidDel="00242197">
          <w:rPr>
            <w:szCs w:val="20"/>
            <w:lang w:val="en-US"/>
          </w:rPr>
          <w:delText>1</w:delText>
        </w:r>
        <w:r w:rsidRPr="00821BBB" w:rsidDel="00242197">
          <w:rPr>
            <w:szCs w:val="20"/>
            <w:lang w:val="en-US"/>
            <w:rPrChange w:id="2551" w:author="Student" w:date="2024-10-04T12:00:00Z">
              <w:rPr>
                <w:szCs w:val="20"/>
                <w:lang w:val="ru-RU"/>
              </w:rPr>
            </w:rPrChange>
          </w:rPr>
          <w:delText xml:space="preserve"> = </w:delText>
        </w:r>
      </w:del>
      <w:ins w:id="2552" w:author="Lexer" w:date="2024-09-28T14:20:00Z">
        <w:del w:id="2553" w:author="nikitadorogin@yandex.ru" w:date="2024-10-17T11:57:00Z">
          <w:r w:rsidR="00E47E68" w:rsidRPr="00821BBB" w:rsidDel="00242197">
            <w:rPr>
              <w:szCs w:val="20"/>
              <w:lang w:val="en-US"/>
            </w:rPr>
            <w:delText>87,8</w:delText>
          </w:r>
        </w:del>
      </w:ins>
      <w:ins w:id="2554" w:author="Lexer" w:date="2024-09-28T14:21:00Z">
        <w:del w:id="2555" w:author="nikitadorogin@yandex.ru" w:date="2024-10-17T11:57:00Z">
          <w:r w:rsidR="00E47E68" w:rsidRPr="00821BBB" w:rsidDel="00242197">
            <w:rPr>
              <w:szCs w:val="20"/>
              <w:lang w:val="en-US"/>
            </w:rPr>
            <w:delText>4</w:delText>
          </w:r>
        </w:del>
      </w:ins>
      <w:del w:id="2556" w:author="nikitadorogin@yandex.ru" w:date="2024-10-17T11:57:00Z">
        <w:r w:rsidR="001C1DE0" w:rsidRPr="00821BBB" w:rsidDel="00242197">
          <w:rPr>
            <w:szCs w:val="20"/>
            <w:lang w:val="en-US"/>
          </w:rPr>
          <w:delText>89,28</w:delText>
        </w:r>
      </w:del>
    </w:p>
    <w:p w14:paraId="6827321C" w14:textId="0D3BF47D" w:rsidR="00B07702" w:rsidRPr="00821BBB" w:rsidDel="00242197" w:rsidRDefault="00B07702">
      <w:pPr>
        <w:ind w:firstLine="0"/>
        <w:rPr>
          <w:del w:id="2557" w:author="nikitadorogin@yandex.ru" w:date="2024-10-17T11:57:00Z"/>
          <w:lang w:val="en-US"/>
          <w:rPrChange w:id="2558" w:author="Student" w:date="2024-10-04T12:00:00Z">
            <w:rPr>
              <w:del w:id="2559" w:author="nikitadorogin@yandex.ru" w:date="2024-10-17T11:57:00Z"/>
              <w:lang w:val="ru-RU"/>
            </w:rPr>
          </w:rPrChange>
        </w:rPr>
      </w:pPr>
      <w:del w:id="2560" w:author="nikitadorogin@yandex.ru" w:date="2024-10-17T11:57:00Z">
        <w:r w:rsidRPr="00B07702" w:rsidDel="00242197">
          <w:rPr>
            <w:b/>
            <w:bCs/>
            <w:lang w:val="ru-RU"/>
          </w:rPr>
          <w:delText>П</w:delText>
        </w:r>
        <w:r w:rsidRPr="00B07702" w:rsidDel="00242197">
          <w:rPr>
            <w:b/>
            <w:bCs/>
          </w:rPr>
          <w:delText>араметры</w:delText>
        </w:r>
        <w:r w:rsidRPr="00821BBB" w:rsidDel="00242197">
          <w:rPr>
            <w:b/>
            <w:bCs/>
            <w:lang w:val="en-US"/>
            <w:rPrChange w:id="2561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схемы</w:delText>
        </w:r>
        <w:r w:rsidRPr="00821BBB" w:rsidDel="00242197">
          <w:rPr>
            <w:b/>
            <w:bCs/>
            <w:lang w:val="en-US"/>
            <w:rPrChange w:id="2562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замещения</w:delText>
        </w:r>
        <w:r w:rsidRPr="00821BBB" w:rsidDel="00242197">
          <w:rPr>
            <w:b/>
            <w:bCs/>
            <w:lang w:val="en-US"/>
            <w:rPrChange w:id="2563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поперечного</w:delText>
        </w:r>
        <w:r w:rsidRPr="00821BBB" w:rsidDel="00242197">
          <w:rPr>
            <w:b/>
            <w:bCs/>
            <w:lang w:val="en-US"/>
            <w:rPrChange w:id="2564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242197">
          <w:rPr>
            <w:b/>
            <w:bCs/>
          </w:rPr>
          <w:delText>плеча</w:delText>
        </w:r>
        <w:r w:rsidRPr="00821BBB" w:rsidDel="00242197">
          <w:rPr>
            <w:lang w:val="en-US"/>
            <w:rPrChange w:id="2565" w:author="Student" w:date="2024-10-04T12:00:00Z">
              <w:rPr>
                <w:lang w:val="ru-RU"/>
              </w:rPr>
            </w:rPrChange>
          </w:rPr>
          <w:delText xml:space="preserve">: </w:delText>
        </w:r>
      </w:del>
    </w:p>
    <w:p w14:paraId="2FD1FEAF" w14:textId="36CAA48F" w:rsidR="00B07702" w:rsidRPr="00821BBB" w:rsidDel="00242197" w:rsidRDefault="00B07702">
      <w:pPr>
        <w:ind w:firstLine="0"/>
        <w:rPr>
          <w:del w:id="2566" w:author="nikitadorogin@yandex.ru" w:date="2024-10-17T11:57:00Z"/>
          <w:lang w:val="en-US"/>
          <w:rPrChange w:id="2567" w:author="Student" w:date="2024-10-04T12:00:00Z">
            <w:rPr>
              <w:del w:id="2568" w:author="nikitadorogin@yandex.ru" w:date="2024-10-17T11:57:00Z"/>
            </w:rPr>
          </w:rPrChange>
        </w:rPr>
      </w:pPr>
      <w:del w:id="2569" w:author="nikitadorogin@yandex.ru" w:date="2024-10-17T11:57:00Z">
        <w:r w:rsidRPr="005808EE" w:rsidDel="00242197">
          <w:rPr>
            <w:position w:val="-30"/>
          </w:rPr>
          <w:object w:dxaOrig="859" w:dyaOrig="680" w14:anchorId="641391FD">
            <v:shape id="_x0000_i1039" type="#_x0000_t75" style="width:58.5pt;height:46.5pt" o:ole="" fillcolor="window">
              <v:imagedata r:id="rId25" o:title=""/>
            </v:shape>
            <o:OLEObject Type="Embed" ProgID="Equation.DSMT4" ShapeID="_x0000_i1039" DrawAspect="Content" ObjectID="_1791907846" r:id="rId26"/>
          </w:object>
        </w:r>
        <w:r w:rsidRPr="00821BBB" w:rsidDel="00242197">
          <w:rPr>
            <w:lang w:val="en-US"/>
            <w:rPrChange w:id="2570" w:author="Student" w:date="2024-10-04T12:00:00Z">
              <w:rPr>
                <w:lang w:val="ru-RU"/>
              </w:rPr>
            </w:rPrChange>
          </w:rPr>
          <w:delText xml:space="preserve"> </w:delText>
        </w:r>
        <w:r w:rsidRPr="005808EE" w:rsidDel="00242197">
          <w:rPr>
            <w:position w:val="-30"/>
          </w:rPr>
          <w:object w:dxaOrig="859" w:dyaOrig="680" w14:anchorId="4D2BAB97">
            <v:shape id="_x0000_i1040" type="#_x0000_t75" style="width:57.75pt;height:45.75pt" o:ole="" fillcolor="window">
              <v:imagedata r:id="rId27" o:title=""/>
            </v:shape>
            <o:OLEObject Type="Embed" ProgID="Equation.DSMT4" ShapeID="_x0000_i1040" DrawAspect="Content" ObjectID="_1791907847" r:id="rId28"/>
          </w:object>
        </w:r>
        <w:r w:rsidRPr="00821BBB" w:rsidDel="00242197">
          <w:rPr>
            <w:lang w:val="en-US"/>
            <w:rPrChange w:id="2571" w:author="Student" w:date="2024-10-04T12:00:00Z">
              <w:rPr>
                <w:lang w:val="ru-RU"/>
              </w:rPr>
            </w:rPrChange>
          </w:rPr>
          <w:delText xml:space="preserve"> </w:delText>
        </w:r>
        <w:r w:rsidRPr="005808EE" w:rsidDel="00242197">
          <w:rPr>
            <w:position w:val="-14"/>
          </w:rPr>
          <w:object w:dxaOrig="2740" w:dyaOrig="460" w14:anchorId="7A8FFEBF">
            <v:shape id="_x0000_i1041" type="#_x0000_t75" style="width:183.75pt;height:31.5pt" o:ole="" fillcolor="window">
              <v:imagedata r:id="rId29" o:title=""/>
            </v:shape>
            <o:OLEObject Type="Embed" ProgID="Equation.3" ShapeID="_x0000_i1041" DrawAspect="Content" ObjectID="_1791907848" r:id="rId30"/>
          </w:object>
        </w:r>
      </w:del>
    </w:p>
    <w:p w14:paraId="3A598239" w14:textId="21E2A794" w:rsidR="00B07702" w:rsidRPr="00821BBB" w:rsidDel="00242197" w:rsidRDefault="00B07702">
      <w:pPr>
        <w:ind w:firstLine="0"/>
        <w:rPr>
          <w:del w:id="2572" w:author="nikitadorogin@yandex.ru" w:date="2024-10-17T11:57:00Z"/>
          <w:lang w:val="en-US"/>
          <w:rPrChange w:id="2573" w:author="Student" w:date="2024-10-04T12:00:00Z">
            <w:rPr>
              <w:del w:id="2574" w:author="nikitadorogin@yandex.ru" w:date="2024-10-17T11:57:00Z"/>
              <w:lang w:val="ru-RU"/>
            </w:rPr>
          </w:rPrChange>
        </w:rPr>
      </w:pPr>
      <w:del w:id="2575" w:author="nikitadorogin@yandex.ru" w:date="2024-10-17T11:57:00Z">
        <w:r w:rsidDel="00242197">
          <w:rPr>
            <w:lang w:val="en-US"/>
          </w:rPr>
          <w:delText>Z</w:delText>
        </w:r>
        <w:r w:rsidRPr="00821BBB" w:rsidDel="00242197">
          <w:rPr>
            <w:lang w:val="en-US"/>
            <w:rPrChange w:id="2576" w:author="Student" w:date="2024-10-04T12:00:00Z">
              <w:rPr>
                <w:lang w:val="ru-RU"/>
              </w:rPr>
            </w:rPrChange>
          </w:rPr>
          <w:delText xml:space="preserve">(0) = 100/0,1963 = 509,42 </w:delText>
        </w:r>
        <w:r w:rsidDel="00242197">
          <w:rPr>
            <w:lang w:val="ru-RU"/>
          </w:rPr>
          <w:delText>Ом</w:delText>
        </w:r>
      </w:del>
    </w:p>
    <w:p w14:paraId="663B6F52" w14:textId="228E91AF" w:rsidR="00B07702" w:rsidRPr="00821BBB" w:rsidDel="00242197" w:rsidRDefault="00B07702">
      <w:pPr>
        <w:ind w:firstLine="0"/>
        <w:rPr>
          <w:del w:id="2577" w:author="nikitadorogin@yandex.ru" w:date="2024-10-17T11:57:00Z"/>
          <w:lang w:val="en-US"/>
          <w:rPrChange w:id="2578" w:author="Student" w:date="2024-10-04T12:00:00Z">
            <w:rPr>
              <w:del w:id="2579" w:author="nikitadorogin@yandex.ru" w:date="2024-10-17T11:57:00Z"/>
              <w:lang w:val="ru-RU"/>
            </w:rPr>
          </w:rPrChange>
        </w:rPr>
      </w:pPr>
      <w:del w:id="2580" w:author="nikitadorogin@yandex.ru" w:date="2024-10-17T11:57:00Z">
        <w:r w:rsidDel="00242197">
          <w:rPr>
            <w:lang w:val="en-US"/>
          </w:rPr>
          <w:delText>R</w:delText>
        </w:r>
        <w:r w:rsidRPr="00821BBB" w:rsidDel="00242197">
          <w:rPr>
            <w:lang w:val="en-US"/>
            <w:rPrChange w:id="2581" w:author="Student" w:date="2024-10-04T12:00:00Z">
              <w:rPr>
                <w:lang w:val="ru-RU"/>
              </w:rPr>
            </w:rPrChange>
          </w:rPr>
          <w:delText xml:space="preserve">(0) = </w:delText>
        </w:r>
      </w:del>
      <w:ins w:id="2582" w:author="Lexer" w:date="2024-09-28T14:23:00Z">
        <w:del w:id="2583" w:author="nikitadorogin@yandex.ru" w:date="2024-10-17T11:57:00Z">
          <w:r w:rsidR="00E47E68" w:rsidRPr="00821BBB" w:rsidDel="00242197">
            <w:rPr>
              <w:lang w:val="en-US"/>
            </w:rPr>
            <w:delText>0,74</w:delText>
          </w:r>
        </w:del>
      </w:ins>
      <w:del w:id="2584" w:author="nikitadorogin@yandex.ru" w:date="2024-10-17T11:57:00Z">
        <w:r w:rsidRPr="00821BBB" w:rsidDel="00242197">
          <w:rPr>
            <w:lang w:val="en-US"/>
            <w:rPrChange w:id="2585" w:author="Student" w:date="2024-10-04T12:00:00Z">
              <w:rPr>
                <w:lang w:val="ru-RU"/>
              </w:rPr>
            </w:rPrChange>
          </w:rPr>
          <w:delText>-9,815/0,1969</w:delText>
        </w:r>
        <w:r w:rsidRPr="00821BBB" w:rsidDel="00242197">
          <w:rPr>
            <w:lang w:val="en-US"/>
          </w:rPr>
          <w:delText>^</w:delText>
        </w:r>
        <w:r w:rsidRPr="00821BBB" w:rsidDel="00242197">
          <w:rPr>
            <w:lang w:val="en-US"/>
            <w:rPrChange w:id="2586" w:author="Student" w:date="2024-10-04T12:00:00Z">
              <w:rPr>
                <w:lang w:val="ru-RU"/>
              </w:rPr>
            </w:rPrChange>
          </w:rPr>
          <w:delText>2</w:delText>
        </w:r>
        <w:r w:rsidR="001C1DE0" w:rsidRPr="00821BBB" w:rsidDel="00242197">
          <w:rPr>
            <w:lang w:val="en-US"/>
            <w:rPrChange w:id="2587" w:author="Student" w:date="2024-10-04T12:00:00Z">
              <w:rPr>
                <w:lang w:val="ru-RU"/>
              </w:rPr>
            </w:rPrChange>
          </w:rPr>
          <w:delText xml:space="preserve"> = -254,71 </w:delText>
        </w:r>
      </w:del>
      <w:ins w:id="2588" w:author="Lexer" w:date="2024-09-28T14:23:00Z">
        <w:del w:id="2589" w:author="nikitadorogin@yandex.ru" w:date="2024-10-17T11:57:00Z">
          <w:r w:rsidR="00E47E68" w:rsidRPr="00821BBB" w:rsidDel="00242197">
            <w:rPr>
              <w:lang w:val="en-US"/>
            </w:rPr>
            <w:delText>19,2</w:delText>
          </w:r>
        </w:del>
      </w:ins>
      <w:ins w:id="2590" w:author="Lexer" w:date="2024-09-28T12:14:00Z">
        <w:del w:id="2591" w:author="nikitadorogin@yandex.ru" w:date="2024-10-17T11:57:00Z">
          <w:r w:rsidR="00496B71" w:rsidRPr="00821BBB" w:rsidDel="00242197">
            <w:rPr>
              <w:lang w:val="en-US"/>
              <w:rPrChange w:id="2592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R="00496B71" w:rsidDel="00242197">
            <w:rPr>
              <w:lang w:val="ru-RU"/>
            </w:rPr>
            <w:delText>Ом</w:delText>
          </w:r>
        </w:del>
      </w:ins>
    </w:p>
    <w:p w14:paraId="28B0C54C" w14:textId="51BABC72" w:rsidR="001C1DE0" w:rsidRPr="00821BBB" w:rsidDel="00242197" w:rsidRDefault="001C1DE0">
      <w:pPr>
        <w:ind w:firstLine="0"/>
        <w:rPr>
          <w:ins w:id="2593" w:author="Lexer" w:date="2024-09-28T13:30:00Z"/>
          <w:del w:id="2594" w:author="nikitadorogin@yandex.ru" w:date="2024-10-17T11:57:00Z"/>
          <w:lang w:val="en-US"/>
          <w:rPrChange w:id="2595" w:author="Student" w:date="2024-10-04T12:00:00Z">
            <w:rPr>
              <w:ins w:id="2596" w:author="Lexer" w:date="2024-09-28T13:30:00Z"/>
              <w:del w:id="2597" w:author="nikitadorogin@yandex.ru" w:date="2024-10-17T11:57:00Z"/>
              <w:lang w:val="ru-RU"/>
            </w:rPr>
          </w:rPrChange>
        </w:rPr>
      </w:pPr>
      <w:del w:id="2598" w:author="nikitadorogin@yandex.ru" w:date="2024-10-17T11:57:00Z">
        <w:r w:rsidDel="00242197">
          <w:rPr>
            <w:lang w:val="en-US"/>
          </w:rPr>
          <w:delText>x</w:delText>
        </w:r>
        <w:r w:rsidRPr="00821BBB" w:rsidDel="00242197">
          <w:rPr>
            <w:lang w:val="en-US"/>
            <w:rPrChange w:id="2599" w:author="Student" w:date="2024-10-04T12:00:00Z">
              <w:rPr>
                <w:lang w:val="ru-RU"/>
              </w:rPr>
            </w:rPrChange>
          </w:rPr>
          <w:delText xml:space="preserve">(0) = </w:delText>
        </w:r>
        <w:r w:rsidDel="00242197">
          <w:rPr>
            <w:lang w:val="en-US"/>
          </w:rPr>
          <w:delText>sqrt</w:delText>
        </w:r>
        <w:r w:rsidRPr="00821BBB" w:rsidDel="00242197">
          <w:rPr>
            <w:lang w:val="en-US"/>
            <w:rPrChange w:id="2600" w:author="Student" w:date="2024-10-04T12:00:00Z">
              <w:rPr>
                <w:lang w:val="ru-RU"/>
              </w:rPr>
            </w:rPrChange>
          </w:rPr>
          <w:delText>((509,42)^2 – (-254,71</w:delText>
        </w:r>
      </w:del>
      <w:ins w:id="2601" w:author="Lexer" w:date="2024-09-28T14:24:00Z">
        <w:del w:id="2602" w:author="nikitadorogin@yandex.ru" w:date="2024-10-17T11:57:00Z">
          <w:r w:rsidR="00E43387" w:rsidRPr="00821BBB" w:rsidDel="00242197">
            <w:rPr>
              <w:lang w:val="en-US"/>
            </w:rPr>
            <w:delText>19,2</w:delText>
          </w:r>
        </w:del>
      </w:ins>
      <w:del w:id="2603" w:author="nikitadorogin@yandex.ru" w:date="2024-10-17T11:57:00Z">
        <w:r w:rsidRPr="00821BBB" w:rsidDel="00242197">
          <w:rPr>
            <w:lang w:val="en-US"/>
            <w:rPrChange w:id="2604" w:author="Student" w:date="2024-10-04T12:00:00Z">
              <w:rPr>
                <w:lang w:val="ru-RU"/>
              </w:rPr>
            </w:rPrChange>
          </w:rPr>
          <w:delText>)^2 ) = 492,8</w:delText>
        </w:r>
      </w:del>
      <w:ins w:id="2605" w:author="Lexer" w:date="2024-09-28T14:25:00Z">
        <w:del w:id="2606" w:author="nikitadorogin@yandex.ru" w:date="2024-10-17T11:57:00Z">
          <w:r w:rsidR="00E43387" w:rsidRPr="00821BBB" w:rsidDel="00242197">
            <w:rPr>
              <w:lang w:val="en-US"/>
            </w:rPr>
            <w:delText>509,06</w:delText>
          </w:r>
        </w:del>
      </w:ins>
      <w:del w:id="2607" w:author="nikitadorogin@yandex.ru" w:date="2024-10-17T11:57:00Z">
        <w:r w:rsidRPr="00821BBB" w:rsidDel="00242197">
          <w:rPr>
            <w:lang w:val="en-US"/>
            <w:rPrChange w:id="2608" w:author="Student" w:date="2024-10-04T12:00:00Z">
              <w:rPr>
                <w:lang w:val="ru-RU"/>
              </w:rPr>
            </w:rPrChange>
          </w:rPr>
          <w:delText>9</w:delText>
        </w:r>
      </w:del>
    </w:p>
    <w:p w14:paraId="07211830" w14:textId="03DC3DA8" w:rsidR="00402D50" w:rsidRPr="00821BBB" w:rsidDel="00242197" w:rsidRDefault="00402D50">
      <w:pPr>
        <w:ind w:firstLine="0"/>
        <w:rPr>
          <w:del w:id="2609" w:author="nikitadorogin@yandex.ru" w:date="2024-10-17T11:57:00Z"/>
          <w:lang w:val="en-US"/>
          <w:rPrChange w:id="2610" w:author="Student" w:date="2024-10-04T12:00:00Z">
            <w:rPr>
              <w:del w:id="2611" w:author="nikitadorogin@yandex.ru" w:date="2024-10-17T11:57:00Z"/>
              <w:lang w:val="ru-RU"/>
            </w:rPr>
          </w:rPrChange>
        </w:rPr>
      </w:pPr>
    </w:p>
    <w:p w14:paraId="5A589AAC" w14:textId="3335FA26" w:rsidR="001C1DE0" w:rsidRPr="00821BBB" w:rsidDel="00242197" w:rsidRDefault="001C1DE0">
      <w:pPr>
        <w:ind w:firstLine="0"/>
        <w:rPr>
          <w:del w:id="2612" w:author="nikitadorogin@yandex.ru" w:date="2024-10-17T11:57:00Z"/>
          <w:rFonts w:eastAsia="Courier New"/>
          <w:b/>
          <w:bCs/>
          <w:lang w:val="en-US"/>
          <w:rPrChange w:id="2613" w:author="Student" w:date="2024-10-04T12:00:00Z">
            <w:rPr>
              <w:del w:id="2614" w:author="nikitadorogin@yandex.ru" w:date="2024-10-17T11:57:00Z"/>
              <w:rFonts w:eastAsia="Courier New"/>
              <w:lang w:val="ru-RU"/>
            </w:rPr>
          </w:rPrChange>
        </w:rPr>
      </w:pPr>
    </w:p>
    <w:p w14:paraId="38E026EB" w14:textId="504902AA" w:rsidR="00665E0F" w:rsidRPr="00821BBB" w:rsidDel="00242197" w:rsidRDefault="00665E0F">
      <w:pPr>
        <w:ind w:firstLine="0"/>
        <w:rPr>
          <w:ins w:id="2615" w:author="Lexer" w:date="2024-09-28T13:30:00Z"/>
          <w:del w:id="2616" w:author="nikitadorogin@yandex.ru" w:date="2024-10-17T11:57:00Z"/>
          <w:lang w:val="en-US"/>
          <w:rPrChange w:id="2617" w:author="Student" w:date="2024-10-04T12:00:00Z">
            <w:rPr>
              <w:ins w:id="2618" w:author="Lexer" w:date="2024-09-28T13:30:00Z"/>
              <w:del w:id="2619" w:author="nikitadorogin@yandex.ru" w:date="2024-10-17T11:57:00Z"/>
              <w:lang w:val="ru-RU"/>
            </w:rPr>
          </w:rPrChange>
        </w:rPr>
      </w:pPr>
      <w:del w:id="2620" w:author="nikitadorogin@yandex.ru" w:date="2024-10-17T11:57:00Z">
        <w:r w:rsidRPr="00665E0F" w:rsidDel="00242197">
          <w:rPr>
            <w:lang w:val="ru-RU"/>
          </w:rPr>
          <w:fldChar w:fldCharType="begin"/>
        </w:r>
        <w:r w:rsidR="00D57A28">
          <w:rPr>
            <w:lang w:val="ru-RU"/>
          </w:rPr>
          <w:fldChar w:fldCharType="separate"/>
        </w:r>
        <w:r w:rsidRPr="00665E0F" w:rsidDel="00242197">
          <w:rPr>
            <w:lang w:val="ru-RU"/>
          </w:rPr>
          <w:fldChar w:fldCharType="end"/>
        </w:r>
      </w:del>
      <w:ins w:id="2621" w:author="Lexer" w:date="2024-09-28T13:24:00Z">
        <w:del w:id="2622" w:author="nikitadorogin@yandex.ru" w:date="2024-10-17T11:57:00Z">
          <w:r w:rsidR="00301437" w:rsidRPr="00821BBB" w:rsidDel="00242197">
            <w:rPr>
              <w:szCs w:val="20"/>
              <w:lang w:val="en-US"/>
              <w:rPrChange w:id="2623" w:author="Student" w:date="2024-10-04T12:00:00Z">
                <w:rPr>
                  <w:szCs w:val="20"/>
                  <w:lang w:val="ru-RU"/>
                </w:rPr>
              </w:rPrChange>
            </w:rPr>
            <w:delText>0,012</w:delText>
          </w:r>
        </w:del>
      </w:ins>
      <w:ins w:id="2624" w:author="Lexer" w:date="2024-09-28T18:16:00Z">
        <w:del w:id="2625" w:author="nikitadorogin@yandex.ru" w:date="2024-10-17T11:57:00Z">
          <w:r w:rsidR="00960A0D" w:rsidRPr="00821BBB" w:rsidDel="00242197">
            <w:rPr>
              <w:szCs w:val="20"/>
              <w:lang w:val="en-US"/>
              <w:rPrChange w:id="2626" w:author="Student" w:date="2024-10-04T12:00:00Z">
                <w:rPr>
                  <w:szCs w:val="20"/>
                  <w:lang w:val="ru-RU"/>
                </w:rPr>
              </w:rPrChange>
            </w:rPr>
            <w:delText>5</w:delText>
          </w:r>
        </w:del>
      </w:ins>
      <w:ins w:id="2627" w:author="Lexer" w:date="2024-09-28T13:24:00Z">
        <w:del w:id="2628" w:author="nikitadorogin@yandex.ru" w:date="2024-10-17T11:57:00Z">
          <w:r w:rsidR="00301437" w:rsidRPr="00821BBB" w:rsidDel="00242197">
            <w:rPr>
              <w:szCs w:val="20"/>
              <w:lang w:val="en-US"/>
              <w:rPrChange w:id="2629" w:author="Student" w:date="2024-10-04T12:00:00Z">
                <w:rPr>
                  <w:szCs w:val="20"/>
                  <w:lang w:val="ru-RU"/>
                </w:rPr>
              </w:rPrChange>
            </w:rPr>
            <w:delText>0,0000</w:delText>
          </w:r>
        </w:del>
      </w:ins>
      <w:ins w:id="2630" w:author="Lexer" w:date="2024-09-28T18:16:00Z">
        <w:del w:id="2631" w:author="nikitadorogin@yandex.ru" w:date="2024-10-17T11:57:00Z">
          <w:r w:rsidR="00960A0D" w:rsidRPr="00821BBB" w:rsidDel="00242197">
            <w:rPr>
              <w:szCs w:val="20"/>
              <w:lang w:val="en-US"/>
              <w:rPrChange w:id="2632" w:author="Student" w:date="2024-10-04T12:00:00Z">
                <w:rPr>
                  <w:szCs w:val="20"/>
                  <w:lang w:val="ru-RU"/>
                </w:rPr>
              </w:rPrChange>
            </w:rPr>
            <w:delText>69877</w:delText>
          </w:r>
        </w:del>
      </w:ins>
      <w:ins w:id="2633" w:author="Lexer" w:date="2024-09-28T13:25:00Z">
        <w:del w:id="2634" w:author="nikitadorogin@yandex.ru" w:date="2024-10-17T11:57:00Z">
          <w:r w:rsidR="00301437" w:rsidRPr="00821BBB" w:rsidDel="00242197">
            <w:rPr>
              <w:szCs w:val="20"/>
              <w:lang w:val="en-US"/>
              <w:rPrChange w:id="2635" w:author="Student" w:date="2024-10-04T12:00:00Z">
                <w:rPr>
                  <w:szCs w:val="20"/>
                  <w:lang w:val="ru-RU"/>
                </w:rPr>
              </w:rPrChange>
            </w:rPr>
            <w:delText>2,</w:delText>
          </w:r>
        </w:del>
      </w:ins>
      <w:ins w:id="2636" w:author="Lexer" w:date="2024-09-28T18:16:00Z">
        <w:del w:id="2637" w:author="nikitadorogin@yandex.ru" w:date="2024-10-17T11:57:00Z">
          <w:r w:rsidR="00960A0D" w:rsidRPr="00821BBB" w:rsidDel="00242197">
            <w:rPr>
              <w:szCs w:val="20"/>
              <w:lang w:val="en-US"/>
              <w:rPrChange w:id="2638" w:author="Student" w:date="2024-10-04T12:00:00Z">
                <w:rPr>
                  <w:szCs w:val="20"/>
                  <w:lang w:val="ru-RU"/>
                </w:rPr>
              </w:rPrChange>
            </w:rPr>
            <w:delText>01</w:delText>
          </w:r>
        </w:del>
      </w:ins>
      <w:ins w:id="2639" w:author="Lexer" w:date="2024-09-28T14:11:00Z">
        <w:del w:id="2640" w:author="nikitadorogin@yandex.ru" w:date="2024-10-17T11:57:00Z">
          <w:r w:rsidR="00BA0DCB" w:rsidRPr="00821BBB" w:rsidDel="00242197">
            <w:rPr>
              <w:lang w:val="en-US"/>
            </w:rPr>
            <w:delText>0,99</w:delText>
          </w:r>
        </w:del>
      </w:ins>
      <w:ins w:id="2641" w:author="Lexer" w:date="2024-09-28T18:17:00Z">
        <w:del w:id="2642" w:author="nikitadorogin@yandex.ru" w:date="2024-10-17T11:57:00Z">
          <w:r w:rsidR="00960A0D" w:rsidRPr="00821BBB" w:rsidDel="00242197">
            <w:rPr>
              <w:lang w:val="en-US"/>
              <w:rPrChange w:id="2643" w:author="Student" w:date="2024-10-04T12:00:00Z">
                <w:rPr>
                  <w:lang w:val="ru-RU"/>
                </w:rPr>
              </w:rPrChange>
            </w:rPr>
            <w:delText>9384</w:delText>
          </w:r>
        </w:del>
      </w:ins>
      <w:ins w:id="2644" w:author="Lexer" w:date="2024-09-28T14:11:00Z">
        <w:del w:id="2645" w:author="nikitadorogin@yandex.ru" w:date="2024-10-17T11:57:00Z">
          <w:r w:rsidR="00BA0DCB" w:rsidRPr="00821BBB" w:rsidDel="00242197">
            <w:rPr>
              <w:lang w:val="en-US"/>
            </w:rPr>
            <w:delText>1,</w:delText>
          </w:r>
        </w:del>
      </w:ins>
      <w:ins w:id="2646" w:author="Lexer" w:date="2024-09-28T14:12:00Z">
        <w:del w:id="2647" w:author="nikitadorogin@yandex.ru" w:date="2024-10-17T11:57:00Z">
          <w:r w:rsidR="00BA0DCB" w:rsidRPr="00821BBB" w:rsidDel="00242197">
            <w:rPr>
              <w:lang w:val="en-US"/>
            </w:rPr>
            <w:delText>37</w:delText>
          </w:r>
        </w:del>
      </w:ins>
      <w:ins w:id="2648" w:author="Lexer" w:date="2024-09-28T18:17:00Z">
        <w:del w:id="2649" w:author="nikitadorogin@yandex.ru" w:date="2024-10-17T11:57:00Z">
          <w:r w:rsidR="00960A0D" w:rsidRPr="00821BBB" w:rsidDel="00242197">
            <w:rPr>
              <w:lang w:val="en-US"/>
              <w:rPrChange w:id="2650" w:author="Student" w:date="2024-10-04T12:00:00Z">
                <w:rPr>
                  <w:lang w:val="ru-RU"/>
                </w:rPr>
              </w:rPrChange>
            </w:rPr>
            <w:delText>96</w:delText>
          </w:r>
        </w:del>
      </w:ins>
      <w:ins w:id="2651" w:author="Lexer" w:date="2024-09-28T14:12:00Z">
        <w:del w:id="2652" w:author="nikitadorogin@yandex.ru" w:date="2024-10-17T11:57:00Z">
          <w:r w:rsidR="00BA0DCB" w:rsidRPr="00821BBB" w:rsidDel="00242197">
            <w:rPr>
              <w:lang w:val="en-US"/>
            </w:rPr>
            <w:delText xml:space="preserve"> </w:delText>
          </w:r>
        </w:del>
      </w:ins>
    </w:p>
    <w:p w14:paraId="628474E1" w14:textId="5D4F4597" w:rsidR="00402D50" w:rsidRPr="00821BBB" w:rsidDel="00242197" w:rsidRDefault="00402D50">
      <w:pPr>
        <w:ind w:firstLine="0"/>
        <w:rPr>
          <w:ins w:id="2653" w:author="Lexer" w:date="2024-09-28T13:30:00Z"/>
          <w:del w:id="2654" w:author="nikitadorogin@yandex.ru" w:date="2024-10-17T11:57:00Z"/>
          <w:lang w:val="en-US"/>
          <w:rPrChange w:id="2655" w:author="Student" w:date="2024-10-04T12:00:00Z">
            <w:rPr>
              <w:ins w:id="2656" w:author="Lexer" w:date="2024-09-28T13:30:00Z"/>
              <w:del w:id="2657" w:author="nikitadorogin@yandex.ru" w:date="2024-10-17T11:57:00Z"/>
              <w:lang w:val="ru-RU"/>
            </w:rPr>
          </w:rPrChange>
        </w:rPr>
      </w:pPr>
      <w:ins w:id="2658" w:author="Lexer" w:date="2024-09-28T13:30:00Z">
        <w:del w:id="2659" w:author="nikitadorogin@yandex.ru" w:date="2024-10-17T11:57:00Z">
          <w:r w:rsidRPr="00B07702" w:rsidDel="00242197">
            <w:rPr>
              <w:b/>
              <w:bCs/>
              <w:lang w:val="ru-RU"/>
            </w:rPr>
            <w:delText>П</w:delText>
          </w:r>
          <w:r w:rsidRPr="00B07702" w:rsidDel="00242197">
            <w:rPr>
              <w:b/>
              <w:bCs/>
            </w:rPr>
            <w:delText>араметры</w:delText>
          </w:r>
          <w:r w:rsidRPr="00821BBB" w:rsidDel="00242197">
            <w:rPr>
              <w:b/>
              <w:bCs/>
              <w:lang w:val="en-US"/>
              <w:rPrChange w:id="2660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схемы</w:delText>
          </w:r>
          <w:r w:rsidRPr="00821BBB" w:rsidDel="00242197">
            <w:rPr>
              <w:b/>
              <w:bCs/>
              <w:lang w:val="en-US"/>
              <w:rPrChange w:id="2661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замещения</w:delText>
          </w:r>
          <w:r w:rsidRPr="00821BBB" w:rsidDel="00242197">
            <w:rPr>
              <w:b/>
              <w:bCs/>
              <w:lang w:val="en-US"/>
              <w:rPrChange w:id="2662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поперечного</w:delText>
          </w:r>
          <w:r w:rsidRPr="00821BBB" w:rsidDel="00242197">
            <w:rPr>
              <w:b/>
              <w:bCs/>
              <w:lang w:val="en-US"/>
              <w:rPrChange w:id="2663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242197">
            <w:rPr>
              <w:b/>
              <w:bCs/>
            </w:rPr>
            <w:delText>плеча</w:delText>
          </w:r>
          <w:r w:rsidRPr="00821BBB" w:rsidDel="00242197">
            <w:rPr>
              <w:lang w:val="en-US"/>
              <w:rPrChange w:id="2664" w:author="Student" w:date="2024-10-04T12:00:00Z">
                <w:rPr>
                  <w:lang w:val="ru-RU"/>
                </w:rPr>
              </w:rPrChange>
            </w:rPr>
            <w:delText xml:space="preserve">: </w:delText>
          </w:r>
        </w:del>
      </w:ins>
    </w:p>
    <w:p w14:paraId="6C9D1D93" w14:textId="600E0CDE" w:rsidR="00402D50" w:rsidRPr="00821BBB" w:rsidDel="00242197" w:rsidRDefault="00402D50">
      <w:pPr>
        <w:ind w:firstLine="0"/>
        <w:rPr>
          <w:ins w:id="2665" w:author="Lexer" w:date="2024-09-28T13:32:00Z"/>
          <w:del w:id="2666" w:author="nikitadorogin@yandex.ru" w:date="2024-10-17T11:57:00Z"/>
          <w:lang w:val="en-US"/>
          <w:rPrChange w:id="2667" w:author="Student" w:date="2024-10-04T12:00:00Z">
            <w:rPr>
              <w:ins w:id="2668" w:author="Lexer" w:date="2024-09-28T13:32:00Z"/>
              <w:del w:id="2669" w:author="nikitadorogin@yandex.ru" w:date="2024-10-17T11:57:00Z"/>
            </w:rPr>
          </w:rPrChange>
        </w:rPr>
      </w:pPr>
      <w:ins w:id="2670" w:author="Lexer" w:date="2024-09-28T13:32:00Z">
        <w:del w:id="2671" w:author="nikitadorogin@yandex.ru" w:date="2024-10-17T11:57:00Z">
          <w:r w:rsidRPr="005808EE" w:rsidDel="00242197">
            <w:rPr>
              <w:position w:val="-30"/>
            </w:rPr>
            <w:object w:dxaOrig="1440" w:dyaOrig="680" w14:anchorId="44046684">
              <v:shape id="_x0000_i1042" type="#_x0000_t75" style="width:98.25pt;height:46.5pt" o:ole="" fillcolor="window">
                <v:imagedata r:id="rId31" o:title=""/>
              </v:shape>
              <o:OLEObject Type="Embed" ProgID="Equation.DSMT4" ShapeID="_x0000_i1042" DrawAspect="Content" ObjectID="_1791907849" r:id="rId32"/>
            </w:object>
          </w:r>
        </w:del>
      </w:ins>
      <w:ins w:id="2672" w:author="Lexer" w:date="2024-09-28T13:32:00Z">
        <w:del w:id="2673" w:author="nikitadorogin@yandex.ru" w:date="2024-10-17T11:57:00Z">
          <w:r w:rsidRPr="00821BBB" w:rsidDel="00242197">
            <w:rPr>
              <w:lang w:val="en-US"/>
              <w:rPrChange w:id="2674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2675" w:author="Lexer" w:date="2024-09-28T13:32:00Z">
        <w:del w:id="2676" w:author="nikitadorogin@yandex.ru" w:date="2024-10-17T11:57:00Z">
          <w:r w:rsidRPr="005808EE" w:rsidDel="00242197">
            <w:rPr>
              <w:position w:val="-30"/>
            </w:rPr>
            <w:object w:dxaOrig="940" w:dyaOrig="680" w14:anchorId="259DC2A1">
              <v:shape id="_x0000_i1043" type="#_x0000_t75" style="width:62.25pt;height:46.5pt" o:ole="" fillcolor="window">
                <v:imagedata r:id="rId33" o:title=""/>
              </v:shape>
              <o:OLEObject Type="Embed" ProgID="Equation.DSMT4" ShapeID="_x0000_i1043" DrawAspect="Content" ObjectID="_1791907850" r:id="rId34"/>
            </w:object>
          </w:r>
        </w:del>
      </w:ins>
      <w:ins w:id="2677" w:author="Lexer" w:date="2024-09-28T13:32:00Z">
        <w:del w:id="2678" w:author="nikitadorogin@yandex.ru" w:date="2024-10-17T11:57:00Z">
          <w:r w:rsidRPr="00821BBB" w:rsidDel="00242197">
            <w:rPr>
              <w:lang w:val="en-US"/>
              <w:rPrChange w:id="2679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2680" w:author="Lexer" w:date="2024-09-28T13:32:00Z">
        <w:del w:id="2681" w:author="nikitadorogin@yandex.ru" w:date="2024-10-17T11:57:00Z">
          <w:r w:rsidRPr="00AB0C2D" w:rsidDel="00242197">
            <w:rPr>
              <w:position w:val="-12"/>
            </w:rPr>
            <w:object w:dxaOrig="2700" w:dyaOrig="440" w14:anchorId="738057B4">
              <v:shape id="_x0000_i1044" type="#_x0000_t75" style="width:204pt;height:33pt" o:ole="" fillcolor="window">
                <v:imagedata r:id="rId35" o:title=""/>
              </v:shape>
              <o:OLEObject Type="Embed" ProgID="Equation.DSMT4" ShapeID="_x0000_i1044" DrawAspect="Content" ObjectID="_1791907851" r:id="rId36"/>
            </w:object>
          </w:r>
        </w:del>
      </w:ins>
    </w:p>
    <w:p w14:paraId="71875CCA" w14:textId="450E6356" w:rsidR="00402D50" w:rsidRPr="00821BBB" w:rsidDel="00242197" w:rsidRDefault="00402D50">
      <w:pPr>
        <w:ind w:firstLine="0"/>
        <w:rPr>
          <w:ins w:id="2682" w:author="Lexer" w:date="2024-09-28T13:33:00Z"/>
          <w:del w:id="2683" w:author="nikitadorogin@yandex.ru" w:date="2024-10-17T11:57:00Z"/>
          <w:lang w:val="en-US"/>
          <w:rPrChange w:id="2684" w:author="Student" w:date="2024-10-04T12:00:00Z">
            <w:rPr>
              <w:ins w:id="2685" w:author="Lexer" w:date="2024-09-28T13:33:00Z"/>
              <w:del w:id="2686" w:author="nikitadorogin@yandex.ru" w:date="2024-10-17T11:57:00Z"/>
              <w:lang w:val="ru-RU"/>
            </w:rPr>
          </w:rPrChange>
        </w:rPr>
      </w:pPr>
      <w:ins w:id="2687" w:author="Lexer" w:date="2024-09-28T13:32:00Z">
        <w:del w:id="2688" w:author="nikitadorogin@yandex.ru" w:date="2024-10-17T11:57:00Z">
          <w:r w:rsidDel="00242197">
            <w:rPr>
              <w:lang w:val="en-US"/>
            </w:rPr>
            <w:delText>Z</w:delText>
          </w:r>
          <w:r w:rsidRPr="00821BBB" w:rsidDel="00242197">
            <w:rPr>
              <w:lang w:val="en-US"/>
            </w:rPr>
            <w:delText>(</w:delText>
          </w:r>
          <w:r w:rsidDel="00242197">
            <w:rPr>
              <w:lang w:val="en-US"/>
            </w:rPr>
            <w:delText>K</w:delText>
          </w:r>
          <w:r w:rsidRPr="00821BBB" w:rsidDel="00242197">
            <w:rPr>
              <w:lang w:val="en-US"/>
            </w:rPr>
            <w:delText xml:space="preserve">) = </w:delText>
          </w:r>
          <w:r w:rsidRPr="00821BBB" w:rsidDel="00242197">
            <w:rPr>
              <w:lang w:val="en-US"/>
              <w:rPrChange w:id="2689" w:author="Student" w:date="2024-10-04T12:00:00Z">
                <w:rPr>
                  <w:lang w:val="ru-RU"/>
                </w:rPr>
              </w:rPrChange>
            </w:rPr>
            <w:delText xml:space="preserve">5 </w:delText>
          </w:r>
        </w:del>
      </w:ins>
      <w:ins w:id="2690" w:author="Lexer" w:date="2024-09-28T13:39:00Z">
        <w:del w:id="2691" w:author="nikitadorogin@yandex.ru" w:date="2024-10-17T11:57:00Z">
          <w:r w:rsidR="008B3AA5" w:rsidRPr="00821BBB" w:rsidDel="00242197">
            <w:rPr>
              <w:lang w:val="en-US"/>
            </w:rPr>
            <w:delText>/</w:delText>
          </w:r>
        </w:del>
      </w:ins>
      <w:ins w:id="2692" w:author="Lexer" w:date="2024-09-28T13:32:00Z">
        <w:del w:id="2693" w:author="nikitadorogin@yandex.ru" w:date="2024-10-17T11:57:00Z">
          <w:r w:rsidRPr="00821BBB" w:rsidDel="00242197">
            <w:rPr>
              <w:lang w:val="en-US"/>
              <w:rPrChange w:id="2694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2695" w:author="Lexer" w:date="2024-09-28T13:33:00Z">
        <w:del w:id="2696" w:author="nikitadorogin@yandex.ru" w:date="2024-10-17T11:57:00Z">
          <w:r w:rsidRPr="00821BBB" w:rsidDel="00242197">
            <w:rPr>
              <w:lang w:val="en-US"/>
              <w:rPrChange w:id="2697" w:author="Student" w:date="2024-10-04T12:00:00Z">
                <w:rPr>
                  <w:lang w:val="ru-RU"/>
                </w:rPr>
              </w:rPrChange>
            </w:rPr>
            <w:delText>0,</w:delText>
          </w:r>
          <w:r w:rsidR="00A04790" w:rsidRPr="00821BBB" w:rsidDel="00242197">
            <w:rPr>
              <w:lang w:val="en-US"/>
              <w:rPrChange w:id="2698" w:author="Student" w:date="2024-10-04T12:00:00Z">
                <w:rPr>
                  <w:lang w:val="ru-RU"/>
                </w:rPr>
              </w:rPrChange>
            </w:rPr>
            <w:delText xml:space="preserve">2761 = </w:delText>
          </w:r>
        </w:del>
      </w:ins>
      <w:ins w:id="2699" w:author="Lexer" w:date="2024-09-28T13:39:00Z">
        <w:del w:id="2700" w:author="nikitadorogin@yandex.ru" w:date="2024-10-17T11:57:00Z">
          <w:r w:rsidR="008B3AA5" w:rsidRPr="00821BBB" w:rsidDel="00242197">
            <w:rPr>
              <w:lang w:val="en-US"/>
            </w:rPr>
            <w:delText>18,</w:delText>
          </w:r>
        </w:del>
      </w:ins>
      <w:ins w:id="2701" w:author="Lexer" w:date="2024-09-28T13:40:00Z">
        <w:del w:id="2702" w:author="nikitadorogin@yandex.ru" w:date="2024-10-17T11:57:00Z">
          <w:r w:rsidR="008B3AA5" w:rsidRPr="00821BBB" w:rsidDel="00242197">
            <w:rPr>
              <w:lang w:val="en-US"/>
            </w:rPr>
            <w:delText xml:space="preserve">1 </w:delText>
          </w:r>
        </w:del>
      </w:ins>
      <w:ins w:id="2703" w:author="Lexer" w:date="2024-09-28T13:33:00Z">
        <w:del w:id="2704" w:author="nikitadorogin@yandex.ru" w:date="2024-10-17T11:57:00Z">
          <w:r w:rsidR="00A04790" w:rsidDel="00242197">
            <w:rPr>
              <w:lang w:val="ru-RU"/>
            </w:rPr>
            <w:delText>Ом</w:delText>
          </w:r>
        </w:del>
      </w:ins>
    </w:p>
    <w:p w14:paraId="7D21A81F" w14:textId="12D23AC1" w:rsidR="00A04790" w:rsidRPr="00821BBB" w:rsidDel="00242197" w:rsidRDefault="00A04790">
      <w:pPr>
        <w:ind w:firstLine="0"/>
        <w:rPr>
          <w:ins w:id="2705" w:author="Lexer" w:date="2024-09-28T13:36:00Z"/>
          <w:del w:id="2706" w:author="nikitadorogin@yandex.ru" w:date="2024-10-17T11:57:00Z"/>
          <w:lang w:val="en-US"/>
          <w:rPrChange w:id="2707" w:author="Student" w:date="2024-10-04T12:00:00Z">
            <w:rPr>
              <w:ins w:id="2708" w:author="Lexer" w:date="2024-09-28T13:36:00Z"/>
              <w:del w:id="2709" w:author="nikitadorogin@yandex.ru" w:date="2024-10-17T11:57:00Z"/>
              <w:lang w:val="ru-RU"/>
            </w:rPr>
          </w:rPrChange>
        </w:rPr>
      </w:pPr>
      <w:ins w:id="2710" w:author="Lexer" w:date="2024-09-28T13:33:00Z">
        <w:del w:id="2711" w:author="nikitadorogin@yandex.ru" w:date="2024-10-17T11:57:00Z">
          <w:r w:rsidDel="00242197">
            <w:rPr>
              <w:lang w:val="en-US"/>
            </w:rPr>
            <w:delText>R</w:delText>
          </w:r>
        </w:del>
      </w:ins>
      <w:ins w:id="2712" w:author="Lexer" w:date="2024-09-28T13:34:00Z">
        <w:del w:id="2713" w:author="nikitadorogin@yandex.ru" w:date="2024-10-17T11:57:00Z">
          <w:r w:rsidRPr="00821BBB" w:rsidDel="00242197">
            <w:rPr>
              <w:lang w:val="en-US"/>
            </w:rPr>
            <w:delText>(</w:delText>
          </w:r>
          <w:r w:rsidDel="00242197">
            <w:rPr>
              <w:lang w:val="en-US"/>
            </w:rPr>
            <w:delText>K</w:delText>
          </w:r>
          <w:r w:rsidRPr="00821BBB" w:rsidDel="00242197">
            <w:rPr>
              <w:lang w:val="en-US"/>
            </w:rPr>
            <w:delText xml:space="preserve">) = </w:delText>
          </w:r>
        </w:del>
      </w:ins>
      <w:ins w:id="2714" w:author="Lexer" w:date="2024-09-28T14:27:00Z">
        <w:del w:id="2715" w:author="nikitadorogin@yandex.ru" w:date="2024-10-17T11:57:00Z">
          <w:r w:rsidR="00E43387" w:rsidRPr="00821BBB" w:rsidDel="00242197">
            <w:rPr>
              <w:lang w:val="en-US"/>
            </w:rPr>
            <w:delText>1,37</w:delText>
          </w:r>
        </w:del>
      </w:ins>
      <w:ins w:id="2716" w:author="Lexer" w:date="2024-09-28T18:17:00Z">
        <w:del w:id="2717" w:author="nikitadorogin@yandex.ru" w:date="2024-10-17T11:57:00Z">
          <w:r w:rsidR="00960A0D" w:rsidRPr="00821BBB" w:rsidDel="00242197">
            <w:rPr>
              <w:lang w:val="en-US"/>
              <w:rPrChange w:id="2718" w:author="Student" w:date="2024-10-04T12:00:00Z">
                <w:rPr>
                  <w:lang w:val="ru-RU"/>
                </w:rPr>
              </w:rPrChange>
            </w:rPr>
            <w:delText>96</w:delText>
          </w:r>
        </w:del>
      </w:ins>
      <w:ins w:id="2719" w:author="Lexer" w:date="2024-09-28T13:34:00Z">
        <w:del w:id="2720" w:author="nikitadorogin@yandex.ru" w:date="2024-10-17T11:57:00Z">
          <w:r w:rsidRPr="00821BBB" w:rsidDel="00242197">
            <w:rPr>
              <w:lang w:val="en-US"/>
              <w:rPrChange w:id="2721" w:author="Student" w:date="2024-10-04T12:00:00Z">
                <w:rPr>
                  <w:lang w:val="ru-RU"/>
                </w:rPr>
              </w:rPrChange>
            </w:rPr>
            <w:delText xml:space="preserve"> /</w:delText>
          </w:r>
        </w:del>
      </w:ins>
      <w:ins w:id="2722" w:author="Lexer" w:date="2024-09-28T13:35:00Z">
        <w:del w:id="2723" w:author="nikitadorogin@yandex.ru" w:date="2024-10-17T11:57:00Z">
          <w:r w:rsidRPr="00821BBB" w:rsidDel="00242197">
            <w:rPr>
              <w:lang w:val="en-US"/>
              <w:rPrChange w:id="2724" w:author="Student" w:date="2024-10-04T12:00:00Z">
                <w:rPr>
                  <w:lang w:val="ru-RU"/>
                </w:rPr>
              </w:rPrChange>
            </w:rPr>
            <w:delText xml:space="preserve"> 0,2761</w:delText>
          </w:r>
        </w:del>
      </w:ins>
      <w:ins w:id="2725" w:author="Lexer" w:date="2024-09-28T13:36:00Z">
        <w:del w:id="2726" w:author="nikitadorogin@yandex.ru" w:date="2024-10-17T11:57:00Z">
          <w:r w:rsidRPr="00821BBB" w:rsidDel="00242197">
            <w:rPr>
              <w:lang w:val="en-US"/>
            </w:rPr>
            <w:delText>^2</w:delText>
          </w:r>
          <w:r w:rsidRPr="00821BBB" w:rsidDel="00242197">
            <w:rPr>
              <w:lang w:val="en-US"/>
              <w:rPrChange w:id="2727" w:author="Student" w:date="2024-10-04T12:00:00Z">
                <w:rPr>
                  <w:lang w:val="ru-RU"/>
                </w:rPr>
              </w:rPrChange>
            </w:rPr>
            <w:delText xml:space="preserve"> = </w:delText>
          </w:r>
        </w:del>
      </w:ins>
      <w:ins w:id="2728" w:author="Lexer" w:date="2024-09-28T18:17:00Z">
        <w:del w:id="2729" w:author="nikitadorogin@yandex.ru" w:date="2024-10-17T11:57:00Z">
          <w:r w:rsidR="00960A0D" w:rsidRPr="00821BBB" w:rsidDel="00242197">
            <w:rPr>
              <w:lang w:val="en-US"/>
              <w:rPrChange w:id="2730" w:author="Student" w:date="2024-10-04T12:00:00Z">
                <w:rPr>
                  <w:lang w:val="ru-RU"/>
                </w:rPr>
              </w:rPrChange>
            </w:rPr>
            <w:delText>18,097</w:delText>
          </w:r>
        </w:del>
      </w:ins>
      <w:ins w:id="2731" w:author="Lexer" w:date="2024-09-28T13:36:00Z">
        <w:del w:id="2732" w:author="nikitadorogin@yandex.ru" w:date="2024-10-17T11:57:00Z">
          <w:r w:rsidRPr="00821BBB" w:rsidDel="00242197">
            <w:rPr>
              <w:lang w:val="en-US"/>
              <w:rPrChange w:id="2733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Del="00242197">
            <w:rPr>
              <w:lang w:val="ru-RU"/>
            </w:rPr>
            <w:delText>Ом</w:delText>
          </w:r>
        </w:del>
      </w:ins>
    </w:p>
    <w:p w14:paraId="6266C303" w14:textId="6827156F" w:rsidR="00A04790" w:rsidRPr="00821BBB" w:rsidDel="00242197" w:rsidRDefault="00A04790">
      <w:pPr>
        <w:ind w:firstLine="0"/>
        <w:rPr>
          <w:ins w:id="2734" w:author="Lexer" w:date="2024-09-28T13:41:00Z"/>
          <w:del w:id="2735" w:author="nikitadorogin@yandex.ru" w:date="2024-10-17T11:57:00Z"/>
          <w:lang w:val="en-US"/>
          <w:rPrChange w:id="2736" w:author="Student" w:date="2024-10-04T12:00:00Z">
            <w:rPr>
              <w:ins w:id="2737" w:author="Lexer" w:date="2024-09-28T13:41:00Z"/>
              <w:del w:id="2738" w:author="nikitadorogin@yandex.ru" w:date="2024-10-17T11:57:00Z"/>
              <w:lang w:val="ru-RU"/>
            </w:rPr>
          </w:rPrChange>
        </w:rPr>
      </w:pPr>
      <w:ins w:id="2739" w:author="Lexer" w:date="2024-09-28T13:36:00Z">
        <w:del w:id="2740" w:author="nikitadorogin@yandex.ru" w:date="2024-10-17T11:57:00Z">
          <w:r w:rsidDel="00242197">
            <w:rPr>
              <w:lang w:val="en-US"/>
            </w:rPr>
            <w:delText>x</w:delText>
          </w:r>
          <w:r w:rsidRPr="00821BBB" w:rsidDel="00242197">
            <w:rPr>
              <w:lang w:val="en-US"/>
            </w:rPr>
            <w:delText>(</w:delText>
          </w:r>
          <w:r w:rsidDel="00242197">
            <w:rPr>
              <w:lang w:val="en-US"/>
            </w:rPr>
            <w:delText>K</w:delText>
          </w:r>
          <w:r w:rsidRPr="00821BBB" w:rsidDel="00242197">
            <w:rPr>
              <w:lang w:val="en-US"/>
            </w:rPr>
            <w:delText>)</w:delText>
          </w:r>
        </w:del>
      </w:ins>
      <w:ins w:id="2741" w:author="Lexer" w:date="2024-09-28T13:37:00Z">
        <w:del w:id="2742" w:author="nikitadorogin@yandex.ru" w:date="2024-10-17T11:57:00Z">
          <w:r w:rsidRPr="00821BBB" w:rsidDel="00242197">
            <w:rPr>
              <w:lang w:val="en-US"/>
            </w:rPr>
            <w:delText xml:space="preserve"> = </w:delText>
          </w:r>
          <w:r w:rsidDel="00242197">
            <w:rPr>
              <w:lang w:val="en-US"/>
            </w:rPr>
            <w:delText>sqrt</w:delText>
          </w:r>
          <w:r w:rsidRPr="00821BBB" w:rsidDel="00242197">
            <w:rPr>
              <w:lang w:val="en-US"/>
            </w:rPr>
            <w:delText>(1</w:delText>
          </w:r>
        </w:del>
      </w:ins>
      <w:ins w:id="2743" w:author="Lexer" w:date="2024-09-28T13:40:00Z">
        <w:del w:id="2744" w:author="nikitadorogin@yandex.ru" w:date="2024-10-17T11:57:00Z">
          <w:r w:rsidR="008B3AA5" w:rsidRPr="00821BBB" w:rsidDel="00242197">
            <w:rPr>
              <w:lang w:val="en-US"/>
            </w:rPr>
            <w:delText>8,1</w:delText>
          </w:r>
        </w:del>
      </w:ins>
      <w:ins w:id="2745" w:author="Lexer" w:date="2024-09-28T13:37:00Z">
        <w:del w:id="2746" w:author="nikitadorogin@yandex.ru" w:date="2024-10-17T11:57:00Z">
          <w:r w:rsidRPr="00821BBB" w:rsidDel="00242197">
            <w:rPr>
              <w:lang w:val="en-US"/>
            </w:rPr>
            <w:delText>^2 –</w:delText>
          </w:r>
        </w:del>
      </w:ins>
      <w:ins w:id="2747" w:author="Lexer" w:date="2024-09-28T18:17:00Z">
        <w:del w:id="2748" w:author="nikitadorogin@yandex.ru" w:date="2024-10-17T11:57:00Z">
          <w:r w:rsidR="00960A0D" w:rsidRPr="00821BBB" w:rsidDel="00242197">
            <w:rPr>
              <w:lang w:val="en-US"/>
              <w:rPrChange w:id="2749" w:author="Student" w:date="2024-10-04T12:00:00Z">
                <w:rPr>
                  <w:lang w:val="ru-RU"/>
                </w:rPr>
              </w:rPrChange>
            </w:rPr>
            <w:delText>18,097</w:delText>
          </w:r>
        </w:del>
      </w:ins>
      <w:ins w:id="2750" w:author="Lexer" w:date="2024-09-28T14:28:00Z">
        <w:del w:id="2751" w:author="nikitadorogin@yandex.ru" w:date="2024-10-17T11:57:00Z">
          <w:r w:rsidR="00E43387" w:rsidRPr="00821BBB" w:rsidDel="00242197">
            <w:rPr>
              <w:lang w:val="en-US"/>
            </w:rPr>
            <w:delText>^</w:delText>
          </w:r>
        </w:del>
      </w:ins>
      <w:ins w:id="2752" w:author="Lexer" w:date="2024-09-28T13:37:00Z">
        <w:del w:id="2753" w:author="nikitadorogin@yandex.ru" w:date="2024-10-17T11:57:00Z">
          <w:r w:rsidRPr="00821BBB" w:rsidDel="00242197">
            <w:rPr>
              <w:lang w:val="en-US"/>
            </w:rPr>
            <w:delText xml:space="preserve">2) = </w:delText>
          </w:r>
        </w:del>
      </w:ins>
      <w:ins w:id="2754" w:author="Lexer" w:date="2024-09-28T18:17:00Z">
        <w:del w:id="2755" w:author="nikitadorogin@yandex.ru" w:date="2024-10-17T11:57:00Z">
          <w:r w:rsidR="00960A0D" w:rsidRPr="00821BBB" w:rsidDel="00242197">
            <w:rPr>
              <w:lang w:val="en-US"/>
              <w:rPrChange w:id="2756" w:author="Student" w:date="2024-10-04T12:00:00Z">
                <w:rPr>
                  <w:lang w:val="ru-RU"/>
                </w:rPr>
              </w:rPrChange>
            </w:rPr>
            <w:delText>0,6</w:delText>
          </w:r>
        </w:del>
      </w:ins>
      <w:ins w:id="2757" w:author="Lexer" w:date="2024-09-28T18:18:00Z">
        <w:del w:id="2758" w:author="nikitadorogin@yandex.ru" w:date="2024-10-17T11:57:00Z">
          <w:r w:rsidR="00960A0D" w:rsidRPr="00821BBB" w:rsidDel="00242197">
            <w:rPr>
              <w:lang w:val="en-US"/>
              <w:rPrChange w:id="2759" w:author="Student" w:date="2024-10-04T12:00:00Z">
                <w:rPr>
                  <w:lang w:val="ru-RU"/>
                </w:rPr>
              </w:rPrChange>
            </w:rPr>
            <w:delText xml:space="preserve">53 </w:delText>
          </w:r>
        </w:del>
      </w:ins>
    </w:p>
    <w:p w14:paraId="72583501" w14:textId="4591CCCD" w:rsidR="001C1DE0" w:rsidRPr="00821BBB" w:rsidDel="00242197" w:rsidRDefault="008B3AA5">
      <w:pPr>
        <w:ind w:firstLine="0"/>
        <w:rPr>
          <w:ins w:id="2760" w:author="Lexer" w:date="2024-09-28T13:41:00Z"/>
          <w:del w:id="2761" w:author="nikitadorogin@yandex.ru" w:date="2024-10-17T11:57:00Z"/>
          <w:color w:val="000000"/>
          <w:lang w:val="en-US"/>
          <w:rPrChange w:id="2762" w:author="Student" w:date="2024-10-04T12:00:00Z">
            <w:rPr>
              <w:ins w:id="2763" w:author="Lexer" w:date="2024-09-28T13:41:00Z"/>
              <w:del w:id="2764" w:author="nikitadorogin@yandex.ru" w:date="2024-10-17T11:57:00Z"/>
              <w:color w:val="000000"/>
            </w:rPr>
          </w:rPrChange>
        </w:rPr>
      </w:pPr>
      <w:ins w:id="2765" w:author="Lexer" w:date="2024-09-28T13:41:00Z">
        <w:del w:id="2766" w:author="nikitadorogin@yandex.ru" w:date="2024-10-17T11:57:00Z">
          <w:r w:rsidDel="00242197">
            <w:rPr>
              <w:color w:val="000000"/>
              <w:lang w:val="ru-RU"/>
            </w:rPr>
            <w:delText>З</w:delText>
          </w:r>
          <w:r w:rsidRPr="008B3AA5" w:rsidDel="00242197">
            <w:rPr>
              <w:color w:val="000000"/>
            </w:rPr>
            <w:delText>начение</w:delText>
          </w:r>
          <w:r w:rsidRPr="00821BBB" w:rsidDel="00242197">
            <w:rPr>
              <w:color w:val="000000"/>
              <w:lang w:val="en-US"/>
              <w:rPrChange w:id="2767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процентного</w:delText>
          </w:r>
          <w:r w:rsidRPr="00821BBB" w:rsidDel="00242197">
            <w:rPr>
              <w:color w:val="000000"/>
              <w:lang w:val="en-US"/>
              <w:rPrChange w:id="2768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соотношения</w:delText>
          </w:r>
          <w:r w:rsidRPr="00821BBB" w:rsidDel="00242197">
            <w:rPr>
              <w:color w:val="000000"/>
              <w:lang w:val="en-US"/>
              <w:rPrChange w:id="2769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тока</w:delText>
          </w:r>
          <w:r w:rsidRPr="00821BBB" w:rsidDel="00242197">
            <w:rPr>
              <w:color w:val="000000"/>
              <w:lang w:val="en-US"/>
              <w:rPrChange w:id="2770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ХХ</w:delText>
          </w:r>
          <w:r w:rsidRPr="00821BBB" w:rsidDel="00242197">
            <w:rPr>
              <w:color w:val="000000"/>
              <w:lang w:val="en-US"/>
              <w:rPrChange w:id="2771" w:author="Student" w:date="2024-10-04T12:00:00Z">
                <w:rPr>
                  <w:color w:val="000000"/>
                </w:rPr>
              </w:rPrChange>
            </w:rPr>
            <w:delText xml:space="preserve"> (I</w:delText>
          </w:r>
          <w:r w:rsidRPr="00821BBB" w:rsidDel="00242197">
            <w:rPr>
              <w:color w:val="000000"/>
              <w:sz w:val="18"/>
              <w:szCs w:val="18"/>
              <w:lang w:val="en-US"/>
              <w:rPrChange w:id="2772" w:author="Student" w:date="2024-10-04T12:00:00Z">
                <w:rPr>
                  <w:color w:val="000000"/>
                  <w:sz w:val="18"/>
                  <w:szCs w:val="18"/>
                </w:rPr>
              </w:rPrChange>
            </w:rPr>
            <w:delText>01</w:delText>
          </w:r>
          <w:r w:rsidRPr="00821BBB" w:rsidDel="00242197">
            <w:rPr>
              <w:color w:val="000000"/>
              <w:lang w:val="en-US"/>
              <w:rPrChange w:id="2773" w:author="Student" w:date="2024-10-04T12:00:00Z">
                <w:rPr>
                  <w:color w:val="000000"/>
                </w:rPr>
              </w:rPrChange>
            </w:rPr>
            <w:delText xml:space="preserve">) </w:delText>
          </w:r>
          <w:r w:rsidRPr="008B3AA5" w:rsidDel="00242197">
            <w:rPr>
              <w:color w:val="000000"/>
            </w:rPr>
            <w:delText>к</w:delText>
          </w:r>
          <w:r w:rsidRPr="00821BBB" w:rsidDel="00242197">
            <w:rPr>
              <w:color w:val="000000"/>
              <w:lang w:val="en-US"/>
              <w:rPrChange w:id="2774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номинальному</w:delText>
          </w:r>
          <w:r w:rsidRPr="00821BBB" w:rsidDel="00242197">
            <w:rPr>
              <w:color w:val="000000"/>
              <w:lang w:val="en-US"/>
              <w:rPrChange w:id="2775" w:author="Student" w:date="2024-10-04T12:00:00Z">
                <w:rPr>
                  <w:color w:val="000000"/>
                </w:rPr>
              </w:rPrChange>
            </w:rPr>
            <w:br/>
          </w:r>
          <w:r w:rsidRPr="008B3AA5" w:rsidDel="00242197">
            <w:rPr>
              <w:color w:val="000000"/>
            </w:rPr>
            <w:delText>току</w:delText>
          </w:r>
          <w:r w:rsidRPr="00821BBB" w:rsidDel="00242197">
            <w:rPr>
              <w:color w:val="000000"/>
              <w:lang w:val="en-US"/>
              <w:rPrChange w:id="2776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первичной</w:delText>
          </w:r>
          <w:r w:rsidRPr="00821BBB" w:rsidDel="00242197">
            <w:rPr>
              <w:color w:val="000000"/>
              <w:lang w:val="en-US"/>
              <w:rPrChange w:id="2777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242197">
            <w:rPr>
              <w:color w:val="000000"/>
            </w:rPr>
            <w:delText>цепи</w:delText>
          </w:r>
          <w:r w:rsidRPr="00821BBB" w:rsidDel="00242197">
            <w:rPr>
              <w:color w:val="000000"/>
              <w:lang w:val="en-US"/>
              <w:rPrChange w:id="2778" w:author="Student" w:date="2024-10-04T12:00:00Z">
                <w:rPr>
                  <w:color w:val="000000"/>
                </w:rPr>
              </w:rPrChange>
            </w:rPr>
            <w:delText xml:space="preserve"> I</w:delText>
          </w:r>
          <w:r w:rsidRPr="00821BBB" w:rsidDel="00242197">
            <w:rPr>
              <w:color w:val="000000"/>
              <w:sz w:val="18"/>
              <w:szCs w:val="18"/>
              <w:lang w:val="en-US"/>
              <w:rPrChange w:id="2779" w:author="Student" w:date="2024-10-04T12:00:00Z">
                <w:rPr>
                  <w:color w:val="000000"/>
                  <w:sz w:val="18"/>
                  <w:szCs w:val="18"/>
                </w:rPr>
              </w:rPrChange>
            </w:rPr>
            <w:delText>1K</w:delText>
          </w:r>
          <w:r w:rsidRPr="00821BBB" w:rsidDel="00242197">
            <w:rPr>
              <w:color w:val="000000"/>
              <w:lang w:val="en-US"/>
              <w:rPrChange w:id="2780" w:author="Student" w:date="2024-10-04T12:00:00Z">
                <w:rPr>
                  <w:color w:val="000000"/>
                </w:rPr>
              </w:rPrChange>
            </w:rPr>
            <w:delText>:</w:delText>
          </w:r>
        </w:del>
      </w:ins>
    </w:p>
    <w:p w14:paraId="5ED22793" w14:textId="32D88158" w:rsidR="008B3AA5" w:rsidRPr="00821BBB" w:rsidDel="00242197" w:rsidRDefault="008B3AA5">
      <w:pPr>
        <w:ind w:firstLine="0"/>
        <w:rPr>
          <w:ins w:id="2781" w:author="Lexer" w:date="2024-09-28T13:41:00Z"/>
          <w:del w:id="2782" w:author="nikitadorogin@yandex.ru" w:date="2024-10-17T11:57:00Z"/>
          <w:lang w:val="en-US"/>
          <w:rPrChange w:id="2783" w:author="Student" w:date="2024-10-04T12:00:00Z">
            <w:rPr>
              <w:ins w:id="2784" w:author="Lexer" w:date="2024-09-28T13:41:00Z"/>
              <w:del w:id="2785" w:author="nikitadorogin@yandex.ru" w:date="2024-10-17T11:57:00Z"/>
            </w:rPr>
          </w:rPrChange>
        </w:rPr>
      </w:pPr>
      <w:ins w:id="2786" w:author="Lexer" w:date="2024-09-28T13:41:00Z">
        <w:del w:id="2787" w:author="nikitadorogin@yandex.ru" w:date="2024-10-17T11:57:00Z">
          <w:r w:rsidRPr="005808EE" w:rsidDel="00242197">
            <w:rPr>
              <w:position w:val="-30"/>
            </w:rPr>
            <w:object w:dxaOrig="2540" w:dyaOrig="680" w14:anchorId="42EE1212">
              <v:shape id="_x0000_i1045" type="#_x0000_t75" style="width:169.5pt;height:45.75pt" o:ole="" fillcolor="window">
                <v:imagedata r:id="rId37" o:title=""/>
              </v:shape>
              <o:OLEObject Type="Embed" ProgID="Equation.DSMT4" ShapeID="_x0000_i1045" DrawAspect="Content" ObjectID="_1791907852" r:id="rId38"/>
            </w:object>
          </w:r>
        </w:del>
      </w:ins>
    </w:p>
    <w:p w14:paraId="2AED58F4" w14:textId="153DAF6D" w:rsidR="002F7309" w:rsidRPr="00821BBB" w:rsidDel="00242197" w:rsidRDefault="008B3AA5">
      <w:pPr>
        <w:ind w:firstLine="0"/>
        <w:rPr>
          <w:ins w:id="2788" w:author="Lexer" w:date="2024-09-28T15:41:00Z"/>
          <w:del w:id="2789" w:author="nikitadorogin@yandex.ru" w:date="2024-10-17T11:57:00Z"/>
          <w:b/>
          <w:bCs/>
          <w:color w:val="000000"/>
          <w:lang w:val="en-US"/>
          <w:rPrChange w:id="2790" w:author="Student" w:date="2024-10-04T12:00:00Z">
            <w:rPr>
              <w:ins w:id="2791" w:author="Lexer" w:date="2024-09-28T15:41:00Z"/>
              <w:del w:id="2792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793" w:author="Lexer" w:date="2024-09-28T13:41:00Z">
        <w:del w:id="2794" w:author="nikitadorogin@yandex.ru" w:date="2024-10-17T11:57:00Z">
          <w:r w:rsidDel="00242197">
            <w:rPr>
              <w:lang w:val="en-US"/>
            </w:rPr>
            <w:delText>i</w:delText>
          </w:r>
          <w:r w:rsidRPr="00821BBB" w:rsidDel="00242197">
            <w:rPr>
              <w:lang w:val="en-US"/>
            </w:rPr>
            <w:delText>(01)</w:delText>
          </w:r>
        </w:del>
      </w:ins>
      <w:ins w:id="2795" w:author="Lexer" w:date="2024-09-28T13:42:00Z">
        <w:del w:id="2796" w:author="nikitadorogin@yandex.ru" w:date="2024-10-17T11:57:00Z">
          <w:r w:rsidRPr="00821BBB" w:rsidDel="00242197">
            <w:rPr>
              <w:lang w:val="en-US"/>
            </w:rPr>
            <w:delText xml:space="preserve"> = 196</w:delText>
          </w:r>
        </w:del>
      </w:ins>
      <w:ins w:id="2797" w:author="Lexer" w:date="2024-09-28T13:47:00Z">
        <w:del w:id="2798" w:author="nikitadorogin@yandex.ru" w:date="2024-10-17T11:57:00Z">
          <w:r w:rsidR="00C2677B" w:rsidRPr="00821BBB" w:rsidDel="00242197">
            <w:rPr>
              <w:lang w:val="en-US"/>
            </w:rPr>
            <w:delText>,</w:delText>
          </w:r>
        </w:del>
      </w:ins>
      <w:ins w:id="2799" w:author="Lexer" w:date="2024-09-28T13:42:00Z">
        <w:del w:id="2800" w:author="nikitadorogin@yandex.ru" w:date="2024-10-17T11:57:00Z">
          <w:r w:rsidRPr="00821BBB" w:rsidDel="00242197">
            <w:rPr>
              <w:lang w:val="en-US"/>
            </w:rPr>
            <w:delText xml:space="preserve">3 / </w:delText>
          </w:r>
        </w:del>
      </w:ins>
      <w:ins w:id="2801" w:author="Lexer" w:date="2024-09-28T13:44:00Z">
        <w:del w:id="2802" w:author="nikitadorogin@yandex.ru" w:date="2024-10-17T11:57:00Z">
          <w:r w:rsidR="00C2677B" w:rsidRPr="00821BBB" w:rsidDel="00242197">
            <w:rPr>
              <w:lang w:val="en-US"/>
            </w:rPr>
            <w:delText>276</w:delText>
          </w:r>
        </w:del>
      </w:ins>
      <w:ins w:id="2803" w:author="Lexer" w:date="2024-09-28T13:48:00Z">
        <w:del w:id="2804" w:author="nikitadorogin@yandex.ru" w:date="2024-10-17T11:57:00Z">
          <w:r w:rsidR="00C2677B" w:rsidRPr="00821BBB" w:rsidDel="00242197">
            <w:rPr>
              <w:lang w:val="en-US"/>
            </w:rPr>
            <w:delText>,</w:delText>
          </w:r>
        </w:del>
      </w:ins>
      <w:ins w:id="2805" w:author="Lexer" w:date="2024-09-28T13:44:00Z">
        <w:del w:id="2806" w:author="nikitadorogin@yandex.ru" w:date="2024-10-17T11:57:00Z">
          <w:r w:rsidR="00C2677B" w:rsidRPr="00821BBB" w:rsidDel="00242197">
            <w:rPr>
              <w:lang w:val="en-US"/>
            </w:rPr>
            <w:delText xml:space="preserve">1 * 100% = </w:delText>
          </w:r>
        </w:del>
      </w:ins>
      <w:ins w:id="2807" w:author="Lexer" w:date="2024-09-28T13:53:00Z">
        <w:del w:id="2808" w:author="nikitadorogin@yandex.ru" w:date="2024-10-17T11:57:00Z">
          <w:r w:rsidR="00BE7E64" w:rsidRPr="00821BBB" w:rsidDel="00242197">
            <w:rPr>
              <w:lang w:val="en-US"/>
            </w:rPr>
            <w:delText xml:space="preserve">0,71 * 100% = </w:delText>
          </w:r>
        </w:del>
      </w:ins>
      <w:ins w:id="2809" w:author="Lexer" w:date="2024-09-28T18:28:00Z">
        <w:del w:id="2810" w:author="nikitadorogin@yandex.ru" w:date="2024-10-17T11:57:00Z">
          <w:r w:rsidR="00826BB0" w:rsidRPr="00821BBB" w:rsidDel="00242197">
            <w:rPr>
              <w:lang w:val="en-US"/>
              <w:rPrChange w:id="2811" w:author="Student" w:date="2024-10-04T12:00:00Z">
                <w:rPr>
                  <w:lang w:val="ru-RU"/>
                </w:rPr>
              </w:rPrChange>
            </w:rPr>
            <w:delText>71%</w:delText>
          </w:r>
        </w:del>
      </w:ins>
      <w:ins w:id="2812" w:author="Lexer" w:date="2024-09-28T15:42:00Z">
        <w:del w:id="2813" w:author="nikitadorogin@yandex.ru" w:date="2024-10-17T11:57:00Z">
          <w:r w:rsidR="004C30E4" w:rsidRPr="00821BBB" w:rsidDel="00242197">
            <w:rPr>
              <w:szCs w:val="20"/>
              <w:lang w:val="en-US"/>
              <w:rPrChange w:id="2814" w:author="Student" w:date="2024-10-04T12:00:00Z">
                <w:rPr>
                  <w:szCs w:val="20"/>
                  <w:lang w:val="ru-RU"/>
                </w:rPr>
              </w:rPrChange>
            </w:rPr>
            <w:delText>246,1</w:delText>
          </w:r>
        </w:del>
      </w:ins>
      <w:ins w:id="2815" w:author="Lexer" w:date="2024-09-28T15:45:00Z">
        <w:del w:id="2816" w:author="nikitadorogin@yandex.ru" w:date="2024-10-17T11:57:00Z">
          <w:r w:rsidR="004C30E4" w:rsidRPr="00821BBB" w:rsidDel="00242197">
            <w:rPr>
              <w:szCs w:val="20"/>
              <w:lang w:val="en-US"/>
              <w:rPrChange w:id="2817" w:author="Student" w:date="2024-10-04T12:00:00Z">
                <w:rPr>
                  <w:szCs w:val="20"/>
                  <w:lang w:val="ru-RU"/>
                </w:rPr>
              </w:rPrChange>
            </w:rPr>
            <w:delText>278,2</w:delText>
          </w:r>
        </w:del>
      </w:ins>
      <w:ins w:id="2818" w:author="Lexer" w:date="2024-09-28T15:50:00Z">
        <w:del w:id="2819" w:author="nikitadorogin@yandex.ru" w:date="2024-10-17T11:57:00Z">
          <w:r w:rsidR="0008363D" w:rsidRPr="00821BBB" w:rsidDel="00242197">
            <w:rPr>
              <w:szCs w:val="20"/>
              <w:lang w:val="en-US"/>
              <w:rPrChange w:id="2820" w:author="Student" w:date="2024-10-04T12:00:00Z">
                <w:rPr>
                  <w:szCs w:val="20"/>
                  <w:lang w:val="ru-RU"/>
                </w:rPr>
              </w:rPrChange>
            </w:rPr>
            <w:delText>351,8</w:delText>
          </w:r>
        </w:del>
      </w:ins>
      <w:ins w:id="2821" w:author="Lexer" w:date="2024-09-28T15:52:00Z">
        <w:del w:id="2822" w:author="nikitadorogin@yandex.ru" w:date="2024-10-17T11:57:00Z">
          <w:r w:rsidR="002F3DEB" w:rsidRPr="00821BBB" w:rsidDel="00242197">
            <w:rPr>
              <w:szCs w:val="20"/>
              <w:lang w:val="en-US"/>
              <w:rPrChange w:id="2823" w:author="Student" w:date="2024-10-04T12:00:00Z">
                <w:rPr>
                  <w:szCs w:val="20"/>
                  <w:lang w:val="ru-RU"/>
                </w:rPr>
              </w:rPrChange>
            </w:rPr>
            <w:delText>591,1</w:delText>
          </w:r>
        </w:del>
      </w:ins>
      <w:ins w:id="2824" w:author="Lexer" w:date="2024-09-28T15:56:00Z">
        <w:del w:id="2825" w:author="nikitadorogin@yandex.ru" w:date="2024-10-17T11:57:00Z">
          <w:r w:rsidR="002F3DEB" w:rsidRPr="00821BBB" w:rsidDel="00242197">
            <w:rPr>
              <w:szCs w:val="20"/>
              <w:lang w:val="en-US"/>
              <w:rPrChange w:id="2826" w:author="Student" w:date="2024-10-04T12:00:00Z">
                <w:rPr>
                  <w:szCs w:val="20"/>
                  <w:lang w:val="ru-RU"/>
                </w:rPr>
              </w:rPrChange>
            </w:rPr>
            <w:delText>1034</w:delText>
          </w:r>
        </w:del>
      </w:ins>
      <w:ins w:id="2827" w:author="Lexer" w:date="2024-09-28T15:42:00Z">
        <w:del w:id="2828" w:author="nikitadorogin@yandex.ru" w:date="2024-10-17T11:57:00Z">
          <w:r w:rsidR="004C30E4" w:rsidRPr="00821BBB" w:rsidDel="00242197">
            <w:rPr>
              <w:szCs w:val="20"/>
              <w:lang w:val="en-US"/>
              <w:rPrChange w:id="2829" w:author="Student" w:date="2024-10-04T12:00:00Z">
                <w:rPr>
                  <w:szCs w:val="20"/>
                  <w:lang w:val="ru-RU"/>
                </w:rPr>
              </w:rPrChange>
            </w:rPr>
            <w:delText>304,6</w:delText>
          </w:r>
        </w:del>
      </w:ins>
      <w:ins w:id="2830" w:author="Lexer" w:date="2024-09-28T15:45:00Z">
        <w:del w:id="2831" w:author="nikitadorogin@yandex.ru" w:date="2024-10-17T11:57:00Z">
          <w:r w:rsidR="004C30E4" w:rsidRPr="00821BBB" w:rsidDel="00242197">
            <w:rPr>
              <w:szCs w:val="20"/>
              <w:lang w:val="en-US"/>
              <w:rPrChange w:id="2832" w:author="Student" w:date="2024-10-04T12:00:00Z">
                <w:rPr>
                  <w:szCs w:val="20"/>
                  <w:lang w:val="ru-RU"/>
                </w:rPr>
              </w:rPrChange>
            </w:rPr>
            <w:delText>402,2</w:delText>
          </w:r>
        </w:del>
      </w:ins>
      <w:ins w:id="2833" w:author="Lexer" w:date="2024-09-28T15:50:00Z">
        <w:del w:id="2834" w:author="nikitadorogin@yandex.ru" w:date="2024-10-17T11:57:00Z">
          <w:r w:rsidR="0008363D" w:rsidRPr="00821BBB" w:rsidDel="00242197">
            <w:rPr>
              <w:szCs w:val="20"/>
              <w:lang w:val="en-US"/>
              <w:rPrChange w:id="2835" w:author="Student" w:date="2024-10-04T12:00:00Z">
                <w:rPr>
                  <w:szCs w:val="20"/>
                  <w:lang w:val="ru-RU"/>
                </w:rPr>
              </w:rPrChange>
            </w:rPr>
            <w:delText>592,3</w:delText>
          </w:r>
        </w:del>
      </w:ins>
      <w:ins w:id="2836" w:author="Lexer" w:date="2024-09-28T15:53:00Z">
        <w:del w:id="2837" w:author="nikitadorogin@yandex.ru" w:date="2024-10-17T11:57:00Z">
          <w:r w:rsidR="002F3DEB" w:rsidRPr="00821BBB" w:rsidDel="00242197">
            <w:rPr>
              <w:szCs w:val="20"/>
              <w:lang w:val="en-US"/>
              <w:rPrChange w:id="2838" w:author="Student" w:date="2024-10-04T12:00:00Z">
                <w:rPr>
                  <w:szCs w:val="20"/>
                  <w:lang w:val="ru-RU"/>
                </w:rPr>
              </w:rPrChange>
            </w:rPr>
            <w:delText>1123</w:delText>
          </w:r>
        </w:del>
      </w:ins>
      <w:ins w:id="2839" w:author="Lexer" w:date="2024-09-28T15:56:00Z">
        <w:del w:id="2840" w:author="nikitadorogin@yandex.ru" w:date="2024-10-17T11:57:00Z">
          <w:r w:rsidR="002F3DEB" w:rsidRPr="00821BBB" w:rsidDel="00242197">
            <w:rPr>
              <w:szCs w:val="20"/>
              <w:lang w:val="en-US"/>
              <w:rPrChange w:id="2841" w:author="Student" w:date="2024-10-04T12:00:00Z">
                <w:rPr>
                  <w:szCs w:val="20"/>
                  <w:lang w:val="ru-RU"/>
                </w:rPr>
              </w:rPrChange>
            </w:rPr>
            <w:delText>2038</w:delText>
          </w:r>
        </w:del>
      </w:ins>
      <w:ins w:id="2842" w:author="Lexer" w:date="2024-09-28T15:42:00Z">
        <w:del w:id="2843" w:author="nikitadorogin@yandex.ru" w:date="2024-10-17T11:57:00Z">
          <w:r w:rsidR="004C30E4" w:rsidRPr="00821BBB" w:rsidDel="00242197">
            <w:rPr>
              <w:szCs w:val="20"/>
              <w:lang w:val="en-US"/>
              <w:rPrChange w:id="2844" w:author="Student" w:date="2024-10-04T12:00:00Z">
                <w:rPr>
                  <w:szCs w:val="20"/>
                  <w:lang w:val="ru-RU"/>
                </w:rPr>
              </w:rPrChange>
            </w:rPr>
            <w:delText>48,74</w:delText>
          </w:r>
        </w:del>
      </w:ins>
      <w:ins w:id="2845" w:author="Lexer" w:date="2024-09-28T15:45:00Z">
        <w:del w:id="2846" w:author="nikitadorogin@yandex.ru" w:date="2024-10-17T11:57:00Z">
          <w:r w:rsidR="004C30E4" w:rsidRPr="00821BBB" w:rsidDel="00242197">
            <w:rPr>
              <w:szCs w:val="20"/>
              <w:lang w:val="en-US"/>
              <w:rPrChange w:id="2847" w:author="Student" w:date="2024-10-04T12:00:00Z">
                <w:rPr>
                  <w:szCs w:val="20"/>
                  <w:lang w:val="ru-RU"/>
                </w:rPr>
              </w:rPrChange>
            </w:rPr>
            <w:delText>48,2</w:delText>
          </w:r>
        </w:del>
      </w:ins>
      <w:ins w:id="2848" w:author="Lexer" w:date="2024-09-28T16:17:00Z">
        <w:del w:id="2849" w:author="nikitadorogin@yandex.ru" w:date="2024-10-17T11:57:00Z">
          <w:r w:rsidR="00DA388C" w:rsidRPr="00821BBB" w:rsidDel="00242197">
            <w:rPr>
              <w:szCs w:val="20"/>
              <w:lang w:val="en-US"/>
              <w:rPrChange w:id="2850" w:author="Student" w:date="2024-10-04T12:00:00Z">
                <w:rPr>
                  <w:szCs w:val="20"/>
                  <w:lang w:val="ru-RU"/>
                </w:rPr>
              </w:rPrChange>
            </w:rPr>
            <w:delText>7</w:delText>
          </w:r>
        </w:del>
      </w:ins>
      <w:ins w:id="2851" w:author="Lexer" w:date="2024-09-28T15:50:00Z">
        <w:del w:id="2852" w:author="nikitadorogin@yandex.ru" w:date="2024-10-17T11:57:00Z">
          <w:r w:rsidR="0008363D" w:rsidRPr="00821BBB" w:rsidDel="00242197">
            <w:rPr>
              <w:szCs w:val="20"/>
              <w:lang w:val="en-US"/>
              <w:rPrChange w:id="2853" w:author="Student" w:date="2024-10-04T12:00:00Z">
                <w:rPr>
                  <w:szCs w:val="20"/>
                  <w:lang w:val="ru-RU"/>
                </w:rPr>
              </w:rPrChange>
            </w:rPr>
            <w:delText>47,39</w:delText>
          </w:r>
        </w:del>
      </w:ins>
      <w:ins w:id="2854" w:author="Lexer" w:date="2024-09-28T15:53:00Z">
        <w:del w:id="2855" w:author="nikitadorogin@yandex.ru" w:date="2024-10-17T11:57:00Z">
          <w:r w:rsidR="002F3DEB" w:rsidRPr="00821BBB" w:rsidDel="00242197">
            <w:rPr>
              <w:szCs w:val="20"/>
              <w:lang w:val="en-US"/>
              <w:rPrChange w:id="2856" w:author="Student" w:date="2024-10-04T12:00:00Z">
                <w:rPr>
                  <w:szCs w:val="20"/>
                  <w:lang w:val="ru-RU"/>
                </w:rPr>
              </w:rPrChange>
            </w:rPr>
            <w:delText>44,93</w:delText>
          </w:r>
        </w:del>
      </w:ins>
      <w:ins w:id="2857" w:author="Lexer" w:date="2024-09-28T15:56:00Z">
        <w:del w:id="2858" w:author="nikitadorogin@yandex.ru" w:date="2024-10-17T11:57:00Z">
          <w:r w:rsidR="002F3DEB" w:rsidRPr="00821BBB" w:rsidDel="00242197">
            <w:rPr>
              <w:szCs w:val="20"/>
              <w:lang w:val="en-US"/>
              <w:rPrChange w:id="2859" w:author="Student" w:date="2024-10-04T12:00:00Z">
                <w:rPr>
                  <w:szCs w:val="20"/>
                  <w:lang w:val="ru-RU"/>
                </w:rPr>
              </w:rPrChange>
            </w:rPr>
            <w:delText>40,76</w:delText>
          </w:r>
        </w:del>
      </w:ins>
      <w:ins w:id="2860" w:author="Lexer" w:date="2024-09-28T15:43:00Z">
        <w:del w:id="2861" w:author="nikitadorogin@yandex.ru" w:date="2024-10-17T11:57:00Z">
          <w:r w:rsidR="004C30E4" w:rsidRPr="00821BBB" w:rsidDel="00242197">
            <w:rPr>
              <w:szCs w:val="20"/>
              <w:lang w:val="en-US"/>
              <w:rPrChange w:id="2862" w:author="Student" w:date="2024-10-04T12:00:00Z">
                <w:rPr>
                  <w:szCs w:val="20"/>
                  <w:lang w:val="ru-RU"/>
                </w:rPr>
              </w:rPrChange>
            </w:rPr>
            <w:delText>1,75</w:delText>
          </w:r>
        </w:del>
      </w:ins>
      <w:ins w:id="2863" w:author="Lexer" w:date="2024-09-28T15:48:00Z">
        <w:del w:id="2864" w:author="nikitadorogin@yandex.ru" w:date="2024-10-17T11:57:00Z">
          <w:r w:rsidR="0008363D" w:rsidRPr="00821BBB" w:rsidDel="00242197">
            <w:rPr>
              <w:szCs w:val="20"/>
              <w:lang w:val="en-US"/>
              <w:rPrChange w:id="2865" w:author="Student" w:date="2024-10-04T12:00:00Z">
                <w:rPr>
                  <w:szCs w:val="20"/>
                  <w:lang w:val="ru-RU"/>
                </w:rPr>
              </w:rPrChange>
            </w:rPr>
            <w:delText>1,</w:delText>
          </w:r>
        </w:del>
      </w:ins>
      <w:ins w:id="2866" w:author="Lexer" w:date="2024-09-28T16:53:00Z">
        <w:del w:id="2867" w:author="nikitadorogin@yandex.ru" w:date="2024-10-17T11:57:00Z">
          <w:r w:rsidR="00981D37" w:rsidRPr="00821BBB" w:rsidDel="00242197">
            <w:rPr>
              <w:szCs w:val="20"/>
              <w:lang w:val="en-US"/>
              <w:rPrChange w:id="2868" w:author="Student" w:date="2024-10-04T12:00:00Z">
                <w:rPr>
                  <w:szCs w:val="20"/>
                  <w:lang w:val="ru-RU"/>
                </w:rPr>
              </w:rPrChange>
            </w:rPr>
            <w:delText>41</w:delText>
          </w:r>
        </w:del>
      </w:ins>
      <w:ins w:id="2869" w:author="Lexer" w:date="2024-09-28T15:51:00Z">
        <w:del w:id="2870" w:author="nikitadorogin@yandex.ru" w:date="2024-10-17T11:57:00Z">
          <w:r w:rsidR="0008363D" w:rsidRPr="00821BBB" w:rsidDel="00242197">
            <w:rPr>
              <w:szCs w:val="20"/>
              <w:lang w:val="en-US"/>
              <w:rPrChange w:id="2871" w:author="Student" w:date="2024-10-04T12:00:00Z">
                <w:rPr>
                  <w:szCs w:val="20"/>
                  <w:lang w:val="ru-RU"/>
                </w:rPr>
              </w:rPrChange>
            </w:rPr>
            <w:delText>1,</w:delText>
          </w:r>
        </w:del>
      </w:ins>
      <w:ins w:id="2872" w:author="Lexer" w:date="2024-09-28T16:40:00Z">
        <w:del w:id="2873" w:author="nikitadorogin@yandex.ru" w:date="2024-10-17T11:57:00Z">
          <w:r w:rsidR="00050D4D" w:rsidRPr="00821BBB" w:rsidDel="00242197">
            <w:rPr>
              <w:szCs w:val="20"/>
              <w:lang w:val="en-US"/>
              <w:rPrChange w:id="2874" w:author="Student" w:date="2024-10-04T12:00:00Z">
                <w:rPr>
                  <w:szCs w:val="20"/>
                  <w:lang w:val="ru-RU"/>
                </w:rPr>
              </w:rPrChange>
            </w:rPr>
            <w:delText>03</w:delText>
          </w:r>
        </w:del>
      </w:ins>
      <w:ins w:id="2875" w:author="Lexer" w:date="2024-09-28T15:55:00Z">
        <w:del w:id="2876" w:author="nikitadorogin@yandex.ru" w:date="2024-10-17T11:57:00Z">
          <w:r w:rsidR="002F3DEB" w:rsidRPr="00821BBB" w:rsidDel="00242197">
            <w:rPr>
              <w:szCs w:val="20"/>
              <w:lang w:val="en-US"/>
              <w:rPrChange w:id="2877" w:author="Student" w:date="2024-10-04T12:00:00Z">
                <w:rPr>
                  <w:szCs w:val="20"/>
                  <w:lang w:val="ru-RU"/>
                </w:rPr>
              </w:rPrChange>
            </w:rPr>
            <w:delText>0,406</w:delText>
          </w:r>
        </w:del>
      </w:ins>
      <w:ins w:id="2878" w:author="Lexer" w:date="2024-09-28T15:57:00Z">
        <w:del w:id="2879" w:author="nikitadorogin@yandex.ru" w:date="2024-10-17T11:57:00Z">
          <w:r w:rsidR="00C477F2" w:rsidRPr="00821BBB" w:rsidDel="00242197">
            <w:rPr>
              <w:szCs w:val="20"/>
              <w:lang w:val="en-US"/>
              <w:rPrChange w:id="2880" w:author="Student" w:date="2024-10-04T12:00:00Z">
                <w:rPr>
                  <w:szCs w:val="20"/>
                  <w:lang w:val="ru-RU"/>
                </w:rPr>
              </w:rPrChange>
            </w:rPr>
            <w:delText>0,59</w:delText>
          </w:r>
        </w:del>
      </w:ins>
      <w:ins w:id="2881" w:author="Lexer" w:date="2024-09-28T15:58:00Z">
        <w:del w:id="2882" w:author="nikitadorogin@yandex.ru" w:date="2024-10-17T11:57:00Z">
          <w:r w:rsidR="00C477F2" w:rsidRPr="00821BBB" w:rsidDel="00242197">
            <w:rPr>
              <w:szCs w:val="20"/>
              <w:lang w:val="en-US"/>
              <w:rPrChange w:id="2883" w:author="Student" w:date="2024-10-04T12:00:00Z">
                <w:rPr>
                  <w:szCs w:val="20"/>
                  <w:lang w:val="ru-RU"/>
                </w:rPr>
              </w:rPrChange>
            </w:rPr>
            <w:delText>4</w:delText>
          </w:r>
        </w:del>
      </w:ins>
      <w:ins w:id="2884" w:author="Lexer" w:date="2024-09-28T15:40:00Z">
        <w:del w:id="2885" w:author="nikitadorogin@yandex.ru" w:date="2024-10-17T11:57:00Z">
          <w:r w:rsidR="002F7309" w:rsidRPr="00821BBB" w:rsidDel="00242197">
            <w:rPr>
              <w:szCs w:val="20"/>
              <w:lang w:val="en-US"/>
              <w:rPrChange w:id="2886" w:author="Student" w:date="2024-10-04T12:00:00Z">
                <w:rPr>
                  <w:szCs w:val="20"/>
                  <w:lang w:val="ru-RU"/>
                </w:rPr>
              </w:rPrChange>
            </w:rPr>
            <w:delText>57,6</w:delText>
          </w:r>
        </w:del>
      </w:ins>
      <w:ins w:id="2887" w:author="Lexer" w:date="2024-09-28T15:44:00Z">
        <w:del w:id="2888" w:author="nikitadorogin@yandex.ru" w:date="2024-10-17T11:57:00Z">
          <w:r w:rsidR="004C30E4" w:rsidRPr="00821BBB" w:rsidDel="00242197">
            <w:rPr>
              <w:szCs w:val="20"/>
              <w:lang w:val="en-US"/>
              <w:rPrChange w:id="2889" w:author="Student" w:date="2024-10-04T12:00:00Z">
                <w:rPr>
                  <w:szCs w:val="20"/>
                  <w:lang w:val="ru-RU"/>
                </w:rPr>
              </w:rPrChange>
            </w:rPr>
            <w:delText>50,4</w:delText>
          </w:r>
        </w:del>
      </w:ins>
      <w:ins w:id="2890" w:author="Lexer" w:date="2024-09-28T16:50:00Z">
        <w:del w:id="2891" w:author="nikitadorogin@yandex.ru" w:date="2024-10-17T11:57:00Z">
          <w:r w:rsidR="00981D37" w:rsidRPr="00821BBB" w:rsidDel="00242197">
            <w:rPr>
              <w:szCs w:val="20"/>
              <w:lang w:val="en-US"/>
              <w:rPrChange w:id="2892" w:author="Student" w:date="2024-10-04T12:00:00Z">
                <w:rPr>
                  <w:szCs w:val="20"/>
                  <w:lang w:val="ru-RU"/>
                </w:rPr>
              </w:rPrChange>
            </w:rPr>
            <w:delText>40</w:delText>
          </w:r>
        </w:del>
      </w:ins>
      <w:ins w:id="2893" w:author="Lexer" w:date="2024-09-28T16:53:00Z">
        <w:del w:id="2894" w:author="nikitadorogin@yandex.ru" w:date="2024-10-17T11:57:00Z">
          <w:r w:rsidR="00981D37" w:rsidRPr="00821BBB" w:rsidDel="00242197">
            <w:rPr>
              <w:szCs w:val="20"/>
              <w:lang w:val="en-US"/>
              <w:rPrChange w:id="2895" w:author="Student" w:date="2024-10-04T12:00:00Z">
                <w:rPr>
                  <w:szCs w:val="20"/>
                  <w:lang w:val="ru-RU"/>
                </w:rPr>
              </w:rPrChange>
            </w:rPr>
            <w:delText>,89</w:delText>
          </w:r>
        </w:del>
      </w:ins>
      <w:ins w:id="2896" w:author="Lexer" w:date="2024-09-28T16:40:00Z">
        <w:del w:id="2897" w:author="nikitadorogin@yandex.ru" w:date="2024-10-17T11:57:00Z">
          <w:r w:rsidR="00050D4D" w:rsidRPr="00821BBB" w:rsidDel="00242197">
            <w:rPr>
              <w:szCs w:val="20"/>
              <w:lang w:val="en-US"/>
              <w:rPrChange w:id="2898" w:author="Student" w:date="2024-10-04T12:00:00Z">
                <w:rPr>
                  <w:szCs w:val="20"/>
                  <w:lang w:val="ru-RU"/>
                </w:rPr>
              </w:rPrChange>
            </w:rPr>
            <w:delText>29,66</w:delText>
          </w:r>
        </w:del>
      </w:ins>
      <w:ins w:id="2899" w:author="Lexer" w:date="2024-09-28T15:55:00Z">
        <w:del w:id="2900" w:author="nikitadorogin@yandex.ru" w:date="2024-10-17T11:57:00Z">
          <w:r w:rsidR="002F3DEB" w:rsidRPr="00821BBB" w:rsidDel="00242197">
            <w:rPr>
              <w:szCs w:val="20"/>
              <w:lang w:val="en-US"/>
              <w:rPrChange w:id="2901" w:author="Student" w:date="2024-10-04T12:00:00Z">
                <w:rPr>
                  <w:szCs w:val="20"/>
                  <w:lang w:val="ru-RU"/>
                </w:rPr>
              </w:rPrChange>
            </w:rPr>
            <w:delText>11,69</w:delText>
          </w:r>
        </w:del>
      </w:ins>
      <w:ins w:id="2902" w:author="Lexer" w:date="2024-09-28T15:58:00Z">
        <w:del w:id="2903" w:author="nikitadorogin@yandex.ru" w:date="2024-10-17T11:57:00Z">
          <w:r w:rsidR="00C477F2" w:rsidRPr="00821BBB" w:rsidDel="00242197">
            <w:rPr>
              <w:szCs w:val="20"/>
              <w:lang w:val="en-US"/>
              <w:rPrChange w:id="2904" w:author="Student" w:date="2024-10-04T12:00:00Z">
                <w:rPr>
                  <w:szCs w:val="20"/>
                  <w:lang w:val="ru-RU"/>
                </w:rPr>
              </w:rPrChange>
            </w:rPr>
            <w:delText>17,12</w:delText>
          </w:r>
        </w:del>
      </w:ins>
      <w:ins w:id="2905" w:author="Lexer" w:date="2024-09-28T15:44:00Z">
        <w:del w:id="2906" w:author="nikitadorogin@yandex.ru" w:date="2024-10-17T11:57:00Z">
          <w:r w:rsidR="004C30E4" w:rsidRPr="00821BBB" w:rsidDel="00242197">
            <w:rPr>
              <w:szCs w:val="20"/>
              <w:lang w:val="en-US"/>
              <w:rPrChange w:id="2907" w:author="Student" w:date="2024-10-04T12:00:00Z">
                <w:rPr>
                  <w:szCs w:val="20"/>
                  <w:lang w:val="ru-RU"/>
                </w:rPr>
              </w:rPrChange>
            </w:rPr>
            <w:delText>0,535</w:delText>
          </w:r>
        </w:del>
      </w:ins>
      <w:ins w:id="2908" w:author="Lexer" w:date="2024-09-28T15:45:00Z">
        <w:del w:id="2909" w:author="nikitadorogin@yandex.ru" w:date="2024-10-17T11:57:00Z">
          <w:r w:rsidR="004C30E4" w:rsidRPr="00821BBB" w:rsidDel="00242197">
            <w:rPr>
              <w:szCs w:val="20"/>
              <w:lang w:val="en-US"/>
              <w:rPrChange w:id="2910" w:author="Student" w:date="2024-10-04T12:00:00Z">
                <w:rPr>
                  <w:szCs w:val="20"/>
                  <w:lang w:val="ru-RU"/>
                </w:rPr>
              </w:rPrChange>
            </w:rPr>
            <w:delText>0,637</w:delText>
          </w:r>
        </w:del>
      </w:ins>
      <w:ins w:id="2911" w:author="Lexer" w:date="2024-09-28T16:53:00Z">
        <w:del w:id="2912" w:author="nikitadorogin@yandex.ru" w:date="2024-10-17T11:57:00Z">
          <w:r w:rsidR="00981D37" w:rsidRPr="00821BBB" w:rsidDel="00242197">
            <w:rPr>
              <w:szCs w:val="20"/>
              <w:lang w:val="en-US"/>
              <w:rPrChange w:id="2913" w:author="Student" w:date="2024-10-04T12:00:00Z">
                <w:rPr>
                  <w:szCs w:val="20"/>
                  <w:lang w:val="ru-RU"/>
                </w:rPr>
              </w:rPrChange>
            </w:rPr>
            <w:delText>0,755</w:delText>
          </w:r>
        </w:del>
      </w:ins>
      <w:ins w:id="2914" w:author="Lexer" w:date="2024-09-28T15:52:00Z">
        <w:del w:id="2915" w:author="nikitadorogin@yandex.ru" w:date="2024-10-17T11:57:00Z">
          <w:r w:rsidR="002F3DEB" w:rsidRPr="00821BBB" w:rsidDel="00242197">
            <w:rPr>
              <w:szCs w:val="20"/>
              <w:lang w:val="en-US"/>
              <w:rPrChange w:id="2916" w:author="Student" w:date="2024-10-04T12:00:00Z">
                <w:rPr>
                  <w:szCs w:val="20"/>
                  <w:lang w:val="ru-RU"/>
                </w:rPr>
              </w:rPrChange>
            </w:rPr>
            <w:delText>0,</w:delText>
          </w:r>
        </w:del>
      </w:ins>
      <w:ins w:id="2917" w:author="Lexer" w:date="2024-09-28T16:40:00Z">
        <w:del w:id="2918" w:author="nikitadorogin@yandex.ru" w:date="2024-10-17T11:57:00Z">
          <w:r w:rsidR="00050D4D" w:rsidRPr="00821BBB" w:rsidDel="00242197">
            <w:rPr>
              <w:szCs w:val="20"/>
              <w:lang w:val="en-US"/>
              <w:rPrChange w:id="2919" w:author="Student" w:date="2024-10-04T12:00:00Z">
                <w:rPr>
                  <w:szCs w:val="20"/>
                  <w:lang w:val="ru-RU"/>
                </w:rPr>
              </w:rPrChange>
            </w:rPr>
            <w:delText>869</w:delText>
          </w:r>
        </w:del>
      </w:ins>
      <w:ins w:id="2920" w:author="Lexer" w:date="2024-09-28T15:56:00Z">
        <w:del w:id="2921" w:author="nikitadorogin@yandex.ru" w:date="2024-10-17T11:57:00Z">
          <w:r w:rsidR="002F3DEB" w:rsidRPr="00821BBB" w:rsidDel="00242197">
            <w:rPr>
              <w:szCs w:val="20"/>
              <w:lang w:val="en-US"/>
              <w:rPrChange w:id="2922" w:author="Student" w:date="2024-10-04T12:00:00Z">
                <w:rPr>
                  <w:szCs w:val="20"/>
                  <w:lang w:val="ru-RU"/>
                </w:rPr>
              </w:rPrChange>
            </w:rPr>
            <w:delText>0,979</w:delText>
          </w:r>
        </w:del>
      </w:ins>
      <w:ins w:id="2923" w:author="Lexer" w:date="2024-09-28T15:59:00Z">
        <w:del w:id="2924" w:author="nikitadorogin@yandex.ru" w:date="2024-10-17T11:57:00Z">
          <w:r w:rsidR="00C477F2" w:rsidRPr="00821BBB" w:rsidDel="00242197">
            <w:rPr>
              <w:szCs w:val="20"/>
              <w:lang w:val="en-US"/>
              <w:rPrChange w:id="2925" w:author="Student" w:date="2024-10-04T12:00:00Z">
                <w:rPr>
                  <w:szCs w:val="20"/>
                  <w:lang w:val="ru-RU"/>
                </w:rPr>
              </w:rPrChange>
            </w:rPr>
            <w:delText>0,96</w:delText>
          </w:r>
        </w:del>
      </w:ins>
      <w:ins w:id="2926" w:author="Lexer" w:date="2024-09-28T17:02:00Z">
        <w:del w:id="2927" w:author="nikitadorogin@yandex.ru" w:date="2024-10-17T11:57:00Z">
          <w:r w:rsidR="0062218C" w:rsidRPr="00821BBB" w:rsidDel="00242197">
            <w:rPr>
              <w:szCs w:val="20"/>
              <w:lang w:val="en-US"/>
              <w:rPrChange w:id="2928" w:author="Student" w:date="2024-10-04T12:00:00Z">
                <w:rPr>
                  <w:szCs w:val="20"/>
                  <w:lang w:val="ru-RU"/>
                </w:rPr>
              </w:rPrChange>
            </w:rPr>
            <w:delText>0,980,950,930,910,870,84</w:delText>
          </w:r>
        </w:del>
      </w:ins>
      <w:ins w:id="2929" w:author="Lexer" w:date="2024-09-28T15:38:00Z">
        <w:del w:id="2930" w:author="nikitadorogin@yandex.ru" w:date="2024-10-17T11:57:00Z">
          <w:r w:rsidR="002F7309" w:rsidDel="00242197">
            <w:rPr>
              <w:b/>
              <w:bCs/>
              <w:color w:val="000000"/>
              <w:lang w:val="ru-RU"/>
            </w:rPr>
            <w:delText>Фи</w:delText>
          </w:r>
          <w:r w:rsidR="002F7309" w:rsidRPr="00821BBB" w:rsidDel="00242197">
            <w:rPr>
              <w:b/>
              <w:bCs/>
              <w:color w:val="000000"/>
              <w:lang w:val="en-US"/>
              <w:rPrChange w:id="293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(100) = 360/12</w:delText>
          </w:r>
        </w:del>
      </w:ins>
      <w:ins w:id="2932" w:author="Lexer" w:date="2024-09-28T15:43:00Z">
        <w:del w:id="2933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34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</w:delText>
          </w:r>
        </w:del>
      </w:ins>
      <w:ins w:id="2935" w:author="Lexer" w:date="2024-09-28T15:38:00Z">
        <w:del w:id="2936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3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5*</w:delText>
          </w:r>
        </w:del>
      </w:ins>
      <w:ins w:id="2938" w:author="Lexer" w:date="2024-09-28T15:43:00Z">
        <w:del w:id="2939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4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</w:delText>
          </w:r>
        </w:del>
      </w:ins>
      <w:ins w:id="2941" w:author="Lexer" w:date="2024-09-28T15:39:00Z">
        <w:del w:id="2942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4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</w:delText>
          </w:r>
        </w:del>
      </w:ins>
      <w:ins w:id="2944" w:author="Lexer" w:date="2024-09-28T15:43:00Z">
        <w:del w:id="2945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4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92</w:delText>
          </w:r>
        </w:del>
      </w:ins>
      <w:ins w:id="2947" w:author="Lexer" w:date="2024-09-28T15:39:00Z">
        <w:del w:id="2948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4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2950" w:author="Lexer" w:date="2024-09-28T15:40:00Z">
        <w:del w:id="2951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52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</w:delText>
          </w:r>
        </w:del>
      </w:ins>
      <w:ins w:id="2953" w:author="Lexer" w:date="2024-09-28T15:41:00Z">
        <w:del w:id="2954" w:author="nikitadorogin@yandex.ru" w:date="2024-10-17T11:57:00Z">
          <w:r w:rsidR="002F7309" w:rsidRPr="00821BBB" w:rsidDel="00242197">
            <w:rPr>
              <w:b/>
              <w:bCs/>
              <w:color w:val="000000"/>
              <w:lang w:val="en-US"/>
              <w:rPrChange w:id="2955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5,29</w:delText>
          </w:r>
        </w:del>
      </w:ins>
    </w:p>
    <w:p w14:paraId="513BDEDA" w14:textId="57C0D15F" w:rsidR="002F7309" w:rsidRPr="00821BBB" w:rsidDel="00242197" w:rsidRDefault="002F7309">
      <w:pPr>
        <w:ind w:firstLine="0"/>
        <w:rPr>
          <w:ins w:id="2956" w:author="Lexer" w:date="2024-09-28T15:48:00Z"/>
          <w:del w:id="2957" w:author="nikitadorogin@yandex.ru" w:date="2024-10-17T11:57:00Z"/>
          <w:b/>
          <w:bCs/>
          <w:color w:val="000000"/>
          <w:lang w:val="en-US"/>
          <w:rPrChange w:id="2958" w:author="Student" w:date="2024-10-04T12:00:00Z">
            <w:rPr>
              <w:ins w:id="2959" w:author="Lexer" w:date="2024-09-28T15:48:00Z"/>
              <w:del w:id="2960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961" w:author="Lexer" w:date="2024-09-28T15:41:00Z">
        <w:del w:id="2962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296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(80) = </w:delText>
          </w:r>
        </w:del>
      </w:ins>
      <w:ins w:id="2964" w:author="Lexer" w:date="2024-09-28T15:43:00Z">
        <w:del w:id="2965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6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360/12,5*1</w:delText>
          </w:r>
        </w:del>
      </w:ins>
      <w:ins w:id="2967" w:author="Lexer" w:date="2024-09-28T15:44:00Z">
        <w:del w:id="2968" w:author="nikitadorogin@yandex.ru" w:date="2024-10-17T11:57:00Z">
          <w:r w:rsidR="004C30E4" w:rsidRPr="00821BBB" w:rsidDel="00242197">
            <w:rPr>
              <w:b/>
              <w:bCs/>
              <w:color w:val="000000"/>
              <w:lang w:val="en-US"/>
              <w:rPrChange w:id="296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,75 = 50,4</w:delText>
          </w:r>
        </w:del>
      </w:ins>
    </w:p>
    <w:p w14:paraId="226FEE0D" w14:textId="56C83C43" w:rsidR="0008363D" w:rsidRPr="00821BBB" w:rsidDel="00242197" w:rsidRDefault="0008363D">
      <w:pPr>
        <w:ind w:firstLine="0"/>
        <w:rPr>
          <w:ins w:id="2970" w:author="Lexer" w:date="2024-09-28T15:50:00Z"/>
          <w:del w:id="2971" w:author="nikitadorogin@yandex.ru" w:date="2024-10-17T11:57:00Z"/>
          <w:b/>
          <w:bCs/>
          <w:color w:val="000000"/>
          <w:lang w:val="en-US"/>
          <w:rPrChange w:id="2972" w:author="Student" w:date="2024-10-04T12:00:00Z">
            <w:rPr>
              <w:ins w:id="2973" w:author="Lexer" w:date="2024-09-28T15:50:00Z"/>
              <w:del w:id="2974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975" w:author="Lexer" w:date="2024-09-28T15:48:00Z">
        <w:del w:id="2976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297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(60) = 360/12,5*</w:delText>
          </w:r>
        </w:del>
      </w:ins>
      <w:ins w:id="2978" w:author="Lexer" w:date="2024-09-28T15:49:00Z">
        <w:del w:id="2979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298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1,</w:delText>
          </w:r>
        </w:del>
      </w:ins>
      <w:ins w:id="2981" w:author="Lexer" w:date="2024-09-28T16:49:00Z">
        <w:del w:id="2982" w:author="nikitadorogin@yandex.ru" w:date="2024-10-17T11:57:00Z">
          <w:r w:rsidR="0069039C" w:rsidRPr="00821BBB" w:rsidDel="00242197">
            <w:rPr>
              <w:b/>
              <w:bCs/>
              <w:color w:val="000000"/>
              <w:lang w:val="en-US"/>
              <w:rPrChange w:id="298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39</w:delText>
          </w:r>
        </w:del>
      </w:ins>
      <w:ins w:id="2984" w:author="Lexer" w:date="2024-09-28T15:49:00Z">
        <w:del w:id="2985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298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2987" w:author="Lexer" w:date="2024-09-28T16:50:00Z">
        <w:del w:id="2988" w:author="nikitadorogin@yandex.ru" w:date="2024-10-17T11:57:00Z">
          <w:r w:rsidR="00981D37" w:rsidRPr="00821BBB" w:rsidDel="00242197">
            <w:rPr>
              <w:b/>
              <w:bCs/>
              <w:color w:val="000000"/>
              <w:lang w:val="en-US"/>
              <w:rPrChange w:id="298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40</w:delText>
          </w:r>
        </w:del>
      </w:ins>
    </w:p>
    <w:p w14:paraId="768E39B9" w14:textId="439CCB13" w:rsidR="0008363D" w:rsidRPr="00821BBB" w:rsidDel="00242197" w:rsidRDefault="0008363D">
      <w:pPr>
        <w:ind w:firstLine="0"/>
        <w:rPr>
          <w:ins w:id="2990" w:author="Lexer" w:date="2024-09-28T15:55:00Z"/>
          <w:del w:id="2991" w:author="nikitadorogin@yandex.ru" w:date="2024-10-17T11:57:00Z"/>
          <w:b/>
          <w:bCs/>
          <w:color w:val="000000"/>
          <w:lang w:val="en-US"/>
          <w:rPrChange w:id="2992" w:author="Student" w:date="2024-10-04T12:00:00Z">
            <w:rPr>
              <w:ins w:id="2993" w:author="Lexer" w:date="2024-09-28T15:55:00Z"/>
              <w:del w:id="2994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2995" w:author="Lexer" w:date="2024-09-28T15:50:00Z">
        <w:del w:id="2996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299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(40) = </w:delText>
          </w:r>
        </w:del>
      </w:ins>
      <w:ins w:id="2998" w:author="Lexer" w:date="2024-09-28T15:51:00Z">
        <w:del w:id="2999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0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360/12,5*1,</w:delText>
          </w:r>
        </w:del>
      </w:ins>
      <w:ins w:id="3001" w:author="Lexer" w:date="2024-09-28T16:43:00Z">
        <w:del w:id="3002" w:author="nikitadorogin@yandex.ru" w:date="2024-10-17T11:57:00Z">
          <w:r w:rsidR="00050D4D" w:rsidRPr="00821BBB" w:rsidDel="00242197">
            <w:rPr>
              <w:b/>
              <w:bCs/>
              <w:color w:val="000000"/>
              <w:lang w:val="en-US"/>
              <w:rPrChange w:id="300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03</w:delText>
          </w:r>
        </w:del>
      </w:ins>
      <w:ins w:id="3004" w:author="Lexer" w:date="2024-09-28T15:51:00Z">
        <w:del w:id="3005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0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3007" w:author="Lexer" w:date="2024-09-28T16:43:00Z">
        <w:del w:id="3008" w:author="nikitadorogin@yandex.ru" w:date="2024-10-17T11:57:00Z">
          <w:r w:rsidR="00050D4D" w:rsidRPr="00821BBB" w:rsidDel="00242197">
            <w:rPr>
              <w:b/>
              <w:bCs/>
              <w:color w:val="000000"/>
              <w:lang w:val="en-US"/>
              <w:rPrChange w:id="300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29,66</w:delText>
          </w:r>
        </w:del>
      </w:ins>
    </w:p>
    <w:p w14:paraId="307C9085" w14:textId="1CC2656B" w:rsidR="002F3DEB" w:rsidRPr="00821BBB" w:rsidDel="00242197" w:rsidRDefault="002F3DEB">
      <w:pPr>
        <w:ind w:firstLine="0"/>
        <w:rPr>
          <w:ins w:id="3010" w:author="Lexer" w:date="2024-09-28T15:58:00Z"/>
          <w:del w:id="3011" w:author="nikitadorogin@yandex.ru" w:date="2024-10-17T11:57:00Z"/>
          <w:b/>
          <w:bCs/>
          <w:color w:val="000000"/>
          <w:lang w:val="en-US"/>
          <w:rPrChange w:id="3012" w:author="Student" w:date="2024-10-04T12:00:00Z">
            <w:rPr>
              <w:ins w:id="3013" w:author="Lexer" w:date="2024-09-28T15:58:00Z"/>
              <w:del w:id="3014" w:author="nikitadorogin@yandex.ru" w:date="2024-10-17T11:57:00Z"/>
              <w:b/>
              <w:bCs/>
              <w:color w:val="000000"/>
              <w:lang w:val="ru-RU"/>
            </w:rPr>
          </w:rPrChange>
        </w:rPr>
      </w:pPr>
      <w:ins w:id="3015" w:author="Lexer" w:date="2024-09-28T15:55:00Z">
        <w:del w:id="3016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301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(20) = 360/12,5*0,406 = </w:delText>
          </w:r>
        </w:del>
      </w:ins>
      <w:ins w:id="3018" w:author="Lexer" w:date="2024-09-28T15:56:00Z">
        <w:del w:id="3019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2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11,69</w:delText>
          </w:r>
        </w:del>
      </w:ins>
    </w:p>
    <w:p w14:paraId="78C07C86" w14:textId="0C0E58A1" w:rsidR="00C477F2" w:rsidRPr="00821BBB" w:rsidDel="00242197" w:rsidRDefault="00C477F2">
      <w:pPr>
        <w:ind w:firstLine="0"/>
        <w:rPr>
          <w:ins w:id="3021" w:author="Lexer" w:date="2024-09-28T15:38:00Z"/>
          <w:del w:id="3022" w:author="nikitadorogin@yandex.ru" w:date="2024-10-17T11:57:00Z"/>
          <w:b/>
          <w:bCs/>
          <w:color w:val="000000"/>
          <w:lang w:val="en-US"/>
          <w:rPrChange w:id="3023" w:author="Student" w:date="2024-10-04T12:00:00Z">
            <w:rPr>
              <w:ins w:id="3024" w:author="Lexer" w:date="2024-09-28T15:38:00Z"/>
              <w:del w:id="3025" w:author="nikitadorogin@yandex.ru" w:date="2024-10-17T11:57:00Z"/>
              <w:b/>
              <w:bCs/>
              <w:color w:val="000000"/>
            </w:rPr>
          </w:rPrChange>
        </w:rPr>
      </w:pPr>
      <w:ins w:id="3026" w:author="Lexer" w:date="2024-09-28T15:58:00Z">
        <w:del w:id="3027" w:author="nikitadorogin@yandex.ru" w:date="2024-10-17T11:57:00Z">
          <w:r w:rsidDel="00242197">
            <w:rPr>
              <w:b/>
              <w:bCs/>
              <w:color w:val="000000"/>
              <w:lang w:val="ru-RU"/>
            </w:rPr>
            <w:delText>Фи</w:delText>
          </w:r>
          <w:r w:rsidRPr="00821BBB" w:rsidDel="00242197">
            <w:rPr>
              <w:b/>
              <w:bCs/>
              <w:color w:val="000000"/>
              <w:lang w:val="en-US"/>
              <w:rPrChange w:id="3028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(10) = 360/12,5*</w:delText>
          </w:r>
        </w:del>
      </w:ins>
      <w:ins w:id="3029" w:author="Lexer" w:date="2024-09-28T15:59:00Z">
        <w:del w:id="3030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3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0,594 = 17,12</w:delText>
          </w:r>
        </w:del>
      </w:ins>
    </w:p>
    <w:p w14:paraId="33DC14FF" w14:textId="55F1F5C6" w:rsidR="0063169D" w:rsidRPr="00821BBB" w:rsidDel="00242197" w:rsidRDefault="002F7309">
      <w:pPr>
        <w:ind w:firstLine="0"/>
        <w:rPr>
          <w:ins w:id="3032" w:author="Lexer" w:date="2024-09-28T15:37:00Z"/>
          <w:del w:id="3033" w:author="nikitadorogin@yandex.ru" w:date="2024-10-17T11:57:00Z"/>
          <w:b/>
          <w:bCs/>
          <w:color w:val="000000"/>
          <w:lang w:val="en-US"/>
          <w:rPrChange w:id="3034" w:author="Student" w:date="2024-10-04T12:00:00Z">
            <w:rPr>
              <w:ins w:id="3035" w:author="Lexer" w:date="2024-09-28T15:37:00Z"/>
              <w:del w:id="3036" w:author="nikitadorogin@yandex.ru" w:date="2024-10-17T11:57:00Z"/>
              <w:color w:val="000000"/>
              <w:lang w:val="ru-RU"/>
            </w:rPr>
          </w:rPrChange>
        </w:rPr>
      </w:pPr>
      <w:ins w:id="3037" w:author="Lexer" w:date="2024-09-28T15:36:00Z">
        <w:del w:id="3038" w:author="nikitadorogin@yandex.ru" w:date="2024-10-17T11:57:00Z">
          <w:r w:rsidRPr="002F7309" w:rsidDel="00242197">
            <w:rPr>
              <w:b/>
              <w:bCs/>
              <w:color w:val="000000"/>
              <w:rPrChange w:id="3039" w:author="Lexer" w:date="2024-09-28T15:37:00Z">
                <w:rPr>
                  <w:color w:val="000000"/>
                </w:rPr>
              </w:rPrChange>
            </w:rPr>
            <w:delText>КПД</w:delText>
          </w:r>
          <w:r w:rsidRPr="00821BBB" w:rsidDel="00242197">
            <w:rPr>
              <w:b/>
              <w:bCs/>
              <w:color w:val="000000"/>
              <w:lang w:val="en-US"/>
              <w:rPrChange w:id="3040" w:author="Student" w:date="2024-10-04T12:00:00Z">
                <w:rPr>
                  <w:color w:val="000000"/>
                </w:rPr>
              </w:rPrChange>
            </w:rPr>
            <w:delText xml:space="preserve"> (</w:delText>
          </w:r>
          <w:r w:rsidRPr="002F7309" w:rsidDel="00242197">
            <w:rPr>
              <w:rFonts w:ascii="Symbol" w:hAnsi="Symbol"/>
              <w:b/>
              <w:bCs/>
              <w:color w:val="000000"/>
              <w:rPrChange w:id="3041" w:author="Lexer" w:date="2024-09-28T15:37:00Z">
                <w:rPr>
                  <w:rFonts w:ascii="Symbol" w:hAnsi="Symbol"/>
                  <w:color w:val="000000"/>
                </w:rPr>
              </w:rPrChange>
            </w:rPr>
            <w:sym w:font="Symbol" w:char="F068"/>
          </w:r>
          <w:r w:rsidRPr="00821BBB" w:rsidDel="00242197">
            <w:rPr>
              <w:b/>
              <w:bCs/>
              <w:color w:val="000000"/>
              <w:lang w:val="en-US"/>
              <w:rPrChange w:id="3042" w:author="Student" w:date="2024-10-04T12:00:00Z">
                <w:rPr>
                  <w:color w:val="000000"/>
                </w:rPr>
              </w:rPrChange>
            </w:rPr>
            <w:delText>)</w:delText>
          </w:r>
        </w:del>
      </w:ins>
      <w:ins w:id="3043" w:author="Lexer" w:date="2024-09-28T15:37:00Z">
        <w:del w:id="3044" w:author="nikitadorogin@yandex.ru" w:date="2024-10-17T11:57:00Z">
          <w:r w:rsidRPr="00821BBB" w:rsidDel="00242197">
            <w:rPr>
              <w:b/>
              <w:bCs/>
              <w:color w:val="000000"/>
              <w:lang w:val="en-US"/>
              <w:rPrChange w:id="3045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42EA7F9F" w14:textId="098625F6" w:rsidR="002F7309" w:rsidRPr="00821BBB" w:rsidDel="00242197" w:rsidRDefault="002F7309">
      <w:pPr>
        <w:ind w:firstLine="0"/>
        <w:rPr>
          <w:ins w:id="3046" w:author="Lexer" w:date="2024-09-28T15:37:00Z"/>
          <w:del w:id="3047" w:author="nikitadorogin@yandex.ru" w:date="2024-10-17T11:57:00Z"/>
          <w:position w:val="-32"/>
          <w:lang w:val="en-US"/>
          <w:rPrChange w:id="3048" w:author="Student" w:date="2024-10-04T12:00:00Z">
            <w:rPr>
              <w:ins w:id="3049" w:author="Lexer" w:date="2024-09-28T15:37:00Z"/>
              <w:del w:id="3050" w:author="nikitadorogin@yandex.ru" w:date="2024-10-17T11:57:00Z"/>
              <w:position w:val="-32"/>
            </w:rPr>
          </w:rPrChange>
        </w:rPr>
      </w:pPr>
      <w:ins w:id="3051" w:author="Lexer" w:date="2024-09-28T15:37:00Z">
        <w:del w:id="3052" w:author="nikitadorogin@yandex.ru" w:date="2024-10-17T11:57:00Z">
          <w:r w:rsidRPr="00890510" w:rsidDel="00242197">
            <w:rPr>
              <w:position w:val="-30"/>
            </w:rPr>
            <w:object w:dxaOrig="2260" w:dyaOrig="680" w14:anchorId="78BFB303">
              <v:shape id="_x0000_i1046" type="#_x0000_t75" style="width:150pt;height:45.75pt" o:ole="" fillcolor="window">
                <v:imagedata r:id="rId39" o:title=""/>
              </v:shape>
              <o:OLEObject Type="Embed" ProgID="Equation.DSMT4" ShapeID="_x0000_i1046" DrawAspect="Content" ObjectID="_1791907853" r:id="rId40"/>
            </w:object>
          </w:r>
        </w:del>
      </w:ins>
    </w:p>
    <w:p w14:paraId="25EEF9C3" w14:textId="6E601CF8" w:rsidR="003217AF" w:rsidRPr="00821BBB" w:rsidDel="00242197" w:rsidRDefault="002F7309">
      <w:pPr>
        <w:ind w:firstLine="0"/>
        <w:rPr>
          <w:ins w:id="3053" w:author="Lexer" w:date="2024-09-28T16:03:00Z"/>
          <w:del w:id="3054" w:author="nikitadorogin@yandex.ru" w:date="2024-10-17T11:57:00Z"/>
          <w:szCs w:val="20"/>
          <w:lang w:val="en-US"/>
          <w:rPrChange w:id="3055" w:author="Student" w:date="2024-10-04T12:00:00Z">
            <w:rPr>
              <w:ins w:id="3056" w:author="Lexer" w:date="2024-09-28T16:03:00Z"/>
              <w:del w:id="3057" w:author="nikitadorogin@yandex.ru" w:date="2024-10-17T11:57:00Z"/>
              <w:szCs w:val="20"/>
              <w:lang w:val="ru-RU"/>
            </w:rPr>
          </w:rPrChange>
        </w:rPr>
      </w:pPr>
      <w:ins w:id="3058" w:author="Lexer" w:date="2024-09-28T15:38:00Z">
        <w:del w:id="3059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 xml:space="preserve">(100) = </w:delText>
          </w:r>
        </w:del>
      </w:ins>
      <w:ins w:id="3060" w:author="Lexer" w:date="2024-09-28T16:02:00Z">
        <w:del w:id="3061" w:author="nikitadorogin@yandex.ru" w:date="2024-10-17T11:57:00Z">
          <w:r w:rsidR="005F0164" w:rsidDel="00242197">
            <w:rPr>
              <w:rFonts w:ascii="Symbol" w:hAnsi="Symbol"/>
              <w:b/>
              <w:bCs/>
              <w:color w:val="000000"/>
              <w:lang w:val="ru-RU"/>
            </w:rPr>
            <w:delText>(</w:delText>
          </w:r>
        </w:del>
      </w:ins>
      <w:ins w:id="3062" w:author="Lexer" w:date="2024-09-28T16:01:00Z">
        <w:del w:id="3063" w:author="nikitadorogin@yandex.ru" w:date="2024-10-17T11:57:00Z">
          <w:r w:rsidR="00C477F2" w:rsidDel="00242197">
            <w:rPr>
              <w:rFonts w:ascii="Symbol" w:hAnsi="Symbol"/>
              <w:b/>
              <w:bCs/>
              <w:color w:val="000000"/>
              <w:lang w:val="ru-RU"/>
            </w:rPr>
            <w:delText>49</w:delText>
          </w:r>
        </w:del>
      </w:ins>
      <w:ins w:id="3064" w:author="Lexer" w:date="2024-09-28T16:02:00Z">
        <w:del w:id="3065" w:author="nikitadorogin@yandex.ru" w:date="2024-10-17T11:57:00Z">
          <w:r w:rsidR="005F0164" w:rsidDel="00242197">
            <w:rPr>
              <w:rFonts w:ascii="Symbol" w:hAnsi="Symbol"/>
              <w:b/>
              <w:bCs/>
              <w:color w:val="000000"/>
              <w:lang w:val="ru-RU"/>
            </w:rPr>
            <w:delText>,01*</w:delText>
          </w:r>
          <w:r w:rsidR="005F0164" w:rsidRPr="00821BBB" w:rsidDel="00242197">
            <w:rPr>
              <w:szCs w:val="20"/>
              <w:lang w:val="en-US"/>
            </w:rPr>
            <w:delText>245,3</w:delText>
          </w:r>
          <w:r w:rsidR="005F0164" w:rsidRPr="00821BBB" w:rsidDel="00242197">
            <w:rPr>
              <w:szCs w:val="20"/>
              <w:lang w:val="en-US"/>
              <w:rPrChange w:id="3066" w:author="Student" w:date="2024-10-04T12:00:00Z">
                <w:rPr>
                  <w:szCs w:val="20"/>
                  <w:lang w:val="ru-RU"/>
                </w:rPr>
              </w:rPrChange>
            </w:rPr>
            <w:delText>)/(100*229,4</w:delText>
          </w:r>
        </w:del>
      </w:ins>
      <w:ins w:id="3067" w:author="Lexer" w:date="2024-09-28T16:03:00Z">
        <w:del w:id="3068" w:author="nikitadorogin@yandex.ru" w:date="2024-10-17T11:57:00Z">
          <w:r w:rsidR="005F0164" w:rsidRPr="00821BBB" w:rsidDel="00242197">
            <w:rPr>
              <w:szCs w:val="20"/>
              <w:lang w:val="en-US"/>
              <w:rPrChange w:id="3069" w:author="Student" w:date="2024-10-04T12:00:00Z">
                <w:rPr>
                  <w:szCs w:val="20"/>
                  <w:lang w:val="ru-RU"/>
                </w:rPr>
              </w:rPrChange>
            </w:rPr>
            <w:delText xml:space="preserve">*0,535) = </w:delText>
          </w:r>
        </w:del>
      </w:ins>
      <w:ins w:id="3070" w:author="Lexer" w:date="2024-09-28T16:10:00Z">
        <w:del w:id="3071" w:author="nikitadorogin@yandex.ru" w:date="2024-10-17T11:57:00Z">
          <w:r w:rsidR="003217AF" w:rsidRPr="00821BBB" w:rsidDel="00242197">
            <w:rPr>
              <w:szCs w:val="20"/>
              <w:lang w:val="en-US"/>
              <w:rPrChange w:id="3072" w:author="Student" w:date="2024-10-04T12:00:00Z">
                <w:rPr>
                  <w:szCs w:val="20"/>
                  <w:lang w:val="ru-RU"/>
                </w:rPr>
              </w:rPrChange>
            </w:rPr>
            <w:delText xml:space="preserve">0,98 </w:delText>
          </w:r>
        </w:del>
      </w:ins>
    </w:p>
    <w:p w14:paraId="563AD3C2" w14:textId="28BBF2C4" w:rsidR="005F0164" w:rsidRPr="00821BBB" w:rsidDel="00242197" w:rsidRDefault="005F0164">
      <w:pPr>
        <w:ind w:firstLine="0"/>
        <w:rPr>
          <w:ins w:id="3073" w:author="Lexer" w:date="2024-09-28T16:03:00Z"/>
          <w:del w:id="3074" w:author="nikitadorogin@yandex.ru" w:date="2024-10-17T11:57:00Z"/>
          <w:rFonts w:eastAsia="Courier New"/>
          <w:lang w:val="en-US"/>
          <w:rPrChange w:id="3075" w:author="Student" w:date="2024-10-04T12:00:00Z">
            <w:rPr>
              <w:ins w:id="3076" w:author="Lexer" w:date="2024-09-28T16:03:00Z"/>
              <w:del w:id="3077" w:author="nikitadorogin@yandex.ru" w:date="2024-10-17T11:57:00Z"/>
              <w:rFonts w:eastAsia="Courier New"/>
              <w:lang w:val="ru-RU"/>
            </w:rPr>
          </w:rPrChange>
        </w:rPr>
      </w:pPr>
      <w:ins w:id="3078" w:author="Lexer" w:date="2024-09-28T16:03:00Z">
        <w:del w:id="3079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(80) = (48,74*</w:delText>
          </w:r>
          <w:r w:rsidRPr="00821BBB" w:rsidDel="00242197">
            <w:rPr>
              <w:szCs w:val="20"/>
              <w:lang w:val="en-US"/>
              <w:rPrChange w:id="3080" w:author="Student" w:date="2024-10-04T12:00:00Z">
                <w:rPr>
                  <w:szCs w:val="20"/>
                  <w:lang w:val="ru-RU"/>
                </w:rPr>
              </w:rPrChange>
            </w:rPr>
            <w:delText>304,6)/(100*246,1*</w:delText>
          </w:r>
        </w:del>
      </w:ins>
      <w:ins w:id="3081" w:author="Lexer" w:date="2024-09-28T16:04:00Z">
        <w:del w:id="3082" w:author="nikitadorogin@yandex.ru" w:date="2024-10-17T11:57:00Z">
          <w:r w:rsidRPr="00821BBB" w:rsidDel="00242197">
            <w:rPr>
              <w:szCs w:val="20"/>
              <w:lang w:val="en-US"/>
              <w:rPrChange w:id="3083" w:author="Student" w:date="2024-10-04T12:00:00Z">
                <w:rPr>
                  <w:szCs w:val="20"/>
                  <w:lang w:val="ru-RU"/>
                </w:rPr>
              </w:rPrChange>
            </w:rPr>
            <w:delText>0,637</w:delText>
          </w:r>
        </w:del>
      </w:ins>
      <w:ins w:id="3084" w:author="Lexer" w:date="2024-09-28T16:03:00Z">
        <w:del w:id="3085" w:author="nikitadorogin@yandex.ru" w:date="2024-10-17T11:57:00Z">
          <w:r w:rsidRPr="00821BBB" w:rsidDel="00242197">
            <w:rPr>
              <w:szCs w:val="20"/>
              <w:lang w:val="en-US"/>
              <w:rPrChange w:id="3086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087" w:author="Lexer" w:date="2024-09-28T16:11:00Z">
        <w:del w:id="3088" w:author="nikitadorogin@yandex.ru" w:date="2024-10-17T11:57:00Z">
          <w:r w:rsidR="003217AF" w:rsidRPr="00821BBB" w:rsidDel="00242197">
            <w:rPr>
              <w:szCs w:val="20"/>
              <w:lang w:val="en-US"/>
              <w:rPrChange w:id="3089" w:author="Student" w:date="2024-10-04T12:00:00Z">
                <w:rPr>
                  <w:szCs w:val="20"/>
                  <w:lang w:val="ru-RU"/>
                </w:rPr>
              </w:rPrChange>
            </w:rPr>
            <w:delText>0,95</w:delText>
          </w:r>
        </w:del>
      </w:ins>
    </w:p>
    <w:p w14:paraId="29DA8D66" w14:textId="037599EC" w:rsidR="005F0164" w:rsidRPr="00821BBB" w:rsidDel="00242197" w:rsidRDefault="005F0164">
      <w:pPr>
        <w:ind w:firstLine="0"/>
        <w:rPr>
          <w:ins w:id="3090" w:author="Lexer" w:date="2024-09-28T16:03:00Z"/>
          <w:del w:id="3091" w:author="nikitadorogin@yandex.ru" w:date="2024-10-17T11:57:00Z"/>
          <w:rFonts w:eastAsia="Courier New"/>
          <w:lang w:val="en-US"/>
          <w:rPrChange w:id="3092" w:author="Student" w:date="2024-10-04T12:00:00Z">
            <w:rPr>
              <w:ins w:id="3093" w:author="Lexer" w:date="2024-09-28T16:03:00Z"/>
              <w:del w:id="3094" w:author="nikitadorogin@yandex.ru" w:date="2024-10-17T11:57:00Z"/>
              <w:rFonts w:eastAsia="Courier New"/>
              <w:lang w:val="ru-RU"/>
            </w:rPr>
          </w:rPrChange>
        </w:rPr>
      </w:pPr>
      <w:ins w:id="3095" w:author="Lexer" w:date="2024-09-28T16:03:00Z">
        <w:del w:id="3096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(60) = (</w:delText>
          </w:r>
        </w:del>
      </w:ins>
      <w:ins w:id="3097" w:author="Lexer" w:date="2024-09-28T16:04:00Z">
        <w:del w:id="3098" w:author="nikitadorogin@yandex.ru" w:date="2024-10-17T11:57:00Z">
          <w:r w:rsidRPr="00821BBB" w:rsidDel="00242197">
            <w:rPr>
              <w:szCs w:val="20"/>
              <w:lang w:val="en-US"/>
              <w:rPrChange w:id="3099" w:author="Student" w:date="2024-10-04T12:00:00Z">
                <w:rPr>
                  <w:szCs w:val="20"/>
                  <w:lang w:val="ru-RU"/>
                </w:rPr>
              </w:rPrChange>
            </w:rPr>
            <w:delText>48,28</w:delText>
          </w:r>
        </w:del>
      </w:ins>
      <w:ins w:id="3100" w:author="Lexer" w:date="2024-09-28T16:03:00Z">
        <w:del w:id="3101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102" w:author="Lexer" w:date="2024-09-28T16:04:00Z">
        <w:del w:id="3103" w:author="nikitadorogin@yandex.ru" w:date="2024-10-17T11:57:00Z">
          <w:r w:rsidRPr="00821BBB" w:rsidDel="00242197">
            <w:rPr>
              <w:szCs w:val="20"/>
              <w:lang w:val="en-US"/>
              <w:rPrChange w:id="3104" w:author="Student" w:date="2024-10-04T12:00:00Z">
                <w:rPr>
                  <w:szCs w:val="20"/>
                  <w:lang w:val="ru-RU"/>
                </w:rPr>
              </w:rPrChange>
            </w:rPr>
            <w:delText>402,2</w:delText>
          </w:r>
        </w:del>
      </w:ins>
      <w:ins w:id="3105" w:author="Lexer" w:date="2024-09-28T16:03:00Z">
        <w:del w:id="3106" w:author="nikitadorogin@yandex.ru" w:date="2024-10-17T11:57:00Z">
          <w:r w:rsidRPr="00821BBB" w:rsidDel="00242197">
            <w:rPr>
              <w:szCs w:val="20"/>
              <w:lang w:val="en-US"/>
              <w:rPrChange w:id="3107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108" w:author="Lexer" w:date="2024-09-28T16:04:00Z">
        <w:del w:id="3109" w:author="nikitadorogin@yandex.ru" w:date="2024-10-17T11:57:00Z">
          <w:r w:rsidRPr="00821BBB" w:rsidDel="00242197">
            <w:rPr>
              <w:szCs w:val="20"/>
              <w:lang w:val="en-US"/>
              <w:rPrChange w:id="3110" w:author="Student" w:date="2024-10-04T12:00:00Z">
                <w:rPr>
                  <w:szCs w:val="20"/>
                  <w:lang w:val="ru-RU"/>
                </w:rPr>
              </w:rPrChange>
            </w:rPr>
            <w:delText>278,2</w:delText>
          </w:r>
        </w:del>
      </w:ins>
      <w:ins w:id="3111" w:author="Lexer" w:date="2024-09-28T16:03:00Z">
        <w:del w:id="3112" w:author="nikitadorogin@yandex.ru" w:date="2024-10-17T11:57:00Z">
          <w:r w:rsidRPr="00821BBB" w:rsidDel="00242197">
            <w:rPr>
              <w:szCs w:val="20"/>
              <w:lang w:val="en-US"/>
              <w:rPrChange w:id="3113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114" w:author="Lexer" w:date="2024-09-28T16:04:00Z">
        <w:del w:id="3115" w:author="nikitadorogin@yandex.ru" w:date="2024-10-17T11:57:00Z">
          <w:r w:rsidRPr="00821BBB" w:rsidDel="00242197">
            <w:rPr>
              <w:szCs w:val="20"/>
              <w:lang w:val="en-US"/>
              <w:rPrChange w:id="3116" w:author="Student" w:date="2024-10-04T12:00:00Z">
                <w:rPr>
                  <w:szCs w:val="20"/>
                  <w:lang w:val="ru-RU"/>
                </w:rPr>
              </w:rPrChange>
            </w:rPr>
            <w:delText>0,602</w:delText>
          </w:r>
        </w:del>
      </w:ins>
      <w:ins w:id="3117" w:author="Lexer" w:date="2024-09-28T16:03:00Z">
        <w:del w:id="3118" w:author="nikitadorogin@yandex.ru" w:date="2024-10-17T11:57:00Z">
          <w:r w:rsidRPr="00821BBB" w:rsidDel="00242197">
            <w:rPr>
              <w:szCs w:val="20"/>
              <w:lang w:val="en-US"/>
              <w:rPrChange w:id="3119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120" w:author="Lexer" w:date="2024-09-28T16:52:00Z">
        <w:del w:id="3121" w:author="nikitadorogin@yandex.ru" w:date="2024-10-17T11:57:00Z">
          <w:r w:rsidR="00981D37" w:rsidRPr="00821BBB" w:rsidDel="00242197">
            <w:rPr>
              <w:szCs w:val="20"/>
              <w:lang w:val="en-US"/>
              <w:rPrChange w:id="3122" w:author="Student" w:date="2024-10-04T12:00:00Z">
                <w:rPr>
                  <w:szCs w:val="20"/>
                  <w:lang w:val="ru-RU"/>
                </w:rPr>
              </w:rPrChange>
            </w:rPr>
            <w:delText>0,93</w:delText>
          </w:r>
        </w:del>
      </w:ins>
    </w:p>
    <w:p w14:paraId="406F4651" w14:textId="0A30D11A" w:rsidR="005F0164" w:rsidRPr="00821BBB" w:rsidDel="00242197" w:rsidRDefault="005F0164">
      <w:pPr>
        <w:ind w:firstLine="0"/>
        <w:rPr>
          <w:ins w:id="3123" w:author="Lexer" w:date="2024-09-28T16:03:00Z"/>
          <w:del w:id="3124" w:author="nikitadorogin@yandex.ru" w:date="2024-10-17T11:57:00Z"/>
          <w:szCs w:val="20"/>
          <w:lang w:val="en-US"/>
          <w:rPrChange w:id="3125" w:author="Student" w:date="2024-10-04T12:00:00Z">
            <w:rPr>
              <w:ins w:id="3126" w:author="Lexer" w:date="2024-09-28T16:03:00Z"/>
              <w:del w:id="3127" w:author="nikitadorogin@yandex.ru" w:date="2024-10-17T11:57:00Z"/>
              <w:szCs w:val="20"/>
              <w:lang w:val="ru-RU"/>
            </w:rPr>
          </w:rPrChange>
        </w:rPr>
      </w:pPr>
      <w:ins w:id="3128" w:author="Lexer" w:date="2024-09-28T16:03:00Z">
        <w:del w:id="3129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(40) = (</w:delText>
          </w:r>
        </w:del>
      </w:ins>
      <w:ins w:id="3130" w:author="Lexer" w:date="2024-09-28T16:04:00Z">
        <w:del w:id="3131" w:author="nikitadorogin@yandex.ru" w:date="2024-10-17T11:57:00Z">
          <w:r w:rsidRPr="00821BBB" w:rsidDel="00242197">
            <w:rPr>
              <w:szCs w:val="20"/>
              <w:lang w:val="en-US"/>
              <w:rPrChange w:id="3132" w:author="Student" w:date="2024-10-04T12:00:00Z">
                <w:rPr>
                  <w:szCs w:val="20"/>
                  <w:lang w:val="ru-RU"/>
                </w:rPr>
              </w:rPrChange>
            </w:rPr>
            <w:delText>47,39</w:delText>
          </w:r>
        </w:del>
      </w:ins>
      <w:ins w:id="3133" w:author="Lexer" w:date="2024-09-28T16:03:00Z">
        <w:del w:id="3134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135" w:author="Lexer" w:date="2024-09-28T16:27:00Z">
        <w:del w:id="3136" w:author="nikitadorogin@yandex.ru" w:date="2024-10-17T11:57:00Z">
          <w:r w:rsidR="00DD03DF" w:rsidRPr="00821BBB" w:rsidDel="00242197">
            <w:rPr>
              <w:szCs w:val="20"/>
              <w:lang w:val="en-US"/>
              <w:rPrChange w:id="3137" w:author="Student" w:date="2024-10-04T12:00:00Z">
                <w:rPr>
                  <w:szCs w:val="20"/>
                  <w:lang w:val="ru-RU"/>
                </w:rPr>
              </w:rPrChange>
            </w:rPr>
            <w:delText>592,3</w:delText>
          </w:r>
        </w:del>
      </w:ins>
      <w:ins w:id="3138" w:author="Lexer" w:date="2024-09-28T16:03:00Z">
        <w:del w:id="3139" w:author="nikitadorogin@yandex.ru" w:date="2024-10-17T11:57:00Z">
          <w:r w:rsidRPr="00821BBB" w:rsidDel="00242197">
            <w:rPr>
              <w:szCs w:val="20"/>
              <w:lang w:val="en-US"/>
              <w:rPrChange w:id="3140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141" w:author="Lexer" w:date="2024-09-28T16:05:00Z">
        <w:del w:id="3142" w:author="nikitadorogin@yandex.ru" w:date="2024-10-17T11:57:00Z">
          <w:r w:rsidRPr="00821BBB" w:rsidDel="00242197">
            <w:rPr>
              <w:szCs w:val="20"/>
              <w:lang w:val="en-US"/>
              <w:rPrChange w:id="3143" w:author="Student" w:date="2024-10-04T12:00:00Z">
                <w:rPr>
                  <w:szCs w:val="20"/>
                  <w:lang w:val="ru-RU"/>
                </w:rPr>
              </w:rPrChange>
            </w:rPr>
            <w:delText>351,8</w:delText>
          </w:r>
        </w:del>
      </w:ins>
      <w:ins w:id="3144" w:author="Lexer" w:date="2024-09-28T16:03:00Z">
        <w:del w:id="3145" w:author="nikitadorogin@yandex.ru" w:date="2024-10-17T11:57:00Z">
          <w:r w:rsidRPr="00821BBB" w:rsidDel="00242197">
            <w:rPr>
              <w:szCs w:val="20"/>
              <w:lang w:val="en-US"/>
              <w:rPrChange w:id="3146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147" w:author="Lexer" w:date="2024-09-28T16:05:00Z">
        <w:del w:id="3148" w:author="nikitadorogin@yandex.ru" w:date="2024-10-17T11:57:00Z">
          <w:r w:rsidRPr="00821BBB" w:rsidDel="00242197">
            <w:rPr>
              <w:szCs w:val="20"/>
              <w:lang w:val="en-US"/>
              <w:rPrChange w:id="3149" w:author="Student" w:date="2024-10-04T12:00:00Z">
                <w:rPr>
                  <w:szCs w:val="20"/>
                  <w:lang w:val="ru-RU"/>
                </w:rPr>
              </w:rPrChange>
            </w:rPr>
            <w:delText>0,815</w:delText>
          </w:r>
        </w:del>
      </w:ins>
      <w:ins w:id="3150" w:author="Lexer" w:date="2024-09-28T16:03:00Z">
        <w:del w:id="3151" w:author="nikitadorogin@yandex.ru" w:date="2024-10-17T11:57:00Z">
          <w:r w:rsidRPr="00821BBB" w:rsidDel="00242197">
            <w:rPr>
              <w:szCs w:val="20"/>
              <w:lang w:val="en-US"/>
              <w:rPrChange w:id="3152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153" w:author="Lexer" w:date="2024-09-28T16:40:00Z">
        <w:del w:id="3154" w:author="nikitadorogin@yandex.ru" w:date="2024-10-17T11:57:00Z">
          <w:r w:rsidR="00050D4D" w:rsidRPr="00821BBB" w:rsidDel="00242197">
            <w:rPr>
              <w:szCs w:val="20"/>
              <w:lang w:val="en-US"/>
              <w:rPrChange w:id="3155" w:author="Student" w:date="2024-10-04T12:00:00Z">
                <w:rPr>
                  <w:szCs w:val="20"/>
                  <w:lang w:val="ru-RU"/>
                </w:rPr>
              </w:rPrChange>
            </w:rPr>
            <w:delText>0,91</w:delText>
          </w:r>
        </w:del>
      </w:ins>
    </w:p>
    <w:p w14:paraId="377F310D" w14:textId="7AAE524D" w:rsidR="005F0164" w:rsidRPr="00821BBB" w:rsidDel="00242197" w:rsidRDefault="005F0164">
      <w:pPr>
        <w:ind w:firstLine="0"/>
        <w:rPr>
          <w:ins w:id="3156" w:author="Lexer" w:date="2024-09-28T16:03:00Z"/>
          <w:del w:id="3157" w:author="nikitadorogin@yandex.ru" w:date="2024-10-17T11:57:00Z"/>
          <w:szCs w:val="20"/>
          <w:lang w:val="en-US"/>
          <w:rPrChange w:id="3158" w:author="Student" w:date="2024-10-04T12:00:00Z">
            <w:rPr>
              <w:ins w:id="3159" w:author="Lexer" w:date="2024-09-28T16:03:00Z"/>
              <w:del w:id="3160" w:author="nikitadorogin@yandex.ru" w:date="2024-10-17T11:57:00Z"/>
              <w:rFonts w:eastAsia="Courier New"/>
              <w:lang w:val="ru-RU"/>
            </w:rPr>
          </w:rPrChange>
        </w:rPr>
      </w:pPr>
      <w:ins w:id="3161" w:author="Lexer" w:date="2024-09-28T16:03:00Z">
        <w:del w:id="3162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(20) = (</w:delText>
          </w:r>
        </w:del>
      </w:ins>
      <w:ins w:id="3163" w:author="Lexer" w:date="2024-09-28T16:05:00Z">
        <w:del w:id="3164" w:author="nikitadorogin@yandex.ru" w:date="2024-10-17T11:57:00Z">
          <w:r w:rsidRPr="00821BBB" w:rsidDel="00242197">
            <w:rPr>
              <w:szCs w:val="20"/>
              <w:lang w:val="en-US"/>
              <w:rPrChange w:id="3165" w:author="Student" w:date="2024-10-04T12:00:00Z">
                <w:rPr>
                  <w:szCs w:val="20"/>
                  <w:lang w:val="ru-RU"/>
                </w:rPr>
              </w:rPrChange>
            </w:rPr>
            <w:delText>44,93</w:delText>
          </w:r>
        </w:del>
      </w:ins>
      <w:ins w:id="3166" w:author="Lexer" w:date="2024-09-28T16:03:00Z">
        <w:del w:id="3167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168" w:author="Lexer" w:date="2024-09-28T16:20:00Z">
        <w:del w:id="3169" w:author="nikitadorogin@yandex.ru" w:date="2024-10-17T11:57:00Z">
          <w:r w:rsidR="00DA388C" w:rsidRPr="00821BBB" w:rsidDel="00242197">
            <w:rPr>
              <w:szCs w:val="20"/>
              <w:lang w:val="en-US"/>
              <w:rPrChange w:id="3170" w:author="Student" w:date="2024-10-04T12:00:00Z">
                <w:rPr>
                  <w:szCs w:val="20"/>
                  <w:lang w:val="ru-RU"/>
                </w:rPr>
              </w:rPrChange>
            </w:rPr>
            <w:delText>1123</w:delText>
          </w:r>
        </w:del>
      </w:ins>
      <w:ins w:id="3171" w:author="Lexer" w:date="2024-09-28T16:03:00Z">
        <w:del w:id="3172" w:author="nikitadorogin@yandex.ru" w:date="2024-10-17T11:57:00Z">
          <w:r w:rsidRPr="00821BBB" w:rsidDel="00242197">
            <w:rPr>
              <w:szCs w:val="20"/>
              <w:lang w:val="en-US"/>
              <w:rPrChange w:id="3173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174" w:author="Lexer" w:date="2024-09-28T16:05:00Z">
        <w:del w:id="3175" w:author="nikitadorogin@yandex.ru" w:date="2024-10-17T11:57:00Z">
          <w:r w:rsidRPr="00821BBB" w:rsidDel="00242197">
            <w:rPr>
              <w:szCs w:val="20"/>
              <w:lang w:val="en-US"/>
              <w:rPrChange w:id="3176" w:author="Student" w:date="2024-10-04T12:00:00Z">
                <w:rPr>
                  <w:szCs w:val="20"/>
                  <w:lang w:val="ru-RU"/>
                </w:rPr>
              </w:rPrChange>
            </w:rPr>
            <w:delText>591,1</w:delText>
          </w:r>
        </w:del>
      </w:ins>
      <w:ins w:id="3177" w:author="Lexer" w:date="2024-09-28T16:03:00Z">
        <w:del w:id="3178" w:author="nikitadorogin@yandex.ru" w:date="2024-10-17T11:57:00Z">
          <w:r w:rsidRPr="00821BBB" w:rsidDel="00242197">
            <w:rPr>
              <w:szCs w:val="20"/>
              <w:lang w:val="en-US"/>
              <w:rPrChange w:id="3179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180" w:author="Lexer" w:date="2024-09-28T16:06:00Z">
        <w:del w:id="3181" w:author="nikitadorogin@yandex.ru" w:date="2024-10-17T11:57:00Z">
          <w:r w:rsidRPr="00821BBB" w:rsidDel="00242197">
            <w:rPr>
              <w:szCs w:val="20"/>
              <w:lang w:val="en-US"/>
              <w:rPrChange w:id="3182" w:author="Student" w:date="2024-10-04T12:00:00Z">
                <w:rPr>
                  <w:szCs w:val="20"/>
                  <w:lang w:val="ru-RU"/>
                </w:rPr>
              </w:rPrChange>
            </w:rPr>
            <w:delText>0,979</w:delText>
          </w:r>
        </w:del>
      </w:ins>
      <w:ins w:id="3183" w:author="Lexer" w:date="2024-09-28T16:03:00Z">
        <w:del w:id="3184" w:author="nikitadorogin@yandex.ru" w:date="2024-10-17T11:57:00Z">
          <w:r w:rsidRPr="00821BBB" w:rsidDel="00242197">
            <w:rPr>
              <w:szCs w:val="20"/>
              <w:lang w:val="en-US"/>
              <w:rPrChange w:id="3185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186" w:author="Lexer" w:date="2024-09-28T16:17:00Z">
        <w:del w:id="3187" w:author="nikitadorogin@yandex.ru" w:date="2024-10-17T11:57:00Z">
          <w:r w:rsidR="00DA388C" w:rsidRPr="00821BBB" w:rsidDel="00242197">
            <w:rPr>
              <w:szCs w:val="20"/>
              <w:lang w:val="en-US"/>
              <w:rPrChange w:id="3188" w:author="Student" w:date="2024-10-04T12:00:00Z">
                <w:rPr>
                  <w:szCs w:val="20"/>
                  <w:lang w:val="ru-RU"/>
                </w:rPr>
              </w:rPrChange>
            </w:rPr>
            <w:delText>0,87</w:delText>
          </w:r>
        </w:del>
      </w:ins>
    </w:p>
    <w:p w14:paraId="258987BB" w14:textId="325358B6" w:rsidR="005F0164" w:rsidRPr="00821BBB" w:rsidDel="00242197" w:rsidRDefault="005F0164">
      <w:pPr>
        <w:ind w:firstLine="0"/>
        <w:rPr>
          <w:ins w:id="3189" w:author="Lexer" w:date="2024-09-28T16:03:00Z"/>
          <w:del w:id="3190" w:author="nikitadorogin@yandex.ru" w:date="2024-10-17T11:57:00Z"/>
          <w:rFonts w:eastAsia="Courier New"/>
          <w:lang w:val="en-US"/>
          <w:rPrChange w:id="3191" w:author="Student" w:date="2024-10-04T12:00:00Z">
            <w:rPr>
              <w:ins w:id="3192" w:author="Lexer" w:date="2024-09-28T16:03:00Z"/>
              <w:del w:id="3193" w:author="nikitadorogin@yandex.ru" w:date="2024-10-17T11:57:00Z"/>
              <w:rFonts w:eastAsia="Courier New"/>
              <w:lang w:val="ru-RU"/>
            </w:rPr>
          </w:rPrChange>
        </w:rPr>
      </w:pPr>
      <w:ins w:id="3194" w:author="Lexer" w:date="2024-09-28T16:03:00Z">
        <w:del w:id="3195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(10) = (</w:delText>
          </w:r>
        </w:del>
      </w:ins>
      <w:ins w:id="3196" w:author="Lexer" w:date="2024-09-28T16:06:00Z">
        <w:del w:id="3197" w:author="nikitadorogin@yandex.ru" w:date="2024-10-17T11:57:00Z">
          <w:r w:rsidRPr="00821BBB" w:rsidDel="00242197">
            <w:rPr>
              <w:szCs w:val="20"/>
              <w:lang w:val="en-US"/>
              <w:rPrChange w:id="3198" w:author="Student" w:date="2024-10-04T12:00:00Z">
                <w:rPr>
                  <w:szCs w:val="20"/>
                  <w:lang w:val="ru-RU"/>
                </w:rPr>
              </w:rPrChange>
            </w:rPr>
            <w:delText>40,76</w:delText>
          </w:r>
        </w:del>
      </w:ins>
      <w:ins w:id="3199" w:author="Lexer" w:date="2024-09-28T16:03:00Z">
        <w:del w:id="3200" w:author="nikitadorogin@yandex.ru" w:date="2024-10-17T11:57:00Z"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3201" w:author="Lexer" w:date="2024-09-28T16:06:00Z">
        <w:del w:id="3202" w:author="nikitadorogin@yandex.ru" w:date="2024-10-17T11:57:00Z">
          <w:r w:rsidRPr="00821BBB" w:rsidDel="00242197">
            <w:rPr>
              <w:szCs w:val="20"/>
              <w:lang w:val="en-US"/>
              <w:rPrChange w:id="3203" w:author="Student" w:date="2024-10-04T12:00:00Z">
                <w:rPr>
                  <w:szCs w:val="20"/>
                  <w:lang w:val="ru-RU"/>
                </w:rPr>
              </w:rPrChange>
            </w:rPr>
            <w:delText>2038</w:delText>
          </w:r>
        </w:del>
      </w:ins>
      <w:ins w:id="3204" w:author="Lexer" w:date="2024-09-28T16:03:00Z">
        <w:del w:id="3205" w:author="nikitadorogin@yandex.ru" w:date="2024-10-17T11:57:00Z">
          <w:r w:rsidRPr="00821BBB" w:rsidDel="00242197">
            <w:rPr>
              <w:szCs w:val="20"/>
              <w:lang w:val="en-US"/>
              <w:rPrChange w:id="3206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3207" w:author="Lexer" w:date="2024-09-28T16:06:00Z">
        <w:del w:id="3208" w:author="nikitadorogin@yandex.ru" w:date="2024-10-17T11:57:00Z">
          <w:r w:rsidRPr="00821BBB" w:rsidDel="00242197">
            <w:rPr>
              <w:szCs w:val="20"/>
              <w:lang w:val="en-US"/>
              <w:rPrChange w:id="3209" w:author="Student" w:date="2024-10-04T12:00:00Z">
                <w:rPr>
                  <w:szCs w:val="20"/>
                  <w:lang w:val="ru-RU"/>
                </w:rPr>
              </w:rPrChange>
            </w:rPr>
            <w:delText>1034</w:delText>
          </w:r>
        </w:del>
      </w:ins>
      <w:ins w:id="3210" w:author="Lexer" w:date="2024-09-28T16:03:00Z">
        <w:del w:id="3211" w:author="nikitadorogin@yandex.ru" w:date="2024-10-17T11:57:00Z">
          <w:r w:rsidRPr="00821BBB" w:rsidDel="00242197">
            <w:rPr>
              <w:szCs w:val="20"/>
              <w:lang w:val="en-US"/>
              <w:rPrChange w:id="3212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3213" w:author="Lexer" w:date="2024-09-28T16:06:00Z">
        <w:del w:id="3214" w:author="nikitadorogin@yandex.ru" w:date="2024-10-17T11:57:00Z">
          <w:r w:rsidRPr="00821BBB" w:rsidDel="00242197">
            <w:rPr>
              <w:szCs w:val="20"/>
              <w:lang w:val="en-US"/>
              <w:rPrChange w:id="3215" w:author="Student" w:date="2024-10-04T12:00:00Z">
                <w:rPr>
                  <w:szCs w:val="20"/>
                  <w:lang w:val="ru-RU"/>
                </w:rPr>
              </w:rPrChange>
            </w:rPr>
            <w:delText>0,96</w:delText>
          </w:r>
        </w:del>
      </w:ins>
      <w:ins w:id="3216" w:author="Lexer" w:date="2024-09-28T16:03:00Z">
        <w:del w:id="3217" w:author="nikitadorogin@yandex.ru" w:date="2024-10-17T11:57:00Z">
          <w:r w:rsidRPr="00821BBB" w:rsidDel="00242197">
            <w:rPr>
              <w:szCs w:val="20"/>
              <w:lang w:val="en-US"/>
              <w:rPrChange w:id="3218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3219" w:author="Lexer" w:date="2024-09-28T16:13:00Z">
        <w:del w:id="3220" w:author="nikitadorogin@yandex.ru" w:date="2024-10-17T11:57:00Z">
          <w:r w:rsidR="00F54E80" w:rsidRPr="00821BBB" w:rsidDel="00242197">
            <w:rPr>
              <w:szCs w:val="20"/>
              <w:lang w:val="en-US"/>
              <w:rPrChange w:id="3221" w:author="Student" w:date="2024-10-04T12:00:00Z">
                <w:rPr>
                  <w:szCs w:val="20"/>
                  <w:lang w:val="ru-RU"/>
                </w:rPr>
              </w:rPrChange>
            </w:rPr>
            <w:delText>0,84</w:delText>
          </w:r>
        </w:del>
      </w:ins>
    </w:p>
    <w:p w14:paraId="5F0AAC41" w14:textId="427F19C1" w:rsidR="005F0164" w:rsidRPr="00821BBB" w:rsidDel="00242197" w:rsidRDefault="005F0164">
      <w:pPr>
        <w:ind w:firstLine="0"/>
        <w:rPr>
          <w:ins w:id="3222" w:author="Lexer" w:date="2024-09-28T16:03:00Z"/>
          <w:del w:id="3223" w:author="nikitadorogin@yandex.ru" w:date="2024-10-17T11:57:00Z"/>
          <w:rFonts w:eastAsia="Courier New"/>
          <w:lang w:val="en-US"/>
          <w:rPrChange w:id="3224" w:author="Student" w:date="2024-10-04T12:00:00Z">
            <w:rPr>
              <w:ins w:id="3225" w:author="Lexer" w:date="2024-09-28T16:03:00Z"/>
              <w:del w:id="3226" w:author="nikitadorogin@yandex.ru" w:date="2024-10-17T11:57:00Z"/>
              <w:rFonts w:eastAsia="Courier New"/>
              <w:lang w:val="ru-RU"/>
            </w:rPr>
          </w:rPrChange>
        </w:rPr>
      </w:pPr>
    </w:p>
    <w:p w14:paraId="4B3548E8" w14:textId="0A3E734C" w:rsidR="005F0164" w:rsidRPr="00821BBB" w:rsidDel="00242197" w:rsidRDefault="00981D37">
      <w:pPr>
        <w:ind w:firstLine="0"/>
        <w:rPr>
          <w:ins w:id="3227" w:author="Lexer" w:date="2024-09-28T17:15:00Z"/>
          <w:del w:id="3228" w:author="nikitadorogin@yandex.ru" w:date="2024-10-17T11:57:00Z"/>
          <w:color w:val="000000"/>
          <w:lang w:val="en-US"/>
          <w:rPrChange w:id="3229" w:author="Student" w:date="2024-10-04T12:00:00Z">
            <w:rPr>
              <w:ins w:id="3230" w:author="Lexer" w:date="2024-09-28T17:15:00Z"/>
              <w:del w:id="3231" w:author="nikitadorogin@yandex.ru" w:date="2024-10-17T11:57:00Z"/>
              <w:color w:val="000000"/>
              <w:lang w:val="ru-RU"/>
            </w:rPr>
          </w:rPrChange>
        </w:rPr>
      </w:pPr>
      <w:ins w:id="3232" w:author="Lexer" w:date="2024-09-28T16:54:00Z">
        <w:del w:id="3233" w:author="nikitadorogin@yandex.ru" w:date="2024-10-17T11:57:00Z">
          <w:r w:rsidDel="00242197">
            <w:rPr>
              <w:color w:val="000000"/>
              <w:lang w:val="ru-RU"/>
            </w:rPr>
            <w:delText>С</w:delText>
          </w:r>
          <w:r w:rsidRPr="00981D37" w:rsidDel="00242197">
            <w:rPr>
              <w:color w:val="000000"/>
            </w:rPr>
            <w:delText>опротивление</w:delText>
          </w:r>
          <w:r w:rsidRPr="00821BBB" w:rsidDel="00242197">
            <w:rPr>
              <w:color w:val="000000"/>
              <w:lang w:val="en-US"/>
              <w:rPrChange w:id="3234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242197">
            <w:rPr>
              <w:color w:val="000000"/>
            </w:rPr>
            <w:delText>однофазного</w:delText>
          </w:r>
          <w:r w:rsidRPr="00821BBB" w:rsidDel="00242197">
            <w:rPr>
              <w:color w:val="000000"/>
              <w:lang w:val="en-US"/>
              <w:rPrChange w:id="3235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242197">
            <w:rPr>
              <w:color w:val="000000"/>
            </w:rPr>
            <w:delText>линейного</w:delText>
          </w:r>
          <w:r w:rsidRPr="00821BBB" w:rsidDel="00242197">
            <w:rPr>
              <w:color w:val="000000"/>
              <w:lang w:val="en-US"/>
              <w:rPrChange w:id="3236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242197">
            <w:rPr>
              <w:color w:val="000000"/>
            </w:rPr>
            <w:delText>трансформатора</w:delText>
          </w:r>
          <w:r w:rsidRPr="00821BBB" w:rsidDel="00242197">
            <w:rPr>
              <w:color w:val="000000"/>
              <w:lang w:val="en-US"/>
              <w:rPrChange w:id="3237" w:author="Student" w:date="2024-10-04T12:00:00Z">
                <w:rPr>
                  <w:color w:val="000000"/>
                </w:rPr>
              </w:rPrChange>
            </w:rPr>
            <w:br/>
            <w:delText>(R</w:delText>
          </w:r>
          <w:r w:rsidRPr="00981D37" w:rsidDel="00242197">
            <w:rPr>
              <w:color w:val="000000"/>
              <w:sz w:val="18"/>
              <w:szCs w:val="18"/>
            </w:rPr>
            <w:delText>вых</w:delText>
          </w:r>
          <w:r w:rsidRPr="00821BBB" w:rsidDel="00242197">
            <w:rPr>
              <w:color w:val="000000"/>
              <w:lang w:val="en-US"/>
              <w:rPrChange w:id="3238" w:author="Student" w:date="2024-10-04T12:00:00Z">
                <w:rPr>
                  <w:color w:val="000000"/>
                </w:rPr>
              </w:rPrChange>
            </w:rPr>
            <w:delText>)</w:delText>
          </w:r>
          <w:r w:rsidRPr="00821BBB" w:rsidDel="00242197">
            <w:rPr>
              <w:color w:val="000000"/>
              <w:lang w:val="en-US"/>
              <w:rPrChange w:id="3239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2279B885" w14:textId="1A13E1BD" w:rsidR="00B94457" w:rsidRPr="00821BBB" w:rsidDel="00242197" w:rsidRDefault="00B94457">
      <w:pPr>
        <w:ind w:firstLine="0"/>
        <w:rPr>
          <w:ins w:id="3240" w:author="Lexer" w:date="2024-09-28T17:16:00Z"/>
          <w:del w:id="3241" w:author="nikitadorogin@yandex.ru" w:date="2024-10-17T11:57:00Z"/>
          <w:color w:val="000000"/>
          <w:lang w:val="en-US"/>
          <w:rPrChange w:id="3242" w:author="Student" w:date="2024-10-04T12:00:00Z">
            <w:rPr>
              <w:ins w:id="3243" w:author="Lexer" w:date="2024-09-28T17:16:00Z"/>
              <w:del w:id="3244" w:author="nikitadorogin@yandex.ru" w:date="2024-10-17T11:57:00Z"/>
              <w:color w:val="000000"/>
              <w:lang w:val="ru-RU"/>
            </w:rPr>
          </w:rPrChange>
        </w:rPr>
      </w:pPr>
      <w:ins w:id="3245" w:author="Lexer" w:date="2024-09-28T17:15:00Z">
        <w:del w:id="3246" w:author="nikitadorogin@yandex.ru" w:date="2024-10-17T11:57:00Z">
          <w:r w:rsidDel="00242197">
            <w:rPr>
              <w:color w:val="000000"/>
              <w:lang w:val="ru-RU"/>
            </w:rPr>
            <w:delText>Зави</w:delText>
          </w:r>
        </w:del>
      </w:ins>
      <w:ins w:id="3247" w:author="Lexer" w:date="2024-09-28T17:16:00Z">
        <w:del w:id="3248" w:author="nikitadorogin@yandex.ru" w:date="2024-10-17T11:57:00Z">
          <w:r w:rsidDel="00242197">
            <w:rPr>
              <w:color w:val="000000"/>
              <w:lang w:val="ru-RU"/>
            </w:rPr>
            <w:delText>симость</w:delText>
          </w:r>
          <w:r w:rsidRPr="00821BBB" w:rsidDel="00242197">
            <w:rPr>
              <w:color w:val="000000"/>
              <w:lang w:val="en-US"/>
              <w:rPrChange w:id="3249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en-US"/>
            </w:rPr>
            <w:delText>U</w:delText>
          </w:r>
          <w:r w:rsidRPr="00821BBB" w:rsidDel="00242197">
            <w:rPr>
              <w:color w:val="000000"/>
              <w:lang w:val="en-US"/>
            </w:rPr>
            <w:delText>(2)</w:delText>
          </w:r>
          <w:r w:rsidRPr="00821BBB" w:rsidDel="00242197">
            <w:rPr>
              <w:color w:val="000000"/>
              <w:lang w:val="en-US"/>
              <w:rPrChange w:id="3250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от</w:delText>
          </w:r>
          <w:r w:rsidRPr="00821BBB" w:rsidDel="00242197">
            <w:rPr>
              <w:color w:val="000000"/>
              <w:lang w:val="en-US"/>
              <w:rPrChange w:id="3251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тока</w:delText>
          </w:r>
          <w:r w:rsidRPr="00821BBB" w:rsidDel="00242197">
            <w:rPr>
              <w:color w:val="000000"/>
              <w:lang w:val="en-US"/>
              <w:rPrChange w:id="3252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нагрузки</w:delText>
          </w:r>
          <w:r w:rsidRPr="00821BBB" w:rsidDel="00242197">
            <w:rPr>
              <w:color w:val="000000"/>
              <w:lang w:val="en-US"/>
              <w:rPrChange w:id="3253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en-US"/>
            </w:rPr>
            <w:delText>I</w:delText>
          </w:r>
          <w:r w:rsidRPr="00821BBB" w:rsidDel="00242197">
            <w:rPr>
              <w:color w:val="000000"/>
              <w:lang w:val="en-US"/>
            </w:rPr>
            <w:delText>(2)</w:delText>
          </w:r>
          <w:r w:rsidRPr="00821BBB" w:rsidDel="00242197">
            <w:rPr>
              <w:color w:val="000000"/>
              <w:lang w:val="en-US"/>
              <w:rPrChange w:id="3254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7559B284" w14:textId="5C00B817" w:rsidR="00B94457" w:rsidRPr="00821BBB" w:rsidDel="00242197" w:rsidRDefault="00B94457">
      <w:pPr>
        <w:ind w:firstLine="0"/>
        <w:rPr>
          <w:ins w:id="3255" w:author="Lexer" w:date="2024-09-28T17:16:00Z"/>
          <w:del w:id="3256" w:author="nikitadorogin@yandex.ru" w:date="2024-10-17T11:57:00Z"/>
          <w:color w:val="000000"/>
          <w:lang w:val="en-US"/>
          <w:rPrChange w:id="3257" w:author="Student" w:date="2024-10-04T12:00:00Z">
            <w:rPr>
              <w:ins w:id="3258" w:author="Lexer" w:date="2024-09-28T17:16:00Z"/>
              <w:del w:id="3259" w:author="nikitadorogin@yandex.ru" w:date="2024-10-17T11:57:00Z"/>
              <w:color w:val="000000"/>
              <w:lang w:val="ru-RU"/>
            </w:rPr>
          </w:rPrChange>
        </w:rPr>
      </w:pPr>
      <w:ins w:id="3260" w:author="Lexer" w:date="2024-09-28T17:16:00Z">
        <w:del w:id="3261" w:author="nikitadorogin@yandex.ru" w:date="2024-10-17T11:57:00Z">
          <w:r w:rsidDel="00242197">
            <w:rPr>
              <w:noProof/>
              <w:color w:val="000000"/>
              <w:lang w:val="ru-RU"/>
            </w:rPr>
            <w:drawing>
              <wp:inline distT="0" distB="0" distL="0" distR="0" wp14:anchorId="43E055C4" wp14:editId="6ACF6265">
                <wp:extent cx="5935980" cy="2964180"/>
                <wp:effectExtent l="0" t="0" r="7620" b="762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5980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433A0871" w14:textId="22A323AC" w:rsidR="00B94457" w:rsidRPr="00821BBB" w:rsidDel="00242197" w:rsidRDefault="00B94457">
      <w:pPr>
        <w:ind w:firstLine="0"/>
        <w:rPr>
          <w:ins w:id="3262" w:author="Lexer" w:date="2024-09-28T17:16:00Z"/>
          <w:del w:id="3263" w:author="nikitadorogin@yandex.ru" w:date="2024-10-17T11:57:00Z"/>
          <w:color w:val="000000"/>
          <w:lang w:val="en-US"/>
          <w:rPrChange w:id="3264" w:author="Student" w:date="2024-10-04T12:00:00Z">
            <w:rPr>
              <w:ins w:id="3265" w:author="Lexer" w:date="2024-09-28T17:16:00Z"/>
              <w:del w:id="3266" w:author="nikitadorogin@yandex.ru" w:date="2024-10-17T11:57:00Z"/>
              <w:color w:val="000000"/>
              <w:lang w:val="ru-RU"/>
            </w:rPr>
          </w:rPrChange>
        </w:rPr>
      </w:pPr>
    </w:p>
    <w:p w14:paraId="0D357C9A" w14:textId="1FD7B593" w:rsidR="00B94457" w:rsidRPr="00821BBB" w:rsidDel="00242197" w:rsidRDefault="00B94457">
      <w:pPr>
        <w:ind w:firstLine="0"/>
        <w:rPr>
          <w:ins w:id="3267" w:author="Lexer" w:date="2024-09-28T17:22:00Z"/>
          <w:del w:id="3268" w:author="nikitadorogin@yandex.ru" w:date="2024-10-17T11:57:00Z"/>
          <w:color w:val="000000"/>
          <w:lang w:val="en-US"/>
          <w:rPrChange w:id="3269" w:author="Student" w:date="2024-10-04T12:00:00Z">
            <w:rPr>
              <w:ins w:id="3270" w:author="Lexer" w:date="2024-09-28T17:22:00Z"/>
              <w:del w:id="3271" w:author="nikitadorogin@yandex.ru" w:date="2024-10-17T11:57:00Z"/>
              <w:color w:val="000000"/>
              <w:lang w:val="ru-RU"/>
            </w:rPr>
          </w:rPrChange>
        </w:rPr>
      </w:pPr>
      <w:ins w:id="3272" w:author="Lexer" w:date="2024-09-28T17:16:00Z">
        <w:del w:id="3273" w:author="nikitadorogin@yandex.ru" w:date="2024-10-17T11:57:00Z">
          <w:r w:rsidDel="00242197">
            <w:rPr>
              <w:color w:val="000000"/>
              <w:lang w:val="ru-RU"/>
            </w:rPr>
            <w:delText>Зависимость</w:delText>
          </w:r>
          <w:r w:rsidRPr="00821BBB" w:rsidDel="00242197">
            <w:rPr>
              <w:color w:val="000000"/>
              <w:lang w:val="en-US"/>
              <w:rPrChange w:id="3274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</w:del>
      </w:ins>
      <w:ins w:id="3275" w:author="Lexer" w:date="2024-09-28T17:17:00Z">
        <w:del w:id="3276" w:author="nikitadorogin@yandex.ru" w:date="2024-10-17T11:57:00Z">
          <w:r w:rsidRPr="00120B23" w:rsidDel="00242197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242197">
            <w:rPr>
              <w:rFonts w:ascii="Symbol" w:hAnsi="Symbol"/>
              <w:b/>
              <w:bCs/>
              <w:color w:val="000000"/>
              <w:lang w:val="ru-RU"/>
            </w:rPr>
            <w:delText xml:space="preserve"> </w:delText>
          </w:r>
        </w:del>
      </w:ins>
      <w:ins w:id="3277" w:author="Lexer" w:date="2024-09-28T17:18:00Z">
        <w:del w:id="3278" w:author="nikitadorogin@yandex.ru" w:date="2024-10-17T11:57:00Z">
          <w:r w:rsidDel="00242197">
            <w:rPr>
              <w:color w:val="000000"/>
              <w:lang w:val="ru-RU"/>
            </w:rPr>
            <w:delText>от</w:delText>
          </w:r>
          <w:r w:rsidRPr="00821BBB" w:rsidDel="00242197">
            <w:rPr>
              <w:color w:val="000000"/>
              <w:lang w:val="en-US"/>
              <w:rPrChange w:id="3279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тока</w:delText>
          </w:r>
          <w:r w:rsidRPr="00821BBB" w:rsidDel="00242197">
            <w:rPr>
              <w:color w:val="000000"/>
              <w:lang w:val="en-US"/>
              <w:rPrChange w:id="3280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ru-RU"/>
            </w:rPr>
            <w:delText>нагрузки</w:delText>
          </w:r>
          <w:r w:rsidRPr="00821BBB" w:rsidDel="00242197">
            <w:rPr>
              <w:color w:val="000000"/>
              <w:lang w:val="en-US"/>
              <w:rPrChange w:id="3281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242197">
            <w:rPr>
              <w:color w:val="000000"/>
              <w:lang w:val="en-US"/>
            </w:rPr>
            <w:delText>I</w:delText>
          </w:r>
          <w:r w:rsidRPr="00821BBB" w:rsidDel="00242197">
            <w:rPr>
              <w:color w:val="000000"/>
              <w:lang w:val="en-US"/>
              <w:rPrChange w:id="3282" w:author="Student" w:date="2024-10-04T12:00:00Z">
                <w:rPr>
                  <w:color w:val="000000"/>
                  <w:lang w:val="ru-RU"/>
                </w:rPr>
              </w:rPrChange>
            </w:rPr>
            <w:delText>(2):</w:delText>
          </w:r>
        </w:del>
      </w:ins>
    </w:p>
    <w:p w14:paraId="04EDA24B" w14:textId="13A61299" w:rsidR="002B1E7D" w:rsidRPr="00821BBB" w:rsidDel="00242197" w:rsidRDefault="002B1E7D">
      <w:pPr>
        <w:ind w:firstLine="0"/>
        <w:rPr>
          <w:ins w:id="3283" w:author="Lexer" w:date="2024-09-28T17:18:00Z"/>
          <w:del w:id="3284" w:author="nikitadorogin@yandex.ru" w:date="2024-10-17T11:57:00Z"/>
          <w:color w:val="000000"/>
          <w:lang w:val="en-US"/>
          <w:rPrChange w:id="3285" w:author="Student" w:date="2024-10-04T12:00:00Z">
            <w:rPr>
              <w:ins w:id="3286" w:author="Lexer" w:date="2024-09-28T17:18:00Z"/>
              <w:del w:id="3287" w:author="nikitadorogin@yandex.ru" w:date="2024-10-17T11:57:00Z"/>
              <w:color w:val="000000"/>
              <w:lang w:val="ru-RU"/>
            </w:rPr>
          </w:rPrChange>
        </w:rPr>
      </w:pPr>
      <w:ins w:id="3288" w:author="Lexer" w:date="2024-09-28T17:22:00Z">
        <w:del w:id="3289" w:author="nikitadorogin@yandex.ru" w:date="2024-10-17T11:57:00Z">
          <w:r w:rsidDel="00242197">
            <w:rPr>
              <w:noProof/>
              <w:color w:val="000000"/>
              <w:lang w:val="ru-RU"/>
            </w:rPr>
            <w:drawing>
              <wp:inline distT="0" distB="0" distL="0" distR="0" wp14:anchorId="190882E5" wp14:editId="03B38370">
                <wp:extent cx="5935980" cy="2964180"/>
                <wp:effectExtent l="0" t="0" r="7620" b="762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5980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64D91C10" w14:textId="65243279" w:rsidR="00B94457" w:rsidRPr="00821BBB" w:rsidDel="00242197" w:rsidRDefault="00B94457">
      <w:pPr>
        <w:ind w:firstLine="0"/>
        <w:rPr>
          <w:ins w:id="3290" w:author="Lexer" w:date="2024-09-28T16:54:00Z"/>
          <w:del w:id="3291" w:author="nikitadorogin@yandex.ru" w:date="2024-10-17T11:57:00Z"/>
          <w:color w:val="000000"/>
          <w:lang w:val="en-US"/>
          <w:rPrChange w:id="3292" w:author="Student" w:date="2024-10-04T12:00:00Z">
            <w:rPr>
              <w:ins w:id="3293" w:author="Lexer" w:date="2024-09-28T16:54:00Z"/>
              <w:del w:id="3294" w:author="nikitadorogin@yandex.ru" w:date="2024-10-17T11:57:00Z"/>
              <w:color w:val="000000"/>
              <w:lang w:val="ru-RU"/>
            </w:rPr>
          </w:rPrChange>
        </w:rPr>
      </w:pPr>
    </w:p>
    <w:p w14:paraId="7471153B" w14:textId="43425ED8" w:rsidR="00981D37" w:rsidRPr="00821BBB" w:rsidDel="00242197" w:rsidRDefault="00981D37">
      <w:pPr>
        <w:ind w:firstLine="0"/>
        <w:rPr>
          <w:ins w:id="3295" w:author="Lexer" w:date="2024-09-28T16:55:00Z"/>
          <w:del w:id="3296" w:author="nikitadorogin@yandex.ru" w:date="2024-10-17T11:57:00Z"/>
          <w:position w:val="-32"/>
          <w:lang w:val="en-US"/>
          <w:rPrChange w:id="3297" w:author="Student" w:date="2024-10-04T12:00:00Z">
            <w:rPr>
              <w:ins w:id="3298" w:author="Lexer" w:date="2024-09-28T16:55:00Z"/>
              <w:del w:id="3299" w:author="nikitadorogin@yandex.ru" w:date="2024-10-17T11:57:00Z"/>
              <w:position w:val="-32"/>
            </w:rPr>
          </w:rPrChange>
        </w:rPr>
      </w:pPr>
      <w:ins w:id="3300" w:author="Lexer" w:date="2024-09-28T16:55:00Z">
        <w:del w:id="3301" w:author="nikitadorogin@yandex.ru" w:date="2024-10-17T11:57:00Z">
          <w:r w:rsidRPr="000F67EC" w:rsidDel="00242197">
            <w:rPr>
              <w:position w:val="-54"/>
            </w:rPr>
            <w:object w:dxaOrig="3620" w:dyaOrig="1120" w14:anchorId="2B3F7323">
              <v:shape id="_x0000_i1047" type="#_x0000_t75" style="width:154.5pt;height:48pt" o:ole="" fillcolor="window">
                <v:imagedata r:id="rId43" o:title=""/>
              </v:shape>
              <o:OLEObject Type="Embed" ProgID="Equation.DSMT4" ShapeID="_x0000_i1047" DrawAspect="Content" ObjectID="_1791907854" r:id="rId44"/>
            </w:object>
          </w:r>
        </w:del>
      </w:ins>
    </w:p>
    <w:p w14:paraId="6EF5EF44" w14:textId="10D6FD59" w:rsidR="00981D37" w:rsidRPr="00821BBB" w:rsidDel="00242197" w:rsidRDefault="00981D37" w:rsidP="0012204B">
      <w:pPr>
        <w:ind w:firstLine="0"/>
        <w:rPr>
          <w:ins w:id="3302" w:author="Lexer" w:date="2024-09-28T17:01:00Z"/>
          <w:del w:id="3303" w:author="nikitadorogin@yandex.ru" w:date="2024-10-17T11:57:00Z"/>
          <w:rFonts w:eastAsia="Courier New"/>
          <w:lang w:val="en-US"/>
          <w:rPrChange w:id="3304" w:author="Student" w:date="2024-10-04T12:00:00Z">
            <w:rPr>
              <w:ins w:id="3305" w:author="Lexer" w:date="2024-09-28T17:01:00Z"/>
              <w:del w:id="3306" w:author="nikitadorogin@yandex.ru" w:date="2024-10-17T11:57:00Z"/>
              <w:rFonts w:eastAsia="Courier New"/>
              <w:lang w:val="ru-RU"/>
            </w:rPr>
          </w:rPrChange>
        </w:rPr>
      </w:pPr>
      <w:ins w:id="3307" w:author="Lexer" w:date="2024-09-28T16:55:00Z">
        <w:del w:id="3308" w:author="nikitadorogin@yandex.ru" w:date="2024-10-17T11:57:00Z">
          <w:r w:rsidDel="00242197">
            <w:rPr>
              <w:rFonts w:eastAsia="Courier New"/>
              <w:lang w:val="en-US"/>
            </w:rPr>
            <w:delText>R</w:delText>
          </w:r>
          <w:r w:rsidRPr="00821BBB" w:rsidDel="00242197">
            <w:rPr>
              <w:rFonts w:eastAsia="Courier New"/>
              <w:lang w:val="en-US"/>
            </w:rPr>
            <w:delText>(</w:delText>
          </w:r>
          <w:r w:rsidDel="00242197">
            <w:rPr>
              <w:rFonts w:eastAsia="Courier New"/>
              <w:lang w:val="ru-RU"/>
            </w:rPr>
            <w:delText>вых</w:delText>
          </w:r>
          <w:r w:rsidRPr="00821BBB" w:rsidDel="00242197">
            <w:rPr>
              <w:rFonts w:eastAsia="Courier New"/>
              <w:lang w:val="en-US"/>
              <w:rPrChange w:id="3309" w:author="Student" w:date="2024-10-04T12:00:00Z">
                <w:rPr>
                  <w:rFonts w:eastAsia="Courier New"/>
                  <w:lang w:val="ru-RU"/>
                </w:rPr>
              </w:rPrChange>
            </w:rPr>
            <w:delText xml:space="preserve">) = </w:delText>
          </w:r>
          <w:r w:rsidR="006026E4" w:rsidRPr="00821BBB" w:rsidDel="00242197">
            <w:rPr>
              <w:rFonts w:eastAsia="Courier New"/>
              <w:lang w:val="en-US"/>
              <w:rPrChange w:id="3310" w:author="Student" w:date="2024-10-04T12:00:00Z">
                <w:rPr>
                  <w:rFonts w:eastAsia="Courier New"/>
                  <w:lang w:val="ru-RU"/>
                </w:rPr>
              </w:rPrChange>
            </w:rPr>
            <w:delText xml:space="preserve">(49,01 </w:delText>
          </w:r>
        </w:del>
      </w:ins>
      <w:ins w:id="3311" w:author="Lexer" w:date="2024-09-28T16:56:00Z">
        <w:del w:id="3312" w:author="nikitadorogin@yandex.ru" w:date="2024-10-17T11:57:00Z">
          <w:r w:rsidR="006026E4" w:rsidRPr="00821BBB" w:rsidDel="00242197">
            <w:rPr>
              <w:rFonts w:eastAsia="Courier New"/>
              <w:lang w:val="en-US"/>
              <w:rPrChange w:id="3313" w:author="Student" w:date="2024-10-04T12:00:00Z">
                <w:rPr>
                  <w:rFonts w:eastAsia="Courier New"/>
                  <w:lang w:val="ru-RU"/>
                </w:rPr>
              </w:rPrChange>
            </w:rPr>
            <w:delText>– 40,76)/(0,2453 - 2,038</w:delText>
          </w:r>
        </w:del>
      </w:ins>
      <w:ins w:id="3314" w:author="Lexer" w:date="2024-09-28T16:57:00Z">
        <w:del w:id="3315" w:author="nikitadorogin@yandex.ru" w:date="2024-10-17T11:57:00Z">
          <w:r w:rsidR="006026E4" w:rsidRPr="00821BBB" w:rsidDel="00242197">
            <w:rPr>
              <w:rFonts w:eastAsia="Courier New"/>
              <w:lang w:val="en-US"/>
              <w:rPrChange w:id="3316" w:author="Student" w:date="2024-10-04T12:00:00Z">
                <w:rPr>
                  <w:rFonts w:eastAsia="Courier New"/>
                  <w:lang w:val="ru-RU"/>
                </w:rPr>
              </w:rPrChange>
            </w:rPr>
            <w:delText>) = -4,6</w:delText>
          </w:r>
        </w:del>
      </w:ins>
    </w:p>
    <w:p w14:paraId="05C9D321" w14:textId="5A2BB790" w:rsidR="008F7345" w:rsidDel="00242197" w:rsidRDefault="00821BBB" w:rsidP="00006BFC">
      <w:pPr>
        <w:ind w:firstLine="0"/>
        <w:rPr>
          <w:ins w:id="3317" w:author="Student" w:date="2024-10-04T12:11:00Z"/>
          <w:del w:id="3318" w:author="nikitadorogin@yandex.ru" w:date="2024-10-17T11:57:00Z"/>
          <w:rFonts w:eastAsia="Courier New"/>
          <w:lang w:val="ru-RU"/>
        </w:rPr>
      </w:pPr>
      <w:ins w:id="3319" w:author="Student" w:date="2024-10-04T12:08:00Z">
        <w:del w:id="3320" w:author="nikitadorogin@yandex.ru" w:date="2024-10-17T11:57:00Z">
          <w:r w:rsidDel="00242197">
            <w:rPr>
              <w:rFonts w:eastAsia="Courier New"/>
              <w:lang w:val="ru-RU"/>
            </w:rPr>
            <w:delText xml:space="preserve">Т(2)-Т(1) = </w:delText>
          </w:r>
        </w:del>
      </w:ins>
      <w:ins w:id="3321" w:author="Student" w:date="2024-10-04T12:09:00Z">
        <w:del w:id="3322" w:author="nikitadorogin@yandex.ru" w:date="2024-10-17T11:57:00Z">
          <w:r w:rsidDel="00242197">
            <w:rPr>
              <w:rFonts w:eastAsia="Courier New"/>
              <w:lang w:val="ru-RU"/>
            </w:rPr>
            <w:delText>719,2 мкс = 0,000719 с</w:delText>
          </w:r>
        </w:del>
      </w:ins>
    </w:p>
    <w:p w14:paraId="1A8AE0BA" w14:textId="2F7E6185" w:rsidR="008F7345" w:rsidDel="00242197" w:rsidRDefault="008F7345" w:rsidP="00006BFC">
      <w:pPr>
        <w:ind w:firstLine="0"/>
        <w:rPr>
          <w:ins w:id="3323" w:author="Student" w:date="2024-10-04T12:12:00Z"/>
          <w:del w:id="3324" w:author="nikitadorogin@yandex.ru" w:date="2024-10-17T11:57:00Z"/>
          <w:rFonts w:eastAsia="Courier New"/>
          <w:lang w:val="ru-RU"/>
        </w:rPr>
      </w:pPr>
      <w:ins w:id="3325" w:author="Student" w:date="2024-10-04T12:11:00Z">
        <w:del w:id="3326" w:author="nikitadorogin@yandex.ru" w:date="2024-10-17T11:57:00Z">
          <w:r w:rsidDel="00242197">
            <w:rPr>
              <w:rFonts w:eastAsia="Courier New"/>
              <w:lang w:val="ru-RU"/>
            </w:rPr>
            <w:delText>Т = 16,67 мс = 0,01667 с</w:delText>
          </w:r>
        </w:del>
      </w:ins>
    </w:p>
    <w:p w14:paraId="44A577F8" w14:textId="42819938" w:rsidR="008F7345" w:rsidDel="00242197" w:rsidRDefault="008F7345" w:rsidP="00006BFC">
      <w:pPr>
        <w:ind w:firstLine="0"/>
        <w:rPr>
          <w:ins w:id="3327" w:author="Student" w:date="2024-10-04T12:13:00Z"/>
          <w:del w:id="3328" w:author="nikitadorogin@yandex.ru" w:date="2024-10-17T11:57:00Z"/>
          <w:szCs w:val="20"/>
          <w:lang w:val="ru-RU"/>
        </w:rPr>
      </w:pPr>
      <w:ins w:id="3329" w:author="Student" w:date="2024-10-04T12:12:00Z">
        <w:del w:id="3330" w:author="nikitadorogin@yandex.ru" w:date="2024-10-17T11:57:00Z">
          <w:r w:rsidRPr="008F7345" w:rsidDel="00242197">
            <w:rPr>
              <w:b/>
              <w:bCs/>
              <w:rPrChange w:id="3331" w:author="Student" w:date="2024-10-04T12:12:00Z">
                <w:rPr/>
              </w:rPrChange>
            </w:rPr>
            <w:delText>угол фазового сдвига</w:delText>
          </w:r>
          <w:r w:rsidDel="00242197">
            <w:rPr>
              <w:b/>
              <w:bCs/>
              <w:lang w:val="ru-RU"/>
            </w:rPr>
            <w:delText>:</w:delText>
          </w:r>
          <w:r w:rsidDel="00242197">
            <w:rPr>
              <w:lang w:val="ru-RU"/>
            </w:rPr>
            <w:delText xml:space="preserve"> </w:delText>
          </w:r>
        </w:del>
      </w:ins>
      <w:ins w:id="3332" w:author="Student" w:date="2024-10-04T12:13:00Z">
        <w:del w:id="3333" w:author="nikitadorogin@yandex.ru" w:date="2024-10-17T11:57:00Z">
          <w:r w:rsidRPr="008F7345" w:rsidDel="00242197">
            <w:rPr>
              <w:position w:val="-30"/>
              <w:szCs w:val="20"/>
              <w:lang w:val="ru-RU"/>
            </w:rPr>
            <w:object w:dxaOrig="2980" w:dyaOrig="840" w14:anchorId="4D6AEE12">
              <v:shape id="_x0000_i1048" type="#_x0000_t75" style="width:105.75pt;height:30pt" o:ole="">
                <v:imagedata r:id="rId23" o:title=""/>
              </v:shape>
              <o:OLEObject Type="Embed" ProgID="Equation.DSMT4" ShapeID="_x0000_i1048" DrawAspect="Content" ObjectID="_1791907855" r:id="rId45"/>
            </w:object>
          </w:r>
        </w:del>
      </w:ins>
    </w:p>
    <w:p w14:paraId="2E3CF7E5" w14:textId="26B8AB57" w:rsidR="008F7345" w:rsidRPr="00242197" w:rsidDel="00242197" w:rsidRDefault="008F7345" w:rsidP="00006BFC">
      <w:pPr>
        <w:ind w:firstLine="0"/>
        <w:rPr>
          <w:ins w:id="3334" w:author="Student" w:date="2024-10-04T12:14:00Z"/>
          <w:del w:id="3335" w:author="nikitadorogin@yandex.ru" w:date="2024-10-17T11:57:00Z"/>
          <w:szCs w:val="20"/>
          <w:lang w:val="ru-RU"/>
          <w:rPrChange w:id="3336" w:author="nikitadorogin@yandex.ru" w:date="2024-10-17T11:50:00Z">
            <w:rPr>
              <w:ins w:id="3337" w:author="Student" w:date="2024-10-04T12:14:00Z"/>
              <w:del w:id="3338" w:author="nikitadorogin@yandex.ru" w:date="2024-10-17T11:57:00Z"/>
              <w:szCs w:val="20"/>
              <w:lang w:val="en-US"/>
            </w:rPr>
          </w:rPrChange>
        </w:rPr>
      </w:pPr>
      <w:ins w:id="3339" w:author="Student" w:date="2024-10-04T12:13:00Z">
        <w:del w:id="3340" w:author="nikitadorogin@yandex.ru" w:date="2024-10-17T11:57:00Z">
          <w:r w:rsidDel="00242197">
            <w:rPr>
              <w:szCs w:val="20"/>
              <w:lang w:val="ru-RU"/>
            </w:rPr>
            <w:delText>Фи(1) = 360</w:delText>
          </w:r>
          <w:r w:rsidRPr="008F7345" w:rsidDel="00242197">
            <w:rPr>
              <w:szCs w:val="20"/>
              <w:lang w:val="ru-RU"/>
              <w:rPrChange w:id="3341" w:author="Student" w:date="2024-10-04T12:13:00Z">
                <w:rPr>
                  <w:szCs w:val="20"/>
                  <w:lang w:val="en-US"/>
                </w:rPr>
              </w:rPrChange>
            </w:rPr>
            <w:delText>/</w:delText>
          </w:r>
          <w:r w:rsidRPr="00242197" w:rsidDel="00242197">
            <w:rPr>
              <w:szCs w:val="20"/>
              <w:lang w:val="ru-RU"/>
              <w:rPrChange w:id="3342" w:author="nikitadorogin@yandex.ru" w:date="2024-10-17T11:50:00Z">
                <w:rPr>
                  <w:szCs w:val="20"/>
                  <w:lang w:val="en-US"/>
                </w:rPr>
              </w:rPrChange>
            </w:rPr>
            <w:delText xml:space="preserve">0,01667*0,000719 = </w:delText>
          </w:r>
        </w:del>
      </w:ins>
      <w:ins w:id="3343" w:author="Student" w:date="2024-10-04T12:14:00Z">
        <w:del w:id="3344" w:author="nikitadorogin@yandex.ru" w:date="2024-10-17T11:57:00Z">
          <w:r w:rsidRPr="00242197" w:rsidDel="00242197">
            <w:rPr>
              <w:szCs w:val="20"/>
              <w:lang w:val="ru-RU"/>
              <w:rPrChange w:id="3345" w:author="nikitadorogin@yandex.ru" w:date="2024-10-17T11:50:00Z">
                <w:rPr>
                  <w:szCs w:val="20"/>
                  <w:lang w:val="en-US"/>
                </w:rPr>
              </w:rPrChange>
            </w:rPr>
            <w:delText>15,5273</w:delText>
          </w:r>
        </w:del>
      </w:ins>
    </w:p>
    <w:p w14:paraId="42B0BE58" w14:textId="46E4D5F3" w:rsidR="008F7345" w:rsidDel="00242197" w:rsidRDefault="008F7345" w:rsidP="00006BFC">
      <w:pPr>
        <w:ind w:firstLine="0"/>
        <w:rPr>
          <w:ins w:id="3346" w:author="Student" w:date="2024-10-04T12:15:00Z"/>
          <w:del w:id="3347" w:author="nikitadorogin@yandex.ru" w:date="2024-10-17T11:57:00Z"/>
        </w:rPr>
      </w:pPr>
      <w:ins w:id="3348" w:author="Student" w:date="2024-10-04T12:15:00Z">
        <w:del w:id="3349" w:author="nikitadorogin@yandex.ru" w:date="2024-10-17T11:57:00Z">
          <w:r w:rsidDel="00242197">
            <w:rPr>
              <w:lang w:val="ru-RU"/>
            </w:rPr>
            <w:delText>П</w:delText>
          </w:r>
          <w:r w:rsidDel="00242197">
            <w:delText>олн</w:delText>
          </w:r>
          <w:r w:rsidDel="00242197">
            <w:rPr>
              <w:lang w:val="ru-RU"/>
            </w:rPr>
            <w:delText>ая</w:delText>
          </w:r>
          <w:r w:rsidDel="00242197">
            <w:delText>, активн</w:delText>
          </w:r>
          <w:r w:rsidDel="00242197">
            <w:rPr>
              <w:lang w:val="ru-RU"/>
            </w:rPr>
            <w:delText>ая</w:delText>
          </w:r>
          <w:r w:rsidDel="00242197">
            <w:delText xml:space="preserve"> потребляемые мощности и   КПД трехфазного трансформатора</w:delText>
          </w:r>
          <w:r w:rsidRPr="0092349F" w:rsidDel="00242197">
            <w:delText>:</w:delText>
          </w:r>
        </w:del>
      </w:ins>
    </w:p>
    <w:p w14:paraId="64E27FA1" w14:textId="2AE09554" w:rsidR="008F7345" w:rsidDel="00242197" w:rsidRDefault="008F7345" w:rsidP="00006BFC">
      <w:pPr>
        <w:ind w:firstLine="0"/>
        <w:rPr>
          <w:ins w:id="3350" w:author="Student" w:date="2024-10-04T12:15:00Z"/>
          <w:del w:id="3351" w:author="nikitadorogin@yandex.ru" w:date="2024-10-17T11:57:00Z"/>
        </w:rPr>
      </w:pPr>
      <w:ins w:id="3352" w:author="Student" w:date="2024-10-04T12:15:00Z">
        <w:del w:id="3353" w:author="nikitadorogin@yandex.ru" w:date="2024-10-17T11:57:00Z">
          <w:r w:rsidRPr="00263762" w:rsidDel="00242197">
            <w:rPr>
              <w:position w:val="-38"/>
            </w:rPr>
            <w:object w:dxaOrig="9260" w:dyaOrig="960" w14:anchorId="53A5123D">
              <v:shape id="_x0000_i1049" type="#_x0000_t75" style="width:372.75pt;height:38.25pt" o:ole="" fillcolor="window">
                <v:imagedata r:id="rId46" o:title=""/>
              </v:shape>
              <o:OLEObject Type="Embed" ProgID="Equation.DSMT4" ShapeID="_x0000_i1049" DrawAspect="Content" ObjectID="_1791907856" r:id="rId47"/>
            </w:object>
          </w:r>
        </w:del>
      </w:ins>
    </w:p>
    <w:p w14:paraId="5EA72E11" w14:textId="37948A49" w:rsidR="008F7345" w:rsidDel="00242197" w:rsidRDefault="008F7345" w:rsidP="008F7345">
      <w:pPr>
        <w:spacing w:before="240"/>
        <w:ind w:firstLine="0"/>
        <w:rPr>
          <w:ins w:id="3354" w:author="Student" w:date="2024-10-04T12:19:00Z"/>
          <w:del w:id="3355" w:author="nikitadorogin@yandex.ru" w:date="2024-10-17T11:57:00Z"/>
          <w:lang w:val="ru-RU"/>
        </w:rPr>
      </w:pPr>
      <w:ins w:id="3356" w:author="Student" w:date="2024-10-04T12:15:00Z">
        <w:del w:id="3357" w:author="nikitadorogin@yandex.ru" w:date="2024-10-17T11:57:00Z">
          <w:r w:rsidDel="00242197">
            <w:rPr>
              <w:lang w:val="ru-RU"/>
            </w:rPr>
            <w:delText xml:space="preserve">Р(1) = </w:delText>
          </w:r>
        </w:del>
      </w:ins>
      <w:ins w:id="3358" w:author="Student" w:date="2024-10-04T12:17:00Z">
        <w:del w:id="3359" w:author="nikitadorogin@yandex.ru" w:date="2024-10-17T11:57:00Z">
          <w:r w:rsidDel="00242197">
            <w:rPr>
              <w:lang w:val="ru-RU"/>
            </w:rPr>
            <w:delText>3*127*0,303</w:delText>
          </w:r>
        </w:del>
      </w:ins>
      <w:ins w:id="3360" w:author="Student" w:date="2024-10-04T12:18:00Z">
        <w:del w:id="3361" w:author="nikitadorogin@yandex.ru" w:date="2024-10-17T11:57:00Z">
          <w:r w:rsidDel="00242197">
            <w:rPr>
              <w:lang w:val="ru-RU"/>
            </w:rPr>
            <w:delText>6*0,9635 = 111</w:delText>
          </w:r>
        </w:del>
      </w:ins>
      <w:ins w:id="3362" w:author="Student" w:date="2024-10-04T12:19:00Z">
        <w:del w:id="3363" w:author="nikitadorogin@yandex.ru" w:date="2024-10-17T11:57:00Z">
          <w:r w:rsidDel="00242197">
            <w:rPr>
              <w:lang w:val="ru-RU"/>
            </w:rPr>
            <w:delText>,66 Вт</w:delText>
          </w:r>
        </w:del>
      </w:ins>
    </w:p>
    <w:p w14:paraId="1760082D" w14:textId="1A7B655A" w:rsidR="008F7345" w:rsidDel="00242197" w:rsidRDefault="008F7345" w:rsidP="008F7345">
      <w:pPr>
        <w:spacing w:before="240"/>
        <w:ind w:firstLine="0"/>
        <w:rPr>
          <w:ins w:id="3364" w:author="Student" w:date="2024-10-04T12:20:00Z"/>
          <w:del w:id="3365" w:author="nikitadorogin@yandex.ru" w:date="2024-10-17T11:57:00Z"/>
          <w:lang w:val="ru-RU"/>
        </w:rPr>
      </w:pPr>
      <w:ins w:id="3366" w:author="Student" w:date="2024-10-04T12:19:00Z">
        <w:del w:id="3367" w:author="nikitadorogin@yandex.ru" w:date="2024-10-17T11:57:00Z">
          <w:r w:rsidDel="00242197">
            <w:rPr>
              <w:lang w:val="en-US"/>
            </w:rPr>
            <w:delText>P</w:delText>
          </w:r>
          <w:r w:rsidRPr="00242197" w:rsidDel="00242197">
            <w:rPr>
              <w:lang w:val="ru-RU"/>
              <w:rPrChange w:id="3368" w:author="nikitadorogin@yandex.ru" w:date="2024-10-17T11:50:00Z">
                <w:rPr>
                  <w:lang w:val="en-US"/>
                </w:rPr>
              </w:rPrChange>
            </w:rPr>
            <w:delText xml:space="preserve">(2) = </w:delText>
          </w:r>
        </w:del>
      </w:ins>
      <w:ins w:id="3369" w:author="Student" w:date="2024-10-04T12:20:00Z">
        <w:del w:id="3370" w:author="nikitadorogin@yandex.ru" w:date="2024-10-17T11:57:00Z">
          <w:r w:rsidDel="00242197">
            <w:rPr>
              <w:lang w:val="ru-RU"/>
            </w:rPr>
            <w:delText>3*</w:delText>
          </w:r>
        </w:del>
      </w:ins>
      <w:ins w:id="3371" w:author="Student" w:date="2024-10-04T12:19:00Z">
        <w:del w:id="3372" w:author="nikitadorogin@yandex.ru" w:date="2024-10-17T11:57:00Z">
          <w:r w:rsidDel="00242197">
            <w:rPr>
              <w:lang w:val="ru-RU"/>
            </w:rPr>
            <w:delText>59,38*</w:delText>
          </w:r>
        </w:del>
      </w:ins>
      <w:ins w:id="3373" w:author="Student" w:date="2024-10-04T12:20:00Z">
        <w:del w:id="3374" w:author="nikitadorogin@yandex.ru" w:date="2024-10-17T11:57:00Z">
          <w:r w:rsidDel="00242197">
            <w:rPr>
              <w:lang w:val="ru-RU"/>
            </w:rPr>
            <w:delText>0,594 = 105,81 Вт</w:delText>
          </w:r>
        </w:del>
      </w:ins>
    </w:p>
    <w:p w14:paraId="03F23055" w14:textId="3E314C33" w:rsidR="008F7345" w:rsidDel="00242197" w:rsidRDefault="008F7345" w:rsidP="008F7345">
      <w:pPr>
        <w:spacing w:before="240"/>
        <w:ind w:firstLine="0"/>
        <w:rPr>
          <w:ins w:id="3375" w:author="Student" w:date="2024-10-04T12:26:00Z"/>
          <w:del w:id="3376" w:author="nikitadorogin@yandex.ru" w:date="2024-10-17T11:57:00Z"/>
          <w:lang w:val="ru-RU"/>
        </w:rPr>
      </w:pPr>
      <w:ins w:id="3377" w:author="Student" w:date="2024-10-04T12:20:00Z">
        <w:del w:id="3378" w:author="nikitadorogin@yandex.ru" w:date="2024-10-17T11:57:00Z">
          <w:r w:rsidDel="00242197">
            <w:rPr>
              <w:lang w:val="ru-RU"/>
            </w:rPr>
            <w:delText xml:space="preserve">КПД = 105,81/111,66 = </w:delText>
          </w:r>
        </w:del>
      </w:ins>
      <w:ins w:id="3379" w:author="Student" w:date="2024-10-04T12:21:00Z">
        <w:del w:id="3380" w:author="nikitadorogin@yandex.ru" w:date="2024-10-17T11:57:00Z">
          <w:r w:rsidR="00BD6AAB" w:rsidDel="00242197">
            <w:rPr>
              <w:lang w:val="ru-RU"/>
            </w:rPr>
            <w:delText>0,947</w:delText>
          </w:r>
        </w:del>
      </w:ins>
    </w:p>
    <w:p w14:paraId="2AEA00C2" w14:textId="044510EE" w:rsidR="00BD6AAB" w:rsidDel="00242197" w:rsidRDefault="00BD6AAB" w:rsidP="008F7345">
      <w:pPr>
        <w:spacing w:before="240"/>
        <w:ind w:firstLine="0"/>
        <w:rPr>
          <w:ins w:id="3381" w:author="Student" w:date="2024-10-04T12:26:00Z"/>
          <w:del w:id="3382" w:author="nikitadorogin@yandex.ru" w:date="2024-10-17T11:57:00Z"/>
          <w:lang w:val="ru-RU"/>
        </w:rPr>
      </w:pPr>
    </w:p>
    <w:p w14:paraId="707101D2" w14:textId="70078874" w:rsidR="00BD6AAB" w:rsidDel="00242197" w:rsidRDefault="00BD6AAB" w:rsidP="008F7345">
      <w:pPr>
        <w:spacing w:before="240"/>
        <w:ind w:firstLine="0"/>
        <w:rPr>
          <w:ins w:id="3383" w:author="Student" w:date="2024-10-04T12:26:00Z"/>
          <w:del w:id="3384" w:author="nikitadorogin@yandex.ru" w:date="2024-10-17T11:57:00Z"/>
          <w:b/>
          <w:bCs/>
          <w:lang w:val="ru-RU"/>
        </w:rPr>
      </w:pPr>
      <w:ins w:id="3385" w:author="Student" w:date="2024-10-04T12:26:00Z">
        <w:del w:id="3386" w:author="nikitadorogin@yandex.ru" w:date="2024-10-17T11:57:00Z">
          <w:r w:rsidRPr="00BD6AAB" w:rsidDel="00242197">
            <w:rPr>
              <w:b/>
              <w:bCs/>
              <w:lang w:val="ru-RU"/>
              <w:rPrChange w:id="3387" w:author="Student" w:date="2024-10-04T12:26:00Z">
                <w:rPr>
                  <w:lang w:val="ru-RU"/>
                </w:rPr>
              </w:rPrChange>
            </w:rPr>
            <w:delText>Соединение треугольник:</w:delText>
          </w:r>
        </w:del>
      </w:ins>
    </w:p>
    <w:p w14:paraId="006DAF2A" w14:textId="5AAF93DE" w:rsidR="00BD6AAB" w:rsidDel="00242197" w:rsidRDefault="00BD6AAB" w:rsidP="008F7345">
      <w:pPr>
        <w:spacing w:before="240"/>
        <w:ind w:firstLine="0"/>
        <w:rPr>
          <w:ins w:id="3388" w:author="Student" w:date="2024-10-04T12:28:00Z"/>
          <w:del w:id="3389" w:author="nikitadorogin@yandex.ru" w:date="2024-10-17T11:57:00Z"/>
          <w:sz w:val="20"/>
          <w:szCs w:val="20"/>
          <w:lang w:val="ru-RU"/>
        </w:rPr>
      </w:pPr>
      <w:ins w:id="3390" w:author="Student" w:date="2024-10-04T12:27:00Z">
        <w:del w:id="3391" w:author="nikitadorogin@yandex.ru" w:date="2024-10-17T11:57:00Z">
          <w:r w:rsidDel="00242197">
            <w:rPr>
              <w:lang w:val="ru-RU"/>
            </w:rPr>
            <w:delText xml:space="preserve">Соотношения: </w:delText>
          </w:r>
        </w:del>
      </w:ins>
      <w:ins w:id="3392" w:author="Student" w:date="2024-10-04T12:27:00Z">
        <w:del w:id="3393" w:author="nikitadorogin@yandex.ru" w:date="2024-10-17T11:57:00Z">
          <w:r w:rsidRPr="00BD6AAB" w:rsidDel="00242197">
            <w:rPr>
              <w:sz w:val="20"/>
              <w:szCs w:val="20"/>
              <w:lang w:val="ru-RU"/>
            </w:rPr>
            <w:object w:dxaOrig="2680" w:dyaOrig="400" w14:anchorId="4E0E532A">
              <v:shape id="_x0000_i1050" type="#_x0000_t75" style="width:167.25pt;height:25.5pt" o:ole="">
                <v:imagedata r:id="rId48" o:title=""/>
              </v:shape>
              <o:OLEObject Type="Embed" ProgID="Equation.DSMT4" ShapeID="_x0000_i1050" DrawAspect="Content" ObjectID="_1791907857" r:id="rId49"/>
            </w:object>
          </w:r>
        </w:del>
      </w:ins>
    </w:p>
    <w:p w14:paraId="705DB1D5" w14:textId="0A0D40B7" w:rsidR="00BD6AAB" w:rsidRPr="00242197" w:rsidDel="00242197" w:rsidRDefault="00BD6AAB" w:rsidP="008F7345">
      <w:pPr>
        <w:spacing w:before="240"/>
        <w:ind w:firstLine="0"/>
        <w:rPr>
          <w:ins w:id="3394" w:author="Student" w:date="2024-10-04T12:30:00Z"/>
          <w:del w:id="3395" w:author="nikitadorogin@yandex.ru" w:date="2024-10-17T11:57:00Z"/>
          <w:lang w:val="ru-RU"/>
          <w:rPrChange w:id="3396" w:author="nikitadorogin@yandex.ru" w:date="2024-10-17T11:50:00Z">
            <w:rPr>
              <w:ins w:id="3397" w:author="Student" w:date="2024-10-04T12:30:00Z"/>
              <w:del w:id="3398" w:author="nikitadorogin@yandex.ru" w:date="2024-10-17T11:57:00Z"/>
              <w:lang w:val="en-US"/>
            </w:rPr>
          </w:rPrChange>
        </w:rPr>
      </w:pPr>
      <w:ins w:id="3399" w:author="Student" w:date="2024-10-04T12:28:00Z">
        <w:del w:id="3400" w:author="nikitadorogin@yandex.ru" w:date="2024-10-17T11:57:00Z">
          <w:r w:rsidDel="00242197">
            <w:rPr>
              <w:lang w:val="en-US"/>
            </w:rPr>
            <w:delText>IL</w:delText>
          </w:r>
          <w:r w:rsidRPr="00242197" w:rsidDel="00242197">
            <w:rPr>
              <w:lang w:val="ru-RU"/>
              <w:rPrChange w:id="3401" w:author="nikitadorogin@yandex.ru" w:date="2024-10-17T11:50:00Z">
                <w:rPr>
                  <w:lang w:val="en-US"/>
                </w:rPr>
              </w:rPrChange>
            </w:rPr>
            <w:delText xml:space="preserve"> = 1,02</w:delText>
          </w:r>
        </w:del>
      </w:ins>
      <w:ins w:id="3402" w:author="Student" w:date="2024-10-04T12:29:00Z">
        <w:del w:id="3403" w:author="nikitadorogin@yandex.ru" w:date="2024-10-17T11:57:00Z">
          <w:r w:rsidRPr="00242197" w:rsidDel="00242197">
            <w:rPr>
              <w:lang w:val="ru-RU"/>
              <w:rPrChange w:id="3404" w:author="nikitadorogin@yandex.ru" w:date="2024-10-17T11:50:00Z">
                <w:rPr>
                  <w:lang w:val="en-US"/>
                </w:rPr>
              </w:rPrChange>
            </w:rPr>
            <w:delText>8</w:delText>
          </w:r>
        </w:del>
      </w:ins>
      <w:ins w:id="3405" w:author="Student" w:date="2024-10-04T12:28:00Z">
        <w:del w:id="3406" w:author="nikitadorogin@yandex.ru" w:date="2024-10-17T11:57:00Z">
          <w:r w:rsidRPr="00242197" w:rsidDel="00242197">
            <w:rPr>
              <w:lang w:val="ru-RU"/>
              <w:rPrChange w:id="3407" w:author="nikitadorogin@yandex.ru" w:date="2024-10-17T11:50:00Z">
                <w:rPr>
                  <w:lang w:val="en-US"/>
                </w:rPr>
              </w:rPrChange>
            </w:rPr>
            <w:delText xml:space="preserve"> = </w:delText>
          </w:r>
          <w:r w:rsidDel="00242197">
            <w:rPr>
              <w:lang w:val="en-US"/>
            </w:rPr>
            <w:delText>sqrt</w:delText>
          </w:r>
          <w:r w:rsidRPr="00242197" w:rsidDel="00242197">
            <w:rPr>
              <w:lang w:val="ru-RU"/>
              <w:rPrChange w:id="3408" w:author="nikitadorogin@yandex.ru" w:date="2024-10-17T11:50:00Z">
                <w:rPr>
                  <w:lang w:val="en-US"/>
                </w:rPr>
              </w:rPrChange>
            </w:rPr>
            <w:delText xml:space="preserve">(3) * 0,590 = </w:delText>
          </w:r>
        </w:del>
      </w:ins>
      <w:ins w:id="3409" w:author="Student" w:date="2024-10-04T12:29:00Z">
        <w:del w:id="3410" w:author="nikitadorogin@yandex.ru" w:date="2024-10-17T11:57:00Z">
          <w:r w:rsidRPr="00242197" w:rsidDel="00242197">
            <w:rPr>
              <w:lang w:val="ru-RU"/>
              <w:rPrChange w:id="3411" w:author="nikitadorogin@yandex.ru" w:date="2024-10-17T11:50:00Z">
                <w:rPr>
                  <w:lang w:val="en-US"/>
                </w:rPr>
              </w:rPrChange>
            </w:rPr>
            <w:delText>1,023</w:delText>
          </w:r>
        </w:del>
      </w:ins>
    </w:p>
    <w:p w14:paraId="043FA3CC" w14:textId="12CE6E8D" w:rsidR="00BD6AAB" w:rsidRPr="00BD6AAB" w:rsidDel="00242197" w:rsidRDefault="00BD6AAB" w:rsidP="008F7345">
      <w:pPr>
        <w:spacing w:before="240"/>
        <w:ind w:firstLine="0"/>
        <w:rPr>
          <w:ins w:id="3412" w:author="Student" w:date="2024-10-04T12:31:00Z"/>
          <w:del w:id="3413" w:author="nikitadorogin@yandex.ru" w:date="2024-10-17T11:57:00Z"/>
          <w:lang w:val="ru-RU"/>
          <w:rPrChange w:id="3414" w:author="Student" w:date="2024-10-04T12:31:00Z">
            <w:rPr>
              <w:ins w:id="3415" w:author="Student" w:date="2024-10-04T12:31:00Z"/>
              <w:del w:id="3416" w:author="nikitadorogin@yandex.ru" w:date="2024-10-17T11:57:00Z"/>
              <w:lang w:val="en-US"/>
            </w:rPr>
          </w:rPrChange>
        </w:rPr>
      </w:pPr>
      <w:ins w:id="3417" w:author="Student" w:date="2024-10-04T12:30:00Z">
        <w:del w:id="3418" w:author="nikitadorogin@yandex.ru" w:date="2024-10-17T11:57:00Z">
          <w:r w:rsidDel="00242197">
            <w:rPr>
              <w:lang w:val="en-US"/>
            </w:rPr>
            <w:delText>Ubc</w:delText>
          </w:r>
          <w:r w:rsidRPr="00BD6AAB" w:rsidDel="00242197">
            <w:rPr>
              <w:lang w:val="ru-RU"/>
              <w:rPrChange w:id="3419" w:author="Student" w:date="2024-10-04T12:31:00Z">
                <w:rPr>
                  <w:lang w:val="en-US"/>
                </w:rPr>
              </w:rPrChange>
            </w:rPr>
            <w:delText xml:space="preserve"> = 59,37 = </w:delText>
          </w:r>
          <w:r w:rsidDel="00242197">
            <w:rPr>
              <w:lang w:val="en-US"/>
            </w:rPr>
            <w:delText>U</w:delText>
          </w:r>
          <w:r w:rsidRPr="00BD6AAB" w:rsidDel="00242197">
            <w:rPr>
              <w:lang w:val="ru-RU"/>
              <w:rPrChange w:id="3420" w:author="Student" w:date="2024-10-04T12:31:00Z">
                <w:rPr>
                  <w:lang w:val="en-US"/>
                </w:rPr>
              </w:rPrChange>
            </w:rPr>
            <w:delText>(2) = 59,38</w:delText>
          </w:r>
        </w:del>
      </w:ins>
    </w:p>
    <w:p w14:paraId="19593F91" w14:textId="291C8FE8" w:rsidR="005E1C7F" w:rsidDel="00242197" w:rsidRDefault="00BD6AAB" w:rsidP="005E1C7F">
      <w:pPr>
        <w:ind w:firstLine="0"/>
        <w:rPr>
          <w:ins w:id="3421" w:author="Student" w:date="2024-10-04T12:32:00Z"/>
          <w:del w:id="3422" w:author="nikitadorogin@yandex.ru" w:date="2024-10-17T11:57:00Z"/>
          <w:rFonts w:eastAsia="Courier New"/>
          <w:lang w:val="ru-RU"/>
        </w:rPr>
      </w:pPr>
      <w:ins w:id="3423" w:author="Student" w:date="2024-10-04T12:31:00Z">
        <w:del w:id="3424" w:author="nikitadorogin@yandex.ru" w:date="2024-10-17T11:57:00Z">
          <w:r w:rsidDel="00242197">
            <w:rPr>
              <w:lang w:val="en-US"/>
            </w:rPr>
            <w:delText>T</w:delText>
          </w:r>
          <w:r w:rsidRPr="005E1C7F" w:rsidDel="00242197">
            <w:rPr>
              <w:lang w:val="ru-RU"/>
              <w:rPrChange w:id="3425" w:author="Student" w:date="2024-10-04T12:32:00Z">
                <w:rPr>
                  <w:lang w:val="en-US"/>
                </w:rPr>
              </w:rPrChange>
            </w:rPr>
            <w:delText>(2)-</w:delText>
          </w:r>
          <w:r w:rsidDel="00242197">
            <w:rPr>
              <w:lang w:val="en-US"/>
            </w:rPr>
            <w:delText>T</w:delText>
          </w:r>
          <w:r w:rsidRPr="005E1C7F" w:rsidDel="00242197">
            <w:rPr>
              <w:lang w:val="ru-RU"/>
              <w:rPrChange w:id="3426" w:author="Student" w:date="2024-10-04T12:32:00Z">
                <w:rPr>
                  <w:lang w:val="en-US"/>
                </w:rPr>
              </w:rPrChange>
            </w:rPr>
            <w:delText xml:space="preserve">(1) = </w:delText>
          </w:r>
        </w:del>
      </w:ins>
      <w:ins w:id="3427" w:author="Student" w:date="2024-10-04T12:32:00Z">
        <w:del w:id="3428" w:author="nikitadorogin@yandex.ru" w:date="2024-10-17T11:57:00Z">
          <w:r w:rsidR="005E1C7F" w:rsidDel="00242197">
            <w:rPr>
              <w:rFonts w:eastAsia="Courier New"/>
              <w:lang w:val="ru-RU"/>
            </w:rPr>
            <w:delText>719,2 мкс = 0,000719 с</w:delText>
          </w:r>
        </w:del>
      </w:ins>
    </w:p>
    <w:p w14:paraId="51539189" w14:textId="26659882" w:rsidR="00BD6AAB" w:rsidDel="00242197" w:rsidRDefault="005E1C7F" w:rsidP="008F7345">
      <w:pPr>
        <w:spacing w:before="240"/>
        <w:ind w:firstLine="0"/>
        <w:rPr>
          <w:ins w:id="3429" w:author="Student" w:date="2024-10-04T12:33:00Z"/>
          <w:del w:id="3430" w:author="nikitadorogin@yandex.ru" w:date="2024-10-17T11:57:00Z"/>
          <w:lang w:val="ru-RU"/>
        </w:rPr>
      </w:pPr>
      <w:ins w:id="3431" w:author="Student" w:date="2024-10-04T12:32:00Z">
        <w:del w:id="3432" w:author="nikitadorogin@yandex.ru" w:date="2024-10-17T11:57:00Z">
          <w:r w:rsidDel="00242197">
            <w:rPr>
              <w:lang w:val="en-US"/>
            </w:rPr>
            <w:delText>T</w:delText>
          </w:r>
          <w:r w:rsidRPr="005E1C7F" w:rsidDel="00242197">
            <w:rPr>
              <w:lang w:val="ru-RU"/>
              <w:rPrChange w:id="3433" w:author="Student" w:date="2024-10-04T12:33:00Z">
                <w:rPr>
                  <w:lang w:val="en-US"/>
                </w:rPr>
              </w:rPrChange>
            </w:rPr>
            <w:delText xml:space="preserve"> = 16,67 </w:delText>
          </w:r>
        </w:del>
      </w:ins>
      <w:ins w:id="3434" w:author="Student" w:date="2024-10-04T12:33:00Z">
        <w:del w:id="3435" w:author="nikitadorogin@yandex.ru" w:date="2024-10-17T11:57:00Z">
          <w:r w:rsidDel="00242197">
            <w:rPr>
              <w:lang w:val="ru-RU"/>
            </w:rPr>
            <w:delText>мс = 0,01667 с</w:delText>
          </w:r>
        </w:del>
      </w:ins>
    </w:p>
    <w:p w14:paraId="7BCEF7C0" w14:textId="5728DF34" w:rsidR="005E1C7F" w:rsidDel="00242197" w:rsidRDefault="005E1C7F" w:rsidP="005E1C7F">
      <w:pPr>
        <w:ind w:firstLine="0"/>
        <w:rPr>
          <w:ins w:id="3436" w:author="Student" w:date="2024-10-04T12:33:00Z"/>
          <w:del w:id="3437" w:author="nikitadorogin@yandex.ru" w:date="2024-10-17T11:57:00Z"/>
          <w:szCs w:val="20"/>
          <w:lang w:val="ru-RU"/>
        </w:rPr>
      </w:pPr>
      <w:ins w:id="3438" w:author="Student" w:date="2024-10-04T12:33:00Z">
        <w:del w:id="3439" w:author="nikitadorogin@yandex.ru" w:date="2024-10-17T11:57:00Z">
          <w:r w:rsidRPr="000A65B6" w:rsidDel="00242197">
            <w:rPr>
              <w:b/>
              <w:bCs/>
            </w:rPr>
            <w:delText>угол фазового сдвига</w:delText>
          </w:r>
          <w:r w:rsidDel="00242197">
            <w:rPr>
              <w:b/>
              <w:bCs/>
              <w:lang w:val="ru-RU"/>
            </w:rPr>
            <w:delText>:</w:delText>
          </w:r>
          <w:r w:rsidDel="00242197">
            <w:rPr>
              <w:lang w:val="ru-RU"/>
            </w:rPr>
            <w:delText xml:space="preserve"> </w:delText>
          </w:r>
        </w:del>
      </w:ins>
      <w:ins w:id="3440" w:author="Student" w:date="2024-10-04T12:33:00Z">
        <w:del w:id="3441" w:author="nikitadorogin@yandex.ru" w:date="2024-10-17T11:57:00Z">
          <w:r w:rsidRPr="008F7345" w:rsidDel="00242197">
            <w:rPr>
              <w:position w:val="-30"/>
              <w:szCs w:val="20"/>
              <w:lang w:val="ru-RU"/>
            </w:rPr>
            <w:object w:dxaOrig="2980" w:dyaOrig="840" w14:anchorId="571FD8DA">
              <v:shape id="_x0000_i1051" type="#_x0000_t75" style="width:105.75pt;height:30pt" o:ole="">
                <v:imagedata r:id="rId23" o:title=""/>
              </v:shape>
              <o:OLEObject Type="Embed" ProgID="Equation.DSMT4" ShapeID="_x0000_i1051" DrawAspect="Content" ObjectID="_1791907858" r:id="rId50"/>
            </w:object>
          </w:r>
        </w:del>
      </w:ins>
    </w:p>
    <w:p w14:paraId="119F502D" w14:textId="5F4C5F2D" w:rsidR="005E1C7F" w:rsidDel="00242197" w:rsidRDefault="005E1C7F" w:rsidP="005E1C7F">
      <w:pPr>
        <w:ind w:firstLine="0"/>
        <w:rPr>
          <w:ins w:id="3442" w:author="Student" w:date="2024-10-04T12:34:00Z"/>
          <w:del w:id="3443" w:author="nikitadorogin@yandex.ru" w:date="2024-10-17T11:57:00Z"/>
          <w:szCs w:val="20"/>
          <w:lang w:val="ru-RU"/>
        </w:rPr>
      </w:pPr>
      <w:ins w:id="3444" w:author="Student" w:date="2024-10-04T12:33:00Z">
        <w:del w:id="3445" w:author="nikitadorogin@yandex.ru" w:date="2024-10-17T11:57:00Z">
          <w:r w:rsidDel="00242197">
            <w:rPr>
              <w:szCs w:val="20"/>
              <w:lang w:val="ru-RU"/>
            </w:rPr>
            <w:delText>Фи(1) = 360</w:delText>
          </w:r>
          <w:r w:rsidRPr="000A65B6" w:rsidDel="00242197">
            <w:rPr>
              <w:szCs w:val="20"/>
              <w:lang w:val="ru-RU"/>
            </w:rPr>
            <w:delText>/</w:delText>
          </w:r>
          <w:r w:rsidRPr="005E1C7F" w:rsidDel="00242197">
            <w:rPr>
              <w:szCs w:val="20"/>
              <w:lang w:val="ru-RU"/>
              <w:rPrChange w:id="3446" w:author="Student" w:date="2024-10-04T12:33:00Z">
                <w:rPr>
                  <w:szCs w:val="20"/>
                  <w:lang w:val="en-US"/>
                </w:rPr>
              </w:rPrChange>
            </w:rPr>
            <w:delText>0,01667*0,000719 = 15,5273</w:delText>
          </w:r>
        </w:del>
      </w:ins>
    </w:p>
    <w:p w14:paraId="7A101A3C" w14:textId="5F7A0F59" w:rsidR="005E1C7F" w:rsidDel="00242197" w:rsidRDefault="005E1C7F" w:rsidP="005E1C7F">
      <w:pPr>
        <w:ind w:firstLine="0"/>
        <w:rPr>
          <w:ins w:id="3447" w:author="Student" w:date="2024-10-04T12:34:00Z"/>
          <w:del w:id="3448" w:author="nikitadorogin@yandex.ru" w:date="2024-10-17T11:57:00Z"/>
        </w:rPr>
      </w:pPr>
      <w:ins w:id="3449" w:author="Student" w:date="2024-10-04T12:34:00Z">
        <w:del w:id="3450" w:author="nikitadorogin@yandex.ru" w:date="2024-10-17T11:57:00Z">
          <w:r w:rsidDel="00242197">
            <w:rPr>
              <w:lang w:val="ru-RU"/>
            </w:rPr>
            <w:delText>П</w:delText>
          </w:r>
          <w:r w:rsidDel="00242197">
            <w:delText>олн</w:delText>
          </w:r>
          <w:r w:rsidDel="00242197">
            <w:rPr>
              <w:lang w:val="ru-RU"/>
            </w:rPr>
            <w:delText>ая</w:delText>
          </w:r>
          <w:r w:rsidDel="00242197">
            <w:delText>, активн</w:delText>
          </w:r>
          <w:r w:rsidDel="00242197">
            <w:rPr>
              <w:lang w:val="ru-RU"/>
            </w:rPr>
            <w:delText>ая</w:delText>
          </w:r>
          <w:r w:rsidDel="00242197">
            <w:delText xml:space="preserve"> потребляемые мощности и   КПД трехфазного трансформатора</w:delText>
          </w:r>
          <w:r w:rsidRPr="0092349F" w:rsidDel="00242197">
            <w:delText>:</w:delText>
          </w:r>
        </w:del>
      </w:ins>
    </w:p>
    <w:p w14:paraId="5139F300" w14:textId="7B165751" w:rsidR="005E1C7F" w:rsidDel="00242197" w:rsidRDefault="005E1C7F" w:rsidP="005E1C7F">
      <w:pPr>
        <w:ind w:firstLine="0"/>
        <w:rPr>
          <w:ins w:id="3451" w:author="Student" w:date="2024-10-04T12:34:00Z"/>
          <w:del w:id="3452" w:author="nikitadorogin@yandex.ru" w:date="2024-10-17T11:57:00Z"/>
        </w:rPr>
      </w:pPr>
      <w:ins w:id="3453" w:author="Student" w:date="2024-10-04T12:34:00Z">
        <w:del w:id="3454" w:author="nikitadorogin@yandex.ru" w:date="2024-10-17T11:57:00Z">
          <w:r w:rsidRPr="00263762" w:rsidDel="00242197">
            <w:rPr>
              <w:position w:val="-38"/>
            </w:rPr>
            <w:object w:dxaOrig="9260" w:dyaOrig="960" w14:anchorId="298618AB">
              <v:shape id="_x0000_i1052" type="#_x0000_t75" style="width:372.75pt;height:38.25pt" o:ole="" fillcolor="window">
                <v:imagedata r:id="rId46" o:title=""/>
              </v:shape>
              <o:OLEObject Type="Embed" ProgID="Equation.DSMT4" ShapeID="_x0000_i1052" DrawAspect="Content" ObjectID="_1791907859" r:id="rId51"/>
            </w:object>
          </w:r>
        </w:del>
      </w:ins>
    </w:p>
    <w:p w14:paraId="7371714C" w14:textId="0FEE34F4" w:rsidR="005E1C7F" w:rsidDel="00242197" w:rsidRDefault="005E1C7F" w:rsidP="005E1C7F">
      <w:pPr>
        <w:spacing w:before="240"/>
        <w:ind w:firstLine="0"/>
        <w:rPr>
          <w:ins w:id="3455" w:author="Student" w:date="2024-10-04T12:35:00Z"/>
          <w:del w:id="3456" w:author="nikitadorogin@yandex.ru" w:date="2024-10-17T11:57:00Z"/>
          <w:lang w:val="ru-RU"/>
        </w:rPr>
      </w:pPr>
      <w:ins w:id="3457" w:author="Student" w:date="2024-10-04T12:34:00Z">
        <w:del w:id="3458" w:author="nikitadorogin@yandex.ru" w:date="2024-10-17T11:57:00Z">
          <w:r w:rsidDel="00242197">
            <w:rPr>
              <w:lang w:val="ru-RU"/>
            </w:rPr>
            <w:delText>Р(1) = 3*127*0,303</w:delText>
          </w:r>
        </w:del>
      </w:ins>
      <w:ins w:id="3459" w:author="Student" w:date="2024-10-04T12:35:00Z">
        <w:del w:id="3460" w:author="nikitadorogin@yandex.ru" w:date="2024-10-17T11:57:00Z">
          <w:r w:rsidDel="00242197">
            <w:rPr>
              <w:lang w:val="ru-RU"/>
            </w:rPr>
            <w:delText>2</w:delText>
          </w:r>
        </w:del>
      </w:ins>
      <w:ins w:id="3461" w:author="Student" w:date="2024-10-04T12:34:00Z">
        <w:del w:id="3462" w:author="nikitadorogin@yandex.ru" w:date="2024-10-17T11:57:00Z">
          <w:r w:rsidDel="00242197">
            <w:rPr>
              <w:lang w:val="ru-RU"/>
            </w:rPr>
            <w:delText>*0,9635 = 111,</w:delText>
          </w:r>
        </w:del>
      </w:ins>
      <w:ins w:id="3463" w:author="Student" w:date="2024-10-04T12:35:00Z">
        <w:del w:id="3464" w:author="nikitadorogin@yandex.ru" w:date="2024-10-17T11:57:00Z">
          <w:r w:rsidDel="00242197">
            <w:rPr>
              <w:lang w:val="ru-RU"/>
            </w:rPr>
            <w:delText>3</w:delText>
          </w:r>
        </w:del>
      </w:ins>
      <w:ins w:id="3465" w:author="Student" w:date="2024-10-04T12:34:00Z">
        <w:del w:id="3466" w:author="nikitadorogin@yandex.ru" w:date="2024-10-17T11:57:00Z">
          <w:r w:rsidDel="00242197">
            <w:rPr>
              <w:lang w:val="ru-RU"/>
            </w:rPr>
            <w:delText xml:space="preserve"> Вт</w:delText>
          </w:r>
        </w:del>
      </w:ins>
    </w:p>
    <w:p w14:paraId="6AFD0144" w14:textId="75DEAF56" w:rsidR="005E1C7F" w:rsidDel="00242197" w:rsidRDefault="005E1C7F" w:rsidP="005E1C7F">
      <w:pPr>
        <w:spacing w:before="240"/>
        <w:ind w:firstLine="0"/>
        <w:rPr>
          <w:ins w:id="3467" w:author="Student" w:date="2024-10-04T12:36:00Z"/>
          <w:del w:id="3468" w:author="nikitadorogin@yandex.ru" w:date="2024-10-17T11:57:00Z"/>
          <w:lang w:val="ru-RU"/>
        </w:rPr>
      </w:pPr>
      <w:ins w:id="3469" w:author="Student" w:date="2024-10-04T12:36:00Z">
        <w:del w:id="3470" w:author="nikitadorogin@yandex.ru" w:date="2024-10-17T11:57:00Z">
          <w:r w:rsidDel="00242197">
            <w:rPr>
              <w:lang w:val="en-US"/>
            </w:rPr>
            <w:delText>P</w:delText>
          </w:r>
          <w:r w:rsidRPr="005E1C7F" w:rsidDel="00242197">
            <w:rPr>
              <w:lang w:val="ru-RU"/>
              <w:rPrChange w:id="3471" w:author="Student" w:date="2024-10-04T12:37:00Z">
                <w:rPr>
                  <w:lang w:val="en-US"/>
                </w:rPr>
              </w:rPrChange>
            </w:rPr>
            <w:delText xml:space="preserve">(2) = </w:delText>
          </w:r>
          <w:r w:rsidDel="00242197">
            <w:rPr>
              <w:lang w:val="ru-RU"/>
            </w:rPr>
            <w:delText>3*59,38*0,590 = 105,1 Вт</w:delText>
          </w:r>
        </w:del>
      </w:ins>
    </w:p>
    <w:p w14:paraId="6075045B" w14:textId="4CE06094" w:rsidR="005E1C7F" w:rsidDel="00242197" w:rsidRDefault="005E1C7F" w:rsidP="005E1C7F">
      <w:pPr>
        <w:spacing w:before="240"/>
        <w:ind w:firstLine="0"/>
        <w:rPr>
          <w:ins w:id="3472" w:author="Student" w:date="2024-10-04T12:34:00Z"/>
          <w:del w:id="3473" w:author="nikitadorogin@yandex.ru" w:date="2024-10-17T11:57:00Z"/>
          <w:lang w:val="ru-RU"/>
        </w:rPr>
      </w:pPr>
      <w:ins w:id="3474" w:author="Student" w:date="2024-10-04T12:37:00Z">
        <w:del w:id="3475" w:author="nikitadorogin@yandex.ru" w:date="2024-10-17T11:57:00Z">
          <w:r w:rsidDel="00242197">
            <w:rPr>
              <w:lang w:val="ru-RU"/>
            </w:rPr>
            <w:delText>КПД = 105,1/111,3 = 0,944</w:delText>
          </w:r>
        </w:del>
      </w:ins>
    </w:p>
    <w:p w14:paraId="58A68075" w14:textId="56E5E581" w:rsidR="005E1C7F" w:rsidRPr="005E1C7F" w:rsidDel="00242197" w:rsidRDefault="005E1C7F" w:rsidP="005E1C7F">
      <w:pPr>
        <w:ind w:firstLine="0"/>
        <w:rPr>
          <w:del w:id="3476" w:author="nikitadorogin@yandex.ru" w:date="2024-10-17T11:57:00Z"/>
          <w:szCs w:val="20"/>
          <w:rPrChange w:id="3477" w:author="Student" w:date="2024-10-04T12:34:00Z">
            <w:rPr>
              <w:del w:id="3478" w:author="nikitadorogin@yandex.ru" w:date="2024-10-17T11:57:00Z"/>
              <w:rFonts w:eastAsia="Courier New"/>
              <w:lang w:val="ru-RU"/>
            </w:rPr>
          </w:rPrChange>
        </w:rPr>
      </w:pPr>
    </w:p>
    <w:p w14:paraId="6898AE3C" w14:textId="10463FA3" w:rsidR="00F70106" w:rsidRPr="00DD2D24" w:rsidDel="00242197" w:rsidRDefault="00F70106" w:rsidP="00006BFC">
      <w:pPr>
        <w:ind w:firstLine="0"/>
        <w:rPr>
          <w:del w:id="3479" w:author="nikitadorogin@yandex.ru" w:date="2024-10-17T11:57:00Z"/>
          <w:rFonts w:ascii="Courier New" w:eastAsia="Courier New" w:hAnsi="Courier New" w:cs="Courier New"/>
          <w:b/>
          <w:bCs/>
          <w:sz w:val="24"/>
          <w:szCs w:val="24"/>
          <w:lang w:val="ru-RU"/>
        </w:rPr>
      </w:pPr>
      <w:del w:id="3480" w:author="nikitadorogin@yandex.ru" w:date="2024-10-17T11:57:00Z">
        <w:r w:rsidRPr="00DD2D24" w:rsidDel="00242197">
          <w:rPr>
            <w:rFonts w:ascii="Courier New" w:eastAsia="Courier New" w:hAnsi="Courier New" w:cs="Courier New"/>
            <w:b/>
            <w:bCs/>
            <w:sz w:val="24"/>
            <w:szCs w:val="24"/>
            <w:lang w:val="ru-RU"/>
          </w:rPr>
          <w:delText>Контрольные вопросы:</w:delText>
        </w:r>
      </w:del>
    </w:p>
    <w:p w14:paraId="2089D1D4" w14:textId="21D10A1E" w:rsidR="00D853A1" w:rsidDel="0012204B" w:rsidRDefault="00D853A1" w:rsidP="00D853A1">
      <w:pPr>
        <w:pStyle w:val="a9"/>
        <w:rPr>
          <w:ins w:id="3481" w:author="Lexer" w:date="2024-09-28T17:23:00Z"/>
          <w:del w:id="3482" w:author="Student" w:date="2024-10-04T11:41:00Z"/>
        </w:rPr>
      </w:pPr>
      <w:ins w:id="3483" w:author="Lexer" w:date="2024-09-28T17:23:00Z">
        <w:del w:id="3484" w:author="Student" w:date="2024-10-04T11:41:00Z">
          <w:r w:rsidDel="0012204B">
            <w:delText xml:space="preserve">1 Объясните принцип действия однофазного </w:delText>
          </w:r>
          <w:r w:rsidDel="0012204B">
            <w:rPr>
              <w:lang w:val="ru-RU"/>
            </w:rPr>
            <w:delText>линейного трасформатора на холостом ходу и под нагрузкой</w:delText>
          </w:r>
          <w:r w:rsidDel="0012204B">
            <w:delText>.</w:delText>
          </w:r>
        </w:del>
      </w:ins>
    </w:p>
    <w:p w14:paraId="5787AA69" w14:textId="6B7DF68A" w:rsidR="00D853A1" w:rsidDel="0012204B" w:rsidRDefault="00D853A1" w:rsidP="00D853A1">
      <w:pPr>
        <w:pStyle w:val="a9"/>
        <w:rPr>
          <w:ins w:id="3485" w:author="Lexer" w:date="2024-09-28T17:23:00Z"/>
          <w:del w:id="3486" w:author="Student" w:date="2024-10-04T11:41:00Z"/>
        </w:rPr>
      </w:pPr>
    </w:p>
    <w:p w14:paraId="7E71916B" w14:textId="698DC51D" w:rsidR="007D3FDF" w:rsidRPr="007D3FDF" w:rsidDel="0012204B" w:rsidRDefault="00D853A1" w:rsidP="007D3FDF">
      <w:pPr>
        <w:pStyle w:val="a9"/>
        <w:rPr>
          <w:ins w:id="3487" w:author="Lexer" w:date="2024-09-28T17:49:00Z"/>
          <w:del w:id="3488" w:author="Student" w:date="2024-10-04T11:41:00Z"/>
          <w:lang w:val="ru-RU"/>
        </w:rPr>
      </w:pPr>
      <w:ins w:id="3489" w:author="Lexer" w:date="2024-09-28T17:23:00Z">
        <w:del w:id="3490" w:author="Student" w:date="2024-10-04T11:41:00Z">
          <w:r w:rsidRPr="00D853A1" w:rsidDel="0012204B">
            <w:rPr>
              <w:u w:val="single"/>
              <w:lang w:val="ru-RU"/>
              <w:rPrChange w:id="3491" w:author="Lexer" w:date="2024-09-28T17:23:00Z">
                <w:rPr>
                  <w:lang w:val="ru-RU"/>
                </w:rPr>
              </w:rPrChange>
            </w:rPr>
            <w:delText>Ответ:</w:delText>
          </w:r>
        </w:del>
      </w:ins>
      <w:ins w:id="3492" w:author="Lexer" w:date="2024-09-28T17:49:00Z">
        <w:del w:id="3493" w:author="Student" w:date="2024-10-04T11:41:00Z">
          <w:r w:rsidR="007D3FDF" w:rsidDel="0012204B">
            <w:rPr>
              <w:lang w:val="ru-RU"/>
            </w:rPr>
            <w:delText xml:space="preserve"> </w:delText>
          </w:r>
          <w:r w:rsidR="007D3FDF" w:rsidRPr="007D3FDF" w:rsidDel="0012204B">
            <w:rPr>
              <w:lang w:val="ru-RU"/>
            </w:rPr>
            <w:delText xml:space="preserve">Трансформатор – это статический электромагнитный аппарат, преобразующий электрическую энергию напряжения переменного тока с одними параметрами в электрическую энергию с другими параметрами (частота, напряжение, число фаз, форма напряжения и т.д.).  </w:delText>
          </w:r>
        </w:del>
      </w:ins>
    </w:p>
    <w:p w14:paraId="65E4BE8A" w14:textId="07C2BACB" w:rsidR="007D3FDF" w:rsidRPr="007D3FDF" w:rsidDel="0012204B" w:rsidRDefault="007D3FDF" w:rsidP="007D3FDF">
      <w:pPr>
        <w:pStyle w:val="a9"/>
        <w:rPr>
          <w:ins w:id="3494" w:author="Lexer" w:date="2024-09-28T17:49:00Z"/>
          <w:del w:id="3495" w:author="Student" w:date="2024-10-04T11:41:00Z"/>
          <w:lang w:val="ru-RU"/>
        </w:rPr>
      </w:pPr>
      <w:ins w:id="3496" w:author="Lexer" w:date="2024-09-28T17:49:00Z">
        <w:del w:id="3497" w:author="Student" w:date="2024-10-04T11:41:00Z">
          <w:r w:rsidRPr="007D3FDF" w:rsidDel="0012204B">
            <w:rPr>
              <w:lang w:val="ru-RU"/>
            </w:rPr>
            <w:delText xml:space="preserve">Принцип действия трансформатора основан на законе электромагнитной индукции. </w:delText>
          </w:r>
        </w:del>
      </w:ins>
    </w:p>
    <w:p w14:paraId="7A2A42CF" w14:textId="046408CB" w:rsidR="00D853A1" w:rsidDel="0012204B" w:rsidRDefault="007D3FDF" w:rsidP="007D3FDF">
      <w:pPr>
        <w:pStyle w:val="a9"/>
        <w:rPr>
          <w:ins w:id="3498" w:author="Lexer" w:date="2024-09-28T17:49:00Z"/>
          <w:del w:id="3499" w:author="Student" w:date="2024-10-04T11:41:00Z"/>
          <w:lang w:val="ru-RU"/>
        </w:rPr>
      </w:pPr>
      <w:ins w:id="3500" w:author="Lexer" w:date="2024-09-28T17:49:00Z">
        <w:del w:id="3501" w:author="Student" w:date="2024-10-04T11:41:00Z">
          <w:r w:rsidRPr="007D3FDF" w:rsidDel="0012204B">
            <w:rPr>
              <w:lang w:val="ru-RU"/>
            </w:rPr>
            <w:delText>Рассмотрим работу трансформатора на “холостом" ходу. Представим принцип действия трансформатора в виде логической цепочки:</w:delText>
          </w:r>
        </w:del>
      </w:ins>
    </w:p>
    <w:p w14:paraId="30DC0106" w14:textId="41B2FD50" w:rsidR="007D3FDF" w:rsidDel="0012204B" w:rsidRDefault="007D3FDF" w:rsidP="007D3FDF">
      <w:pPr>
        <w:pStyle w:val="a9"/>
        <w:rPr>
          <w:ins w:id="3502" w:author="Lexer" w:date="2024-09-28T17:50:00Z"/>
          <w:del w:id="3503" w:author="Student" w:date="2024-10-04T11:41:00Z"/>
          <w:szCs w:val="28"/>
          <w:vertAlign w:val="subscript"/>
        </w:rPr>
      </w:pPr>
      <w:ins w:id="3504" w:author="Lexer" w:date="2024-09-28T17:50:00Z">
        <w:del w:id="3505" w:author="Student" w:date="2024-10-04T11:41:00Z">
          <w:r w:rsidRPr="008E326F" w:rsidDel="0012204B">
            <w:rPr>
              <w:position w:val="-30"/>
              <w:szCs w:val="28"/>
              <w:vertAlign w:val="subscript"/>
            </w:rPr>
            <w:object w:dxaOrig="4040" w:dyaOrig="720" w14:anchorId="46EFFCA9">
              <v:shape id="_x0000_i1053" type="#_x0000_t75" style="width:285.75pt;height:50.25pt" o:ole="" fillcolor="window">
                <v:imagedata r:id="rId52" o:title=""/>
              </v:shape>
              <o:OLEObject Type="Embed" ProgID="Equation.3" ShapeID="_x0000_i1053" DrawAspect="Content" ObjectID="_1791907860" r:id="rId53"/>
            </w:object>
          </w:r>
        </w:del>
      </w:ins>
    </w:p>
    <w:p w14:paraId="0D8436BF" w14:textId="1E79278B" w:rsidR="007D3FDF" w:rsidDel="0012204B" w:rsidRDefault="007D3FDF" w:rsidP="007D3FDF">
      <w:pPr>
        <w:pStyle w:val="a9"/>
        <w:rPr>
          <w:ins w:id="3506" w:author="Lexer" w:date="2024-09-28T17:51:00Z"/>
          <w:del w:id="3507" w:author="Student" w:date="2024-10-04T11:41:00Z"/>
          <w:lang w:val="ru-RU"/>
        </w:rPr>
      </w:pPr>
      <w:ins w:id="3508" w:author="Lexer" w:date="2024-09-28T17:50:00Z">
        <w:del w:id="3509" w:author="Student" w:date="2024-10-04T11:41:00Z">
          <w:r w:rsidRPr="007D3FDF" w:rsidDel="0012204B">
            <w:rPr>
              <w:lang w:val="ru-RU"/>
              <w:rPrChange w:id="3510" w:author="Lexer" w:date="2024-09-28T17:51:00Z">
                <w:rPr>
                  <w:b/>
                  <w:bCs/>
                  <w:lang w:val="ru-RU"/>
                </w:rPr>
              </w:rPrChange>
            </w:rPr>
            <w:delText>При подключении трансформатора к сети переменного тока возникает ток (по закону Ома), обратно пропорциональный входному сопротивлению трансформатора:</w:delText>
          </w:r>
        </w:del>
      </w:ins>
    </w:p>
    <w:p w14:paraId="0BC2665F" w14:textId="60848B44" w:rsidR="007D3FDF" w:rsidDel="0012204B" w:rsidRDefault="007D3FDF" w:rsidP="007D3FDF">
      <w:pPr>
        <w:pStyle w:val="a9"/>
        <w:rPr>
          <w:ins w:id="3511" w:author="Lexer" w:date="2024-09-28T17:51:00Z"/>
          <w:del w:id="3512" w:author="Student" w:date="2024-10-04T11:41:00Z"/>
          <w:szCs w:val="28"/>
        </w:rPr>
      </w:pPr>
      <w:ins w:id="3513" w:author="Lexer" w:date="2024-09-28T17:51:00Z">
        <w:del w:id="3514" w:author="Student" w:date="2024-10-04T11:41:00Z">
          <w:r w:rsidRPr="008E326F" w:rsidDel="0012204B">
            <w:rPr>
              <w:position w:val="-30"/>
              <w:szCs w:val="28"/>
            </w:rPr>
            <w:object w:dxaOrig="920" w:dyaOrig="680" w14:anchorId="6023124C">
              <v:shape id="_x0000_i1054" type="#_x0000_t75" style="width:72.75pt;height:52.5pt" o:ole="" fillcolor="window">
                <v:imagedata r:id="rId54" o:title=""/>
              </v:shape>
              <o:OLEObject Type="Embed" ProgID="Equation.3" ShapeID="_x0000_i1054" DrawAspect="Content" ObjectID="_1791907861" r:id="rId55"/>
            </w:object>
          </w:r>
        </w:del>
      </w:ins>
    </w:p>
    <w:p w14:paraId="294F66C1" w14:textId="2DF09623" w:rsidR="007D3FDF" w:rsidDel="0012204B" w:rsidRDefault="0002638E" w:rsidP="007D3FDF">
      <w:pPr>
        <w:pStyle w:val="a9"/>
        <w:rPr>
          <w:ins w:id="3515" w:author="Lexer" w:date="2024-09-28T17:51:00Z"/>
          <w:del w:id="3516" w:author="Student" w:date="2024-10-04T11:41:00Z"/>
          <w:lang w:val="ru-RU"/>
        </w:rPr>
      </w:pPr>
      <w:ins w:id="3517" w:author="Lexer" w:date="2024-09-28T17:51:00Z">
        <w:del w:id="3518" w:author="Student" w:date="2024-10-04T11:41:00Z">
          <w:r w:rsidRPr="0002638E" w:rsidDel="0012204B">
            <w:rPr>
              <w:lang w:val="ru-RU"/>
            </w:rPr>
            <w:delText>При протекании тока по обмотке трансформатора, намотанной на замкнутый магнитопровод, возникает напряженность магнитного поля (H):</w:delText>
          </w:r>
        </w:del>
      </w:ins>
    </w:p>
    <w:p w14:paraId="3D24086B" w14:textId="3A6A65B0" w:rsidR="0002638E" w:rsidDel="0012204B" w:rsidRDefault="0002638E" w:rsidP="007D3FDF">
      <w:pPr>
        <w:pStyle w:val="a9"/>
        <w:rPr>
          <w:ins w:id="3519" w:author="Lexer" w:date="2024-09-28T17:52:00Z"/>
          <w:del w:id="3520" w:author="Student" w:date="2024-10-04T11:41:00Z"/>
          <w:szCs w:val="28"/>
        </w:rPr>
      </w:pPr>
      <w:ins w:id="3521" w:author="Lexer" w:date="2024-09-28T17:51:00Z">
        <w:del w:id="3522" w:author="Student" w:date="2024-10-04T11:41:00Z">
          <w:r w:rsidRPr="008E326F" w:rsidDel="0012204B">
            <w:rPr>
              <w:position w:val="-32"/>
              <w:szCs w:val="28"/>
            </w:rPr>
            <w:object w:dxaOrig="2360" w:dyaOrig="720" w14:anchorId="383AC9FF">
              <v:shape id="_x0000_i1055" type="#_x0000_t75" style="width:146.25pt;height:44.25pt" o:ole="" fillcolor="window">
                <v:imagedata r:id="rId56" o:title=""/>
              </v:shape>
              <o:OLEObject Type="Embed" ProgID="Equation.DSMT4" ShapeID="_x0000_i1055" DrawAspect="Content" ObjectID="_1791907862" r:id="rId57"/>
            </w:object>
          </w:r>
        </w:del>
      </w:ins>
    </w:p>
    <w:p w14:paraId="4874F591" w14:textId="0C34D16C" w:rsidR="0002638E" w:rsidDel="0012204B" w:rsidRDefault="0002638E" w:rsidP="007D3FDF">
      <w:pPr>
        <w:pStyle w:val="a9"/>
        <w:rPr>
          <w:ins w:id="3523" w:author="Lexer" w:date="2024-09-28T17:52:00Z"/>
          <w:del w:id="3524" w:author="Student" w:date="2024-10-04T11:41:00Z"/>
          <w:lang w:val="ru-RU"/>
        </w:rPr>
      </w:pPr>
      <w:ins w:id="3525" w:author="Lexer" w:date="2024-09-28T17:52:00Z">
        <w:del w:id="3526" w:author="Student" w:date="2024-10-04T11:41:00Z">
          <w:r w:rsidRPr="0002638E" w:rsidDel="0012204B">
            <w:rPr>
              <w:lang w:val="ru-RU"/>
            </w:rPr>
            <w:delText>где F – магнитодвижущая сила (ампер   витки), lср – средняя линия магнитопровода,  W1 – число витков в первичной обмотке.</w:delText>
          </w:r>
        </w:del>
      </w:ins>
    </w:p>
    <w:p w14:paraId="7CDFB5DF" w14:textId="4170055C" w:rsidR="0002638E" w:rsidDel="0012204B" w:rsidRDefault="0002638E" w:rsidP="007D3FDF">
      <w:pPr>
        <w:pStyle w:val="a9"/>
        <w:rPr>
          <w:ins w:id="3527" w:author="Lexer" w:date="2024-09-28T17:52:00Z"/>
          <w:del w:id="3528" w:author="Student" w:date="2024-10-04T11:41:00Z"/>
          <w:lang w:val="ru-RU"/>
        </w:rPr>
      </w:pPr>
      <w:ins w:id="3529" w:author="Lexer" w:date="2024-09-28T17:52:00Z">
        <w:del w:id="3530" w:author="Student" w:date="2024-10-04T11:41:00Z">
          <w:r w:rsidRPr="0002638E" w:rsidDel="0012204B">
            <w:rPr>
              <w:lang w:val="ru-RU"/>
            </w:rPr>
            <w:delText>Под действием напряженности магнитного поля Н в магнитопроводе (сердечнике) трансформатора возникает основной магнитный поток  Ф0, прямо пропорциональный индукции (Вх) и сечению магнитопровода (Sмаг) как показано на рисунке ниже.</w:delText>
          </w:r>
        </w:del>
      </w:ins>
    </w:p>
    <w:p w14:paraId="696BE9FD" w14:textId="340E578D" w:rsidR="0002638E" w:rsidDel="0012204B" w:rsidRDefault="0002638E" w:rsidP="007D3FDF">
      <w:pPr>
        <w:pStyle w:val="a9"/>
        <w:rPr>
          <w:ins w:id="3531" w:author="Lexer" w:date="2024-09-28T17:52:00Z"/>
          <w:del w:id="3532" w:author="Student" w:date="2024-10-04T11:41:00Z"/>
          <w:szCs w:val="28"/>
        </w:rPr>
      </w:pPr>
      <w:ins w:id="3533" w:author="Lexer" w:date="2024-09-28T17:52:00Z">
        <w:del w:id="3534" w:author="Student" w:date="2024-10-04T11:41:00Z">
          <w:r w:rsidRPr="009A4E9F" w:rsidDel="0012204B">
            <w:rPr>
              <w:szCs w:val="28"/>
            </w:rPr>
            <w:object w:dxaOrig="7800" w:dyaOrig="3300" w14:anchorId="44AF35BC">
              <v:shape id="_x0000_i1056" type="#_x0000_t75" style="width:6in;height:183pt" o:ole="">
                <v:imagedata r:id="rId58" o:title=""/>
              </v:shape>
              <o:OLEObject Type="Embed" ProgID="PBrush" ShapeID="_x0000_i1056" DrawAspect="Content" ObjectID="_1791907863" r:id="rId59"/>
            </w:object>
          </w:r>
        </w:del>
      </w:ins>
    </w:p>
    <w:p w14:paraId="1970BBEB" w14:textId="522B354A" w:rsidR="0002638E" w:rsidRPr="0002638E" w:rsidDel="0012204B" w:rsidRDefault="0002638E" w:rsidP="0002638E">
      <w:pPr>
        <w:pStyle w:val="a9"/>
        <w:rPr>
          <w:ins w:id="3535" w:author="Lexer" w:date="2024-09-28T17:53:00Z"/>
          <w:del w:id="3536" w:author="Student" w:date="2024-10-04T11:41:00Z"/>
          <w:lang w:val="ru-RU"/>
        </w:rPr>
      </w:pPr>
      <w:ins w:id="3537" w:author="Lexer" w:date="2024-09-28T17:53:00Z">
        <w:del w:id="3538" w:author="Student" w:date="2024-10-04T11:41:00Z">
          <w:r w:rsidRPr="0002638E" w:rsidDel="0012204B">
            <w:rPr>
              <w:lang w:val="ru-RU"/>
            </w:rPr>
            <w:delText>Магнитная индукция Вх является рабочей точкой на основной кривой намагничивания и выбирается на линейном участке, чтобы при асимметричном намагничивании сердечника (или постоянном подмагничивании) не было захода рабочей точки в область насыщения.</w:delText>
          </w:r>
        </w:del>
      </w:ins>
    </w:p>
    <w:p w14:paraId="0DFC5477" w14:textId="77264541" w:rsidR="0002638E" w:rsidDel="0012204B" w:rsidRDefault="0002638E" w:rsidP="0002638E">
      <w:pPr>
        <w:pStyle w:val="a9"/>
        <w:ind w:firstLine="720"/>
        <w:rPr>
          <w:ins w:id="3539" w:author="Lexer" w:date="2024-09-28T17:53:00Z"/>
          <w:del w:id="3540" w:author="Student" w:date="2024-10-04T11:41:00Z"/>
          <w:lang w:val="ru-RU"/>
        </w:rPr>
      </w:pPr>
      <w:ins w:id="3541" w:author="Lexer" w:date="2024-09-28T17:53:00Z">
        <w:del w:id="3542" w:author="Student" w:date="2024-10-04T11:41:00Z">
          <w:r w:rsidRPr="0002638E" w:rsidDel="0012204B">
            <w:rPr>
              <w:lang w:val="ru-RU"/>
            </w:rPr>
            <w:delText>При прохождении основного магнитного потока по сердечнику в первичной цепи возникает ЭДС самоиндукции, а во вторичной цепи ЭДС - взаимоиндукции, которые определяются по закону магнитодвижущих сил – закону Максвелла – Фарадея:</w:delText>
          </w:r>
        </w:del>
      </w:ins>
    </w:p>
    <w:p w14:paraId="63517B77" w14:textId="65BC0C67" w:rsidR="0002638E" w:rsidDel="0012204B" w:rsidRDefault="0002638E" w:rsidP="0002638E">
      <w:pPr>
        <w:pStyle w:val="a9"/>
        <w:ind w:firstLine="720"/>
        <w:rPr>
          <w:ins w:id="3543" w:author="Lexer" w:date="2024-09-28T17:53:00Z"/>
          <w:del w:id="3544" w:author="Student" w:date="2024-10-04T11:41:00Z"/>
          <w:szCs w:val="28"/>
        </w:rPr>
      </w:pPr>
      <w:ins w:id="3545" w:author="Lexer" w:date="2024-09-28T17:53:00Z">
        <w:del w:id="3546" w:author="Student" w:date="2024-10-04T11:41:00Z">
          <w:r w:rsidRPr="00D70D0C" w:rsidDel="0012204B">
            <w:rPr>
              <w:position w:val="-24"/>
              <w:szCs w:val="28"/>
            </w:rPr>
            <w:object w:dxaOrig="2020" w:dyaOrig="620" w14:anchorId="3F0E1E0D">
              <v:shape id="_x0000_i1057" type="#_x0000_t75" style="width:122.25pt;height:37.5pt" o:ole="" fillcolor="window">
                <v:imagedata r:id="rId60" o:title=""/>
              </v:shape>
              <o:OLEObject Type="Embed" ProgID="Equation.3" ShapeID="_x0000_i1057" DrawAspect="Content" ObjectID="_1791907864" r:id="rId61"/>
            </w:object>
          </w:r>
        </w:del>
      </w:ins>
    </w:p>
    <w:p w14:paraId="67AC7E00" w14:textId="51418050" w:rsidR="0002638E" w:rsidRPr="0002638E" w:rsidDel="0012204B" w:rsidRDefault="0002638E" w:rsidP="0002638E">
      <w:pPr>
        <w:pStyle w:val="a9"/>
        <w:rPr>
          <w:ins w:id="3547" w:author="Lexer" w:date="2024-09-28T17:53:00Z"/>
          <w:del w:id="3548" w:author="Student" w:date="2024-10-04T11:41:00Z"/>
          <w:lang w:val="ru-RU"/>
        </w:rPr>
      </w:pPr>
      <w:ins w:id="3549" w:author="Lexer" w:date="2024-09-28T17:53:00Z">
        <w:del w:id="3550" w:author="Student" w:date="2024-10-04T11:41:00Z">
          <w:r w:rsidRPr="0002638E" w:rsidDel="0012204B">
            <w:rPr>
              <w:lang w:val="ru-RU"/>
            </w:rPr>
            <w:delText xml:space="preserve">где e – изменение потокосцепления во времени.  </w:delText>
          </w:r>
        </w:del>
      </w:ins>
    </w:p>
    <w:p w14:paraId="3FFEEB44" w14:textId="49543FB2" w:rsidR="0002638E" w:rsidDel="0012204B" w:rsidRDefault="0002638E" w:rsidP="0002638E">
      <w:pPr>
        <w:pStyle w:val="a9"/>
        <w:ind w:firstLine="720"/>
        <w:rPr>
          <w:ins w:id="3551" w:author="Lexer" w:date="2024-09-28T17:54:00Z"/>
          <w:del w:id="3552" w:author="Student" w:date="2024-10-04T11:41:00Z"/>
          <w:lang w:val="ru-RU"/>
        </w:rPr>
      </w:pPr>
      <w:ins w:id="3553" w:author="Lexer" w:date="2024-09-28T17:53:00Z">
        <w:del w:id="3554" w:author="Student" w:date="2024-10-04T11:41:00Z">
          <w:r w:rsidRPr="0002638E" w:rsidDel="0012204B">
            <w:rPr>
              <w:lang w:val="ru-RU"/>
            </w:rPr>
            <w:delText xml:space="preserve">При подключении нагрузки во вторичной цепи начинает протекать ток I2 , при этом в сердечнике возникает размагничивающий магнитный поток Фр, противоположный по направлению основному потоку. Это приводит к уменьшению ЭДС в первичной цепи. В электромагнитной системе нарушается равновесие ( e1 </w:delText>
          </w:r>
          <w:r w:rsidRPr="0002638E" w:rsidDel="0012204B">
            <w:rPr>
              <w:lang w:val="ru-RU"/>
            </w:rPr>
            <w:delText> U1 ), что приводит к возрастанию потребляемого тока из сети I1 , т.е. к самобалансированию системы и поток Ф0 восстанавливается:</w:delText>
          </w:r>
        </w:del>
      </w:ins>
    </w:p>
    <w:p w14:paraId="40D0053F" w14:textId="537582CD" w:rsidR="0002638E" w:rsidDel="0012204B" w:rsidRDefault="0002638E" w:rsidP="0002638E">
      <w:pPr>
        <w:pStyle w:val="a9"/>
        <w:ind w:firstLine="720"/>
        <w:rPr>
          <w:ins w:id="3555" w:author="Lexer" w:date="2024-09-28T17:54:00Z"/>
          <w:del w:id="3556" w:author="Student" w:date="2024-10-04T11:41:00Z"/>
          <w:szCs w:val="28"/>
        </w:rPr>
      </w:pPr>
      <w:ins w:id="3557" w:author="Lexer" w:date="2024-09-28T17:54:00Z">
        <w:del w:id="3558" w:author="Student" w:date="2024-10-04T11:41:00Z">
          <w:r w:rsidRPr="008E326F" w:rsidDel="0012204B">
            <w:rPr>
              <w:position w:val="-14"/>
              <w:szCs w:val="28"/>
            </w:rPr>
            <w:object w:dxaOrig="3860" w:dyaOrig="400" w14:anchorId="18BDC4F8">
              <v:shape id="_x0000_i1058" type="#_x0000_t75" style="width:277.5pt;height:28.5pt" o:ole="" fillcolor="window">
                <v:imagedata r:id="rId62" o:title=""/>
              </v:shape>
              <o:OLEObject Type="Embed" ProgID="Equation.3" ShapeID="_x0000_i1058" DrawAspect="Content" ObjectID="_1791907865" r:id="rId63"/>
            </w:object>
          </w:r>
        </w:del>
      </w:ins>
    </w:p>
    <w:p w14:paraId="7D87CAFB" w14:textId="3B4B42E7" w:rsidR="0002638E" w:rsidDel="0012204B" w:rsidRDefault="0002638E" w:rsidP="0002638E">
      <w:pPr>
        <w:pStyle w:val="a9"/>
        <w:ind w:firstLine="720"/>
        <w:rPr>
          <w:ins w:id="3559" w:author="Lexer" w:date="2024-09-28T17:54:00Z"/>
          <w:del w:id="3560" w:author="Student" w:date="2024-10-04T11:41:00Z"/>
          <w:lang w:val="ru-RU"/>
        </w:rPr>
      </w:pPr>
      <w:ins w:id="3561" w:author="Lexer" w:date="2024-09-28T17:54:00Z">
        <w:del w:id="3562" w:author="Student" w:date="2024-10-04T11:41:00Z">
          <w:r w:rsidRPr="0002638E" w:rsidDel="0012204B">
            <w:rPr>
              <w:lang w:val="ru-RU"/>
            </w:rPr>
            <w:delText>Отсюда следует уравнение магнитодвижущих сил (МДС):</w:delText>
          </w:r>
        </w:del>
      </w:ins>
    </w:p>
    <w:p w14:paraId="3F8EA6CC" w14:textId="40BE9A2A" w:rsidR="0002638E" w:rsidDel="0012204B" w:rsidRDefault="0002638E" w:rsidP="0002638E">
      <w:pPr>
        <w:pStyle w:val="a9"/>
        <w:ind w:firstLine="720"/>
        <w:rPr>
          <w:ins w:id="3563" w:author="Lexer" w:date="2024-09-28T17:54:00Z"/>
          <w:del w:id="3564" w:author="Student" w:date="2024-10-04T11:41:00Z"/>
          <w:szCs w:val="28"/>
        </w:rPr>
      </w:pPr>
      <w:ins w:id="3565" w:author="Lexer" w:date="2024-09-28T17:54:00Z">
        <w:del w:id="3566" w:author="Student" w:date="2024-10-04T11:41:00Z">
          <w:r w:rsidRPr="005808EE" w:rsidDel="0012204B">
            <w:rPr>
              <w:position w:val="-12"/>
              <w:szCs w:val="28"/>
            </w:rPr>
            <w:object w:dxaOrig="2220" w:dyaOrig="360" w14:anchorId="4878275D">
              <v:shape id="_x0000_i1059" type="#_x0000_t75" style="width:170.25pt;height:27.75pt" o:ole="" fillcolor="window">
                <v:imagedata r:id="rId64" o:title=""/>
              </v:shape>
              <o:OLEObject Type="Embed" ProgID="Equation.3" ShapeID="_x0000_i1059" DrawAspect="Content" ObjectID="_1791907866" r:id="rId65"/>
            </w:object>
          </w:r>
        </w:del>
      </w:ins>
    </w:p>
    <w:p w14:paraId="23036782" w14:textId="3CD320A2" w:rsidR="0002638E" w:rsidRPr="0002638E" w:rsidDel="0012204B" w:rsidRDefault="0002638E" w:rsidP="0002638E">
      <w:pPr>
        <w:pStyle w:val="a9"/>
        <w:rPr>
          <w:ins w:id="3567" w:author="Lexer" w:date="2024-09-28T17:55:00Z"/>
          <w:del w:id="3568" w:author="Student" w:date="2024-10-04T11:41:00Z"/>
          <w:lang w:val="ru-RU"/>
        </w:rPr>
      </w:pPr>
      <w:ins w:id="3569" w:author="Lexer" w:date="2024-09-28T17:55:00Z">
        <w:del w:id="3570" w:author="Student" w:date="2024-10-04T11:41:00Z">
          <w:r w:rsidRPr="0002638E" w:rsidDel="0012204B">
            <w:rPr>
              <w:lang w:val="ru-RU"/>
            </w:rPr>
            <w:delText xml:space="preserve">где I0 - ток цепи намагничивания (ток “холостого” хода). </w:delText>
          </w:r>
        </w:del>
      </w:ins>
    </w:p>
    <w:p w14:paraId="76BDF1AD" w14:textId="79582886" w:rsidR="0002638E" w:rsidDel="0012204B" w:rsidRDefault="0002638E" w:rsidP="0002638E">
      <w:pPr>
        <w:pStyle w:val="a9"/>
        <w:ind w:firstLine="720"/>
        <w:rPr>
          <w:ins w:id="3571" w:author="Lexer" w:date="2024-09-28T17:55:00Z"/>
          <w:del w:id="3572" w:author="Student" w:date="2024-10-04T11:41:00Z"/>
          <w:lang w:val="ru-RU"/>
        </w:rPr>
      </w:pPr>
      <w:ins w:id="3573" w:author="Lexer" w:date="2024-09-28T17:55:00Z">
        <w:del w:id="3574" w:author="Student" w:date="2024-10-04T11:41:00Z">
          <w:r w:rsidRPr="0002638E" w:rsidDel="0012204B">
            <w:rPr>
              <w:lang w:val="ru-RU"/>
            </w:rPr>
            <w:delText>Трансформатор можно представить в виде схемы рисунка</w:delText>
          </w:r>
        </w:del>
      </w:ins>
    </w:p>
    <w:p w14:paraId="59B7B8C5" w14:textId="288CA887" w:rsidR="0002638E" w:rsidDel="0012204B" w:rsidRDefault="0002638E" w:rsidP="0002638E">
      <w:pPr>
        <w:pStyle w:val="a9"/>
        <w:ind w:firstLine="720"/>
        <w:rPr>
          <w:ins w:id="3575" w:author="Lexer" w:date="2024-09-28T17:55:00Z"/>
          <w:del w:id="3576" w:author="Student" w:date="2024-10-04T11:41:00Z"/>
          <w:lang w:val="ru-RU"/>
        </w:rPr>
      </w:pPr>
      <w:ins w:id="3577" w:author="Lexer" w:date="2024-09-28T17:55:00Z">
        <w:del w:id="3578" w:author="Student" w:date="2024-10-04T11:41:00Z">
          <w:r w:rsidDel="0012204B">
            <w:rPr>
              <w:noProof/>
              <w:color w:val="000000"/>
              <w:lang w:val="en-US"/>
            </w:rPr>
            <w:drawing>
              <wp:inline distT="0" distB="0" distL="0" distR="0" wp14:anchorId="0B481C26" wp14:editId="6025B894">
                <wp:extent cx="3581400" cy="122682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3827A60F" w14:textId="372A0668" w:rsidR="0002638E" w:rsidDel="0012204B" w:rsidRDefault="0002638E" w:rsidP="0002638E">
      <w:pPr>
        <w:pStyle w:val="a9"/>
        <w:ind w:firstLine="720"/>
        <w:rPr>
          <w:ins w:id="3579" w:author="Lexer" w:date="2024-09-28T17:55:00Z"/>
          <w:del w:id="3580" w:author="Student" w:date="2024-10-04T11:41:00Z"/>
          <w:lang w:val="ru-RU"/>
        </w:rPr>
      </w:pPr>
    </w:p>
    <w:p w14:paraId="7F38B691" w14:textId="7951FD1E" w:rsidR="0002638E" w:rsidRPr="0002638E" w:rsidDel="0012204B" w:rsidRDefault="0002638E" w:rsidP="0002638E">
      <w:pPr>
        <w:pStyle w:val="a9"/>
        <w:rPr>
          <w:ins w:id="3581" w:author="Lexer" w:date="2024-09-28T17:55:00Z"/>
          <w:del w:id="3582" w:author="Student" w:date="2024-10-04T11:41:00Z"/>
          <w:lang w:val="ru-RU"/>
        </w:rPr>
      </w:pPr>
      <w:ins w:id="3583" w:author="Lexer" w:date="2024-09-28T17:55:00Z">
        <w:del w:id="3584" w:author="Student" w:date="2024-10-04T11:41:00Z">
          <w:r w:rsidRPr="0002638E" w:rsidDel="0012204B">
            <w:rPr>
              <w:lang w:val="ru-RU"/>
            </w:rPr>
            <w:delText xml:space="preserve">где R1, R2 – учитывают омические потери в первичной и вторичной обмотках; XS1, XS2 – 41 индуктивности рассеяния основного потока в обмотках первичной и вторичной цепей. </w:delText>
          </w:r>
        </w:del>
      </w:ins>
    </w:p>
    <w:p w14:paraId="79718EFF" w14:textId="14186E83" w:rsidR="0002638E" w:rsidDel="0012204B" w:rsidRDefault="0002638E" w:rsidP="0002638E">
      <w:pPr>
        <w:pStyle w:val="a9"/>
        <w:rPr>
          <w:ins w:id="3585" w:author="Lexer" w:date="2024-09-28T17:55:00Z"/>
          <w:del w:id="3586" w:author="Student" w:date="2024-10-04T11:41:00Z"/>
          <w:lang w:val="ru-RU"/>
        </w:rPr>
      </w:pPr>
      <w:ins w:id="3587" w:author="Lexer" w:date="2024-09-28T17:55:00Z">
        <w:del w:id="3588" w:author="Student" w:date="2024-10-04T11:41:00Z">
          <w:r w:rsidRPr="0002638E" w:rsidDel="0012204B">
            <w:rPr>
              <w:lang w:val="ru-RU"/>
            </w:rPr>
            <w:delText>Тогда система уравнений для линейного трансформатора в комплексной форме по законам Кирхгофа примет вид:</w:delText>
          </w:r>
        </w:del>
      </w:ins>
    </w:p>
    <w:p w14:paraId="02D83428" w14:textId="7F5A8CCB" w:rsidR="0002638E" w:rsidDel="0012204B" w:rsidRDefault="0002638E" w:rsidP="0002638E">
      <w:pPr>
        <w:pStyle w:val="a9"/>
        <w:rPr>
          <w:ins w:id="3589" w:author="Lexer" w:date="2024-09-28T17:55:00Z"/>
          <w:del w:id="3590" w:author="Student" w:date="2024-10-04T11:41:00Z"/>
          <w:szCs w:val="28"/>
        </w:rPr>
      </w:pPr>
      <w:ins w:id="3591" w:author="Lexer" w:date="2024-09-28T17:55:00Z">
        <w:del w:id="3592" w:author="Student" w:date="2024-10-04T11:41:00Z">
          <w:r w:rsidRPr="00505629" w:rsidDel="0012204B">
            <w:rPr>
              <w:position w:val="-90"/>
              <w:szCs w:val="28"/>
            </w:rPr>
            <w:object w:dxaOrig="4480" w:dyaOrig="1939" w14:anchorId="6FBA54AE">
              <v:shape id="_x0000_i1060" type="#_x0000_t75" style="width:263.25pt;height:114pt" o:ole="" fillcolor="window">
                <v:imagedata r:id="rId67" o:title=""/>
              </v:shape>
              <o:OLEObject Type="Embed" ProgID="Equation.DSMT4" ShapeID="_x0000_i1060" DrawAspect="Content" ObjectID="_1791907867" r:id="rId68"/>
            </w:object>
          </w:r>
        </w:del>
      </w:ins>
    </w:p>
    <w:p w14:paraId="15709DB7" w14:textId="4FD84BC5" w:rsidR="0002638E" w:rsidRPr="007D3FDF" w:rsidDel="0012204B" w:rsidRDefault="0002638E">
      <w:pPr>
        <w:pStyle w:val="a9"/>
        <w:rPr>
          <w:ins w:id="3593" w:author="Lexer" w:date="2024-09-28T17:23:00Z"/>
          <w:del w:id="3594" w:author="Student" w:date="2024-10-04T11:41:00Z"/>
          <w:lang w:val="ru-RU"/>
          <w:rPrChange w:id="3595" w:author="Lexer" w:date="2024-09-28T17:51:00Z">
            <w:rPr>
              <w:ins w:id="3596" w:author="Lexer" w:date="2024-09-28T17:23:00Z"/>
              <w:del w:id="3597" w:author="Student" w:date="2024-10-04T11:41:00Z"/>
            </w:rPr>
          </w:rPrChange>
        </w:rPr>
      </w:pPr>
    </w:p>
    <w:p w14:paraId="62436830" w14:textId="4D954CBE" w:rsidR="00D853A1" w:rsidDel="0012204B" w:rsidRDefault="00D853A1" w:rsidP="00D853A1">
      <w:pPr>
        <w:pStyle w:val="a9"/>
        <w:rPr>
          <w:ins w:id="3598" w:author="Lexer" w:date="2024-09-28T17:23:00Z"/>
          <w:del w:id="3599" w:author="Student" w:date="2024-10-04T11:41:00Z"/>
        </w:rPr>
      </w:pPr>
      <w:ins w:id="3600" w:author="Lexer" w:date="2024-09-28T17:23:00Z">
        <w:del w:id="3601" w:author="Student" w:date="2024-10-04T11:41:00Z">
          <w:r w:rsidDel="0012204B">
            <w:delText>2 Объясните</w:delText>
          </w:r>
          <w:r w:rsidDel="0012204B">
            <w:rPr>
              <w:lang w:val="ru-RU"/>
            </w:rPr>
            <w:delText xml:space="preserve"> условия проведения и параметры измерения в опытах ХХ и КЗ</w:delText>
          </w:r>
          <w:r w:rsidRPr="005D4161" w:rsidDel="0012204B">
            <w:rPr>
              <w:lang w:val="ru-RU"/>
            </w:rPr>
            <w:delText xml:space="preserve">, </w:delText>
          </w:r>
          <w:r w:rsidDel="0012204B">
            <w:rPr>
              <w:lang w:val="ru-RU"/>
            </w:rPr>
            <w:delText>а также расчеты параметров схемы замещения трансформатора</w:delText>
          </w:r>
          <w:r w:rsidDel="0012204B">
            <w:delText>.</w:delText>
          </w:r>
        </w:del>
      </w:ins>
    </w:p>
    <w:p w14:paraId="0ACEA598" w14:textId="73ADE498" w:rsidR="00D853A1" w:rsidDel="0012204B" w:rsidRDefault="00D853A1" w:rsidP="00D853A1">
      <w:pPr>
        <w:pStyle w:val="a9"/>
        <w:rPr>
          <w:ins w:id="3602" w:author="Lexer" w:date="2024-09-28T17:23:00Z"/>
          <w:del w:id="3603" w:author="Student" w:date="2024-10-04T11:41:00Z"/>
        </w:rPr>
      </w:pPr>
    </w:p>
    <w:p w14:paraId="2BD507E5" w14:textId="5ADB4F83" w:rsidR="00D853A1" w:rsidDel="0012204B" w:rsidRDefault="00D853A1" w:rsidP="00D853A1">
      <w:pPr>
        <w:pStyle w:val="a9"/>
        <w:rPr>
          <w:ins w:id="3604" w:author="Lexer" w:date="2024-09-28T17:56:00Z"/>
          <w:del w:id="3605" w:author="Student" w:date="2024-10-04T11:41:00Z"/>
          <w:lang w:val="ru-RU"/>
        </w:rPr>
      </w:pPr>
      <w:ins w:id="3606" w:author="Lexer" w:date="2024-09-28T17:23:00Z">
        <w:del w:id="3607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3608" w:author="Lexer" w:date="2024-09-28T17:56:00Z">
        <w:del w:id="3609" w:author="Student" w:date="2024-10-04T11:41:00Z">
          <w:r w:rsidR="0002638E" w:rsidDel="0012204B">
            <w:rPr>
              <w:lang w:val="ru-RU"/>
            </w:rPr>
            <w:delText xml:space="preserve"> </w:delText>
          </w:r>
          <w:r w:rsidR="0002638E" w:rsidRPr="0002638E" w:rsidDel="0012204B">
            <w:rPr>
              <w:lang w:val="ru-RU"/>
            </w:rPr>
            <w:delText>Для определения основных параметров трансформатора и Т-образной схемы замещения проводят два опыта: холостого хода (ХХ) и короткого замыкания (КЗ). Условием проведения опыта ХХ является подача на вход номинального напряжения U1ном,  и размыкание вторичной цепи, как показано на рисунке:</w:delText>
          </w:r>
        </w:del>
      </w:ins>
    </w:p>
    <w:p w14:paraId="70B51ED4" w14:textId="25678AE6" w:rsidR="0002638E" w:rsidDel="0012204B" w:rsidRDefault="00ED59BD" w:rsidP="00D853A1">
      <w:pPr>
        <w:pStyle w:val="a9"/>
        <w:rPr>
          <w:ins w:id="3610" w:author="Lexer" w:date="2024-09-28T17:56:00Z"/>
          <w:del w:id="3611" w:author="Student" w:date="2024-10-04T11:41:00Z"/>
          <w:lang w:val="ru-RU"/>
        </w:rPr>
      </w:pPr>
      <w:ins w:id="3612" w:author="Lexer" w:date="2024-09-28T17:56:00Z">
        <w:del w:id="3613" w:author="Student" w:date="2024-10-04T11:41:00Z">
          <w:r w:rsidRPr="005808EE" w:rsidDel="0012204B">
            <w:rPr>
              <w:noProof/>
            </w:rPr>
            <w:drawing>
              <wp:inline distT="0" distB="0" distL="0" distR="0" wp14:anchorId="58208EFB" wp14:editId="702474A3">
                <wp:extent cx="3840480" cy="1600200"/>
                <wp:effectExtent l="0" t="0" r="762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048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231F8993" w14:textId="43E1F97F" w:rsidR="00ED59BD" w:rsidDel="0012204B" w:rsidRDefault="00ED59BD" w:rsidP="00ED59BD">
      <w:pPr>
        <w:pStyle w:val="a9"/>
        <w:rPr>
          <w:ins w:id="3614" w:author="Lexer" w:date="2024-09-28T17:56:00Z"/>
          <w:del w:id="3615" w:author="Student" w:date="2024-10-04T11:41:00Z"/>
          <w:lang w:val="ru-RU"/>
        </w:rPr>
      </w:pPr>
      <w:ins w:id="3616" w:author="Lexer" w:date="2024-09-28T17:56:00Z">
        <w:del w:id="3617" w:author="Student" w:date="2024-10-04T11:41:00Z">
          <w:r w:rsidRPr="00ED59BD" w:rsidDel="0012204B">
            <w:rPr>
              <w:lang w:val="ru-RU"/>
            </w:rPr>
            <w:delText>Схема экспериментальной установки для проведения опыта ХХ</w:delText>
          </w:r>
        </w:del>
      </w:ins>
    </w:p>
    <w:p w14:paraId="7B8CC952" w14:textId="4F2D57A6" w:rsidR="00ED59BD" w:rsidRPr="00ED59BD" w:rsidDel="0012204B" w:rsidRDefault="00ED59BD" w:rsidP="00ED59BD">
      <w:pPr>
        <w:pStyle w:val="a9"/>
        <w:rPr>
          <w:ins w:id="3618" w:author="Lexer" w:date="2024-09-28T17:56:00Z"/>
          <w:del w:id="3619" w:author="Student" w:date="2024-10-04T11:41:00Z"/>
          <w:lang w:val="ru-RU"/>
        </w:rPr>
      </w:pPr>
    </w:p>
    <w:p w14:paraId="0ECB7E8A" w14:textId="20A4222E" w:rsidR="00ED59BD" w:rsidRPr="0002638E" w:rsidDel="0012204B" w:rsidRDefault="00ED59BD" w:rsidP="00ED59BD">
      <w:pPr>
        <w:pStyle w:val="a9"/>
        <w:rPr>
          <w:ins w:id="3620" w:author="Lexer" w:date="2024-09-28T17:23:00Z"/>
          <w:del w:id="3621" w:author="Student" w:date="2024-10-04T11:41:00Z"/>
          <w:lang w:val="ru-RU"/>
          <w:rPrChange w:id="3622" w:author="Lexer" w:date="2024-09-28T17:56:00Z">
            <w:rPr>
              <w:ins w:id="3623" w:author="Lexer" w:date="2024-09-28T17:23:00Z"/>
              <w:del w:id="3624" w:author="Student" w:date="2024-10-04T11:41:00Z"/>
              <w:u w:val="single"/>
              <w:lang w:val="ru-RU"/>
            </w:rPr>
          </w:rPrChange>
        </w:rPr>
      </w:pPr>
      <w:ins w:id="3625" w:author="Lexer" w:date="2024-09-28T17:56:00Z">
        <w:del w:id="3626" w:author="Student" w:date="2024-10-04T11:41:00Z">
          <w:r w:rsidRPr="00ED59BD" w:rsidDel="0012204B">
            <w:rPr>
              <w:lang w:val="ru-RU"/>
            </w:rPr>
            <w:delText>Измеряемыми параметрами являются номинальное напряжение вторичной цепи (U02) и первичной цепи (U01) (их называют напряжениями холостого хода), ток первичной цепи (I01 - ток холостого хода), активная мощность или потери в магнитопроводе (P01). Если установить измеритель коэффициента мощности, то активная мощность рассчитывается из соотношения:</w:delText>
          </w:r>
        </w:del>
      </w:ins>
    </w:p>
    <w:p w14:paraId="65453A28" w14:textId="094FDBCA" w:rsidR="00D853A1" w:rsidDel="0012204B" w:rsidRDefault="00ED59BD" w:rsidP="00D853A1">
      <w:pPr>
        <w:pStyle w:val="a9"/>
        <w:rPr>
          <w:ins w:id="3627" w:author="Lexer" w:date="2024-09-28T17:57:00Z"/>
          <w:del w:id="3628" w:author="Student" w:date="2024-10-04T11:41:00Z"/>
          <w:szCs w:val="28"/>
        </w:rPr>
      </w:pPr>
      <w:ins w:id="3629" w:author="Lexer" w:date="2024-09-28T17:57:00Z">
        <w:del w:id="3630" w:author="Student" w:date="2024-10-04T11:41:00Z">
          <w:r w:rsidRPr="005808EE" w:rsidDel="0012204B">
            <w:rPr>
              <w:position w:val="-12"/>
              <w:szCs w:val="28"/>
            </w:rPr>
            <w:object w:dxaOrig="1540" w:dyaOrig="360" w14:anchorId="31A3AFB6">
              <v:shape id="_x0000_i1061" type="#_x0000_t75" style="width:118.5pt;height:27.75pt" o:ole="" fillcolor="window">
                <v:imagedata r:id="rId70" o:title=""/>
              </v:shape>
              <o:OLEObject Type="Embed" ProgID="Equation.3" ShapeID="_x0000_i1061" DrawAspect="Content" ObjectID="_1791907868" r:id="rId71"/>
            </w:object>
          </w:r>
        </w:del>
      </w:ins>
    </w:p>
    <w:p w14:paraId="2607C697" w14:textId="556526EC" w:rsidR="00ED59BD" w:rsidDel="0012204B" w:rsidRDefault="00ED59BD" w:rsidP="00D853A1">
      <w:pPr>
        <w:pStyle w:val="a9"/>
        <w:rPr>
          <w:ins w:id="3631" w:author="Lexer" w:date="2024-09-28T17:57:00Z"/>
          <w:del w:id="3632" w:author="Student" w:date="2024-10-04T11:41:00Z"/>
        </w:rPr>
      </w:pPr>
      <w:ins w:id="3633" w:author="Lexer" w:date="2024-09-28T17:57:00Z">
        <w:del w:id="3634" w:author="Student" w:date="2024-10-04T11:41:00Z">
          <w:r w:rsidRPr="00ED59BD" w:rsidDel="0012204B">
            <w:delText>В этом опыте рассчитываются - коэффициент трансформации (n) и значение процентного соотношения тока холостого хода к номинальному току первичной цепи:</w:delText>
          </w:r>
        </w:del>
      </w:ins>
    </w:p>
    <w:p w14:paraId="2D32D0CA" w14:textId="56A5EC64" w:rsidR="00ED59BD" w:rsidDel="0012204B" w:rsidRDefault="00ED59BD" w:rsidP="00D853A1">
      <w:pPr>
        <w:pStyle w:val="a9"/>
        <w:rPr>
          <w:ins w:id="3635" w:author="Lexer" w:date="2024-09-28T17:57:00Z"/>
          <w:del w:id="3636" w:author="Student" w:date="2024-10-04T11:41:00Z"/>
          <w:szCs w:val="28"/>
        </w:rPr>
      </w:pPr>
      <w:ins w:id="3637" w:author="Lexer" w:date="2024-09-28T17:57:00Z">
        <w:del w:id="3638" w:author="Student" w:date="2024-10-04T11:41:00Z">
          <w:r w:rsidRPr="005808EE" w:rsidDel="0012204B">
            <w:rPr>
              <w:position w:val="-30"/>
              <w:szCs w:val="28"/>
            </w:rPr>
            <w:object w:dxaOrig="2740" w:dyaOrig="700" w14:anchorId="1C82355D">
              <v:shape id="_x0000_i1062" type="#_x0000_t75" style="width:170.25pt;height:43.5pt" o:ole="" fillcolor="window">
                <v:imagedata r:id="rId72" o:title=""/>
              </v:shape>
              <o:OLEObject Type="Embed" ProgID="Equation.3" ShapeID="_x0000_i1062" DrawAspect="Content" ObjectID="_1791907869" r:id="rId73"/>
            </w:object>
          </w:r>
        </w:del>
      </w:ins>
    </w:p>
    <w:p w14:paraId="0A10AEC9" w14:textId="32A6FF96" w:rsidR="00ED59BD" w:rsidDel="0012204B" w:rsidRDefault="00ED59BD" w:rsidP="00ED59BD">
      <w:pPr>
        <w:pStyle w:val="a9"/>
        <w:rPr>
          <w:ins w:id="3639" w:author="Lexer" w:date="2024-09-28T17:58:00Z"/>
          <w:del w:id="3640" w:author="Student" w:date="2024-10-04T11:41:00Z"/>
        </w:rPr>
      </w:pPr>
      <w:ins w:id="3641" w:author="Lexer" w:date="2024-09-28T17:58:00Z">
        <w:del w:id="3642" w:author="Student" w:date="2024-10-04T11:41:00Z">
          <w:r w:rsidDel="0012204B">
            <w:delText xml:space="preserve">Это значение нормируется в процентах в зависимости от области использования трансформатора, его мощности и частоты. </w:delText>
          </w:r>
        </w:del>
      </w:ins>
    </w:p>
    <w:p w14:paraId="7EC3FD73" w14:textId="037DE3F0" w:rsidR="00ED59BD" w:rsidDel="0012204B" w:rsidRDefault="00ED59BD" w:rsidP="00ED59BD">
      <w:pPr>
        <w:pStyle w:val="a9"/>
        <w:rPr>
          <w:ins w:id="3643" w:author="Lexer" w:date="2024-09-28T17:58:00Z"/>
          <w:del w:id="3644" w:author="Student" w:date="2024-10-04T11:41:00Z"/>
        </w:rPr>
      </w:pPr>
      <w:ins w:id="3645" w:author="Lexer" w:date="2024-09-28T17:58:00Z">
        <w:del w:id="3646" w:author="Student" w:date="2024-10-04T11:41:00Z">
          <w:r w:rsidDel="0012204B">
            <w:delText>Параметры схемы замещения поперечного плеча рассчитываются по соотношениям:</w:delText>
          </w:r>
        </w:del>
      </w:ins>
    </w:p>
    <w:p w14:paraId="1102EA16" w14:textId="678805AF" w:rsidR="00ED59BD" w:rsidDel="0012204B" w:rsidRDefault="00ED59BD" w:rsidP="00ED59BD">
      <w:pPr>
        <w:pStyle w:val="a9"/>
        <w:rPr>
          <w:ins w:id="3647" w:author="Lexer" w:date="2024-09-28T17:58:00Z"/>
          <w:del w:id="3648" w:author="Student" w:date="2024-10-04T11:41:00Z"/>
          <w:szCs w:val="28"/>
        </w:rPr>
      </w:pPr>
      <w:ins w:id="3649" w:author="Lexer" w:date="2024-09-28T17:58:00Z">
        <w:del w:id="3650" w:author="Student" w:date="2024-10-04T11:41:00Z">
          <w:r w:rsidRPr="005808EE" w:rsidDel="0012204B">
            <w:rPr>
              <w:position w:val="-30"/>
              <w:szCs w:val="28"/>
            </w:rPr>
            <w:object w:dxaOrig="980" w:dyaOrig="700" w14:anchorId="763542D3">
              <v:shape id="_x0000_i1063" type="#_x0000_t75" style="width:67.5pt;height:48pt" o:ole="" fillcolor="window">
                <v:imagedata r:id="rId74" o:title=""/>
              </v:shape>
              <o:OLEObject Type="Embed" ProgID="Equation.3" ShapeID="_x0000_i1063" DrawAspect="Content" ObjectID="_1791907870" r:id="rId75"/>
            </w:object>
          </w:r>
        </w:del>
      </w:ins>
      <w:ins w:id="3651" w:author="Lexer" w:date="2024-09-28T17:58:00Z">
        <w:del w:id="3652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653" w:author="Lexer" w:date="2024-09-28T17:58:00Z">
        <w:del w:id="3654" w:author="Student" w:date="2024-10-04T11:41:00Z">
          <w:r w:rsidRPr="005808EE" w:rsidDel="0012204B">
            <w:rPr>
              <w:position w:val="-30"/>
              <w:szCs w:val="28"/>
            </w:rPr>
            <w:object w:dxaOrig="920" w:dyaOrig="700" w14:anchorId="5B9CF94C">
              <v:shape id="_x0000_i1064" type="#_x0000_t75" style="width:58.5pt;height:44.25pt" o:ole="" fillcolor="window">
                <v:imagedata r:id="rId76" o:title=""/>
              </v:shape>
              <o:OLEObject Type="Embed" ProgID="Equation.3" ShapeID="_x0000_i1064" DrawAspect="Content" ObjectID="_1791907871" r:id="rId77"/>
            </w:object>
          </w:r>
        </w:del>
      </w:ins>
      <w:ins w:id="3655" w:author="Lexer" w:date="2024-09-28T17:58:00Z">
        <w:del w:id="3656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657" w:author="Lexer" w:date="2024-09-28T17:58:00Z">
        <w:del w:id="3658" w:author="Student" w:date="2024-10-04T11:41:00Z">
          <w:r w:rsidRPr="005808EE" w:rsidDel="0012204B">
            <w:rPr>
              <w:position w:val="-14"/>
              <w:szCs w:val="28"/>
            </w:rPr>
            <w:object w:dxaOrig="2740" w:dyaOrig="460" w14:anchorId="7A0E648B">
              <v:shape id="_x0000_i1065" type="#_x0000_t75" style="width:165pt;height:27.75pt" o:ole="" fillcolor="window">
                <v:imagedata r:id="rId29" o:title=""/>
              </v:shape>
              <o:OLEObject Type="Embed" ProgID="Equation.3" ShapeID="_x0000_i1065" DrawAspect="Content" ObjectID="_1791907872" r:id="rId78"/>
            </w:object>
          </w:r>
        </w:del>
      </w:ins>
    </w:p>
    <w:p w14:paraId="0D1E9B48" w14:textId="684F00CF" w:rsidR="00ED59BD" w:rsidDel="0012204B" w:rsidRDefault="00ED59BD" w:rsidP="00ED59BD">
      <w:pPr>
        <w:pStyle w:val="a9"/>
        <w:rPr>
          <w:ins w:id="3659" w:author="Lexer" w:date="2024-09-28T17:58:00Z"/>
          <w:del w:id="3660" w:author="Student" w:date="2024-10-04T11:41:00Z"/>
          <w:szCs w:val="28"/>
        </w:rPr>
      </w:pPr>
    </w:p>
    <w:p w14:paraId="6794ABF4" w14:textId="39BCEAAA" w:rsidR="00ED59BD" w:rsidRPr="00ED59BD" w:rsidDel="0012204B" w:rsidRDefault="00ED59BD" w:rsidP="00ED59BD">
      <w:pPr>
        <w:pStyle w:val="a9"/>
        <w:rPr>
          <w:ins w:id="3661" w:author="Lexer" w:date="2024-09-28T17:59:00Z"/>
          <w:del w:id="3662" w:author="Student" w:date="2024-10-04T11:41:00Z"/>
          <w:lang w:val="ru-RU"/>
        </w:rPr>
      </w:pPr>
      <w:ins w:id="3663" w:author="Lexer" w:date="2024-09-28T17:59:00Z">
        <w:del w:id="3664" w:author="Student" w:date="2024-10-04T11:41:00Z">
          <w:r w:rsidRPr="00ED59BD" w:rsidDel="0012204B">
            <w:rPr>
              <w:lang w:val="ru-RU"/>
            </w:rPr>
            <w:delText xml:space="preserve">Если из опыта значение тока холостого хода получилось больше 30%, то значит завышено входное напряжение, или при проектировании завышена величина магнитной индукции. Для устранения этого потребуется измененить сечение магнитопровода или изменить  обмотки. </w:delText>
          </w:r>
        </w:del>
      </w:ins>
    </w:p>
    <w:p w14:paraId="7B44A26A" w14:textId="379450AE" w:rsidR="00ED59BD" w:rsidDel="0012204B" w:rsidRDefault="00ED59BD" w:rsidP="00ED59BD">
      <w:pPr>
        <w:pStyle w:val="a9"/>
        <w:rPr>
          <w:ins w:id="3665" w:author="Lexer" w:date="2024-09-28T17:59:00Z"/>
          <w:del w:id="3666" w:author="Student" w:date="2024-10-04T11:41:00Z"/>
          <w:lang w:val="ru-RU"/>
        </w:rPr>
      </w:pPr>
      <w:ins w:id="3667" w:author="Lexer" w:date="2024-09-28T17:59:00Z">
        <w:del w:id="3668" w:author="Student" w:date="2024-10-04T11:41:00Z">
          <w:r w:rsidRPr="00ED59BD" w:rsidDel="0012204B">
            <w:rPr>
              <w:lang w:val="ru-RU"/>
            </w:rPr>
            <w:delText>Опыт КЗ проводится при пониженном напряжения питания, так как ток в обмотках трансформатора может превысить номинальные значения. При повышении напряжения из-за малого сопротивления электрической цепи могут сгореть обмотки. Необходимо плавно увеличивать напряжение на выходе лабораторного автотрансформатора (ЛАТРа) до достижения номинальных токов в цепях. Измеряемыми параметрами являются:  токи в цепях IК1, IK2 , напряжение короткого замыкания первичной цепи (UК1) и потери в обмотках. При измерении коэффициента мощности потери определяются из выражения:</w:delText>
          </w:r>
        </w:del>
      </w:ins>
    </w:p>
    <w:p w14:paraId="3A630DE0" w14:textId="7BD56B91" w:rsidR="00ED59BD" w:rsidDel="0012204B" w:rsidRDefault="00ED59BD" w:rsidP="00ED59BD">
      <w:pPr>
        <w:pStyle w:val="a9"/>
        <w:rPr>
          <w:ins w:id="3669" w:author="Lexer" w:date="2024-09-28T17:59:00Z"/>
          <w:del w:id="3670" w:author="Student" w:date="2024-10-04T11:41:00Z"/>
          <w:szCs w:val="28"/>
        </w:rPr>
      </w:pPr>
      <w:ins w:id="3671" w:author="Lexer" w:date="2024-09-28T17:59:00Z">
        <w:del w:id="3672" w:author="Student" w:date="2024-10-04T11:41:00Z">
          <w:r w:rsidRPr="005808EE" w:rsidDel="0012204B">
            <w:rPr>
              <w:position w:val="-10"/>
              <w:szCs w:val="28"/>
            </w:rPr>
            <w:object w:dxaOrig="3280" w:dyaOrig="340" w14:anchorId="5F97FCF1">
              <v:shape id="_x0000_i1066" type="#_x0000_t75" style="width:238.5pt;height:24pt" o:ole="" fillcolor="window">
                <v:imagedata r:id="rId79" o:title=""/>
              </v:shape>
              <o:OLEObject Type="Embed" ProgID="Equation.3" ShapeID="_x0000_i1066" DrawAspect="Content" ObjectID="_1791907873" r:id="rId80"/>
            </w:object>
          </w:r>
        </w:del>
      </w:ins>
    </w:p>
    <w:p w14:paraId="477F75F7" w14:textId="3CBBECB6" w:rsidR="00ED59BD" w:rsidDel="0012204B" w:rsidRDefault="00ED59BD" w:rsidP="00ED59BD">
      <w:pPr>
        <w:pStyle w:val="a9"/>
        <w:rPr>
          <w:ins w:id="3673" w:author="Lexer" w:date="2024-09-28T17:59:00Z"/>
          <w:del w:id="3674" w:author="Student" w:date="2024-10-04T11:41:00Z"/>
          <w:lang w:val="ru-RU"/>
        </w:rPr>
      </w:pPr>
      <w:ins w:id="3675" w:author="Lexer" w:date="2024-09-28T17:59:00Z">
        <w:del w:id="3676" w:author="Student" w:date="2024-10-04T11:41:00Z">
          <w:r w:rsidRPr="00ED59BD" w:rsidDel="0012204B">
            <w:rPr>
              <w:lang w:val="ru-RU"/>
            </w:rPr>
            <w:delText>Расчетным параметром трансформатора является процентное соотношение напряжения КЗ по отношению к номинальному входному напряжению,т.е:</w:delText>
          </w:r>
        </w:del>
      </w:ins>
    </w:p>
    <w:p w14:paraId="7C7B2772" w14:textId="7ABAC7C7" w:rsidR="00ED59BD" w:rsidDel="0012204B" w:rsidRDefault="00ED59BD" w:rsidP="00ED59BD">
      <w:pPr>
        <w:pStyle w:val="a9"/>
        <w:rPr>
          <w:ins w:id="3677" w:author="Lexer" w:date="2024-09-28T17:59:00Z"/>
          <w:del w:id="3678" w:author="Student" w:date="2024-10-04T11:41:00Z"/>
          <w:szCs w:val="28"/>
        </w:rPr>
      </w:pPr>
      <w:ins w:id="3679" w:author="Lexer" w:date="2024-09-28T17:59:00Z">
        <w:del w:id="3680" w:author="Student" w:date="2024-10-04T11:41:00Z">
          <w:r w:rsidRPr="005808EE" w:rsidDel="0012204B">
            <w:rPr>
              <w:position w:val="-30"/>
              <w:szCs w:val="28"/>
            </w:rPr>
            <w:object w:dxaOrig="3320" w:dyaOrig="680" w14:anchorId="22971230">
              <v:shape id="_x0000_i1067" type="#_x0000_t75" style="width:197.25pt;height:40.5pt" o:ole="" fillcolor="window">
                <v:imagedata r:id="rId81" o:title=""/>
              </v:shape>
              <o:OLEObject Type="Embed" ProgID="Equation.DSMT4" ShapeID="_x0000_i1067" DrawAspect="Content" ObjectID="_1791907874" r:id="rId82"/>
            </w:object>
          </w:r>
        </w:del>
      </w:ins>
    </w:p>
    <w:p w14:paraId="60509EE6" w14:textId="10A794A9" w:rsidR="00ED59BD" w:rsidDel="0012204B" w:rsidRDefault="00ED59BD" w:rsidP="00ED59BD">
      <w:pPr>
        <w:pStyle w:val="a9"/>
        <w:rPr>
          <w:ins w:id="3681" w:author="Lexer" w:date="2024-09-28T18:00:00Z"/>
          <w:del w:id="3682" w:author="Student" w:date="2024-10-04T11:41:00Z"/>
          <w:lang w:val="ru-RU"/>
        </w:rPr>
      </w:pPr>
      <w:ins w:id="3683" w:author="Lexer" w:date="2024-09-28T17:59:00Z">
        <w:del w:id="3684" w:author="Student" w:date="2024-10-04T11:41:00Z">
          <w:r w:rsidRPr="00ED59BD" w:rsidDel="0012204B">
            <w:rPr>
              <w:lang w:val="ru-RU"/>
            </w:rPr>
            <w:delText>Внутреннее сопротивление трансформатора (сопротивление продольного плеча Т-образной схемы замещения) определяется из опыта КЗ:</w:delText>
          </w:r>
        </w:del>
      </w:ins>
    </w:p>
    <w:p w14:paraId="4F2619D2" w14:textId="37BDAA6A" w:rsidR="00ED59BD" w:rsidDel="0012204B" w:rsidRDefault="00ED59BD" w:rsidP="00ED59BD">
      <w:pPr>
        <w:pStyle w:val="a9"/>
        <w:rPr>
          <w:ins w:id="3685" w:author="Lexer" w:date="2024-09-28T18:00:00Z"/>
          <w:del w:id="3686" w:author="Student" w:date="2024-10-04T11:41:00Z"/>
          <w:szCs w:val="28"/>
        </w:rPr>
      </w:pPr>
      <w:ins w:id="3687" w:author="Lexer" w:date="2024-09-28T18:00:00Z">
        <w:del w:id="3688" w:author="Student" w:date="2024-10-04T11:41:00Z">
          <w:r w:rsidRPr="005808EE" w:rsidDel="0012204B">
            <w:rPr>
              <w:position w:val="-30"/>
              <w:szCs w:val="28"/>
            </w:rPr>
            <w:object w:dxaOrig="1060" w:dyaOrig="700" w14:anchorId="729D9FF4">
              <v:shape id="_x0000_i1068" type="#_x0000_t75" style="width:66pt;height:43.5pt" o:ole="" fillcolor="window">
                <v:imagedata r:id="rId83" o:title=""/>
              </v:shape>
              <o:OLEObject Type="Embed" ProgID="Equation.3" ShapeID="_x0000_i1068" DrawAspect="Content" ObjectID="_1791907875" r:id="rId84"/>
            </w:object>
          </w:r>
        </w:del>
      </w:ins>
      <w:ins w:id="3689" w:author="Lexer" w:date="2024-09-28T18:00:00Z">
        <w:del w:id="3690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691" w:author="Lexer" w:date="2024-09-28T18:00:00Z">
        <w:del w:id="3692" w:author="Student" w:date="2024-10-04T11:41:00Z">
          <w:r w:rsidRPr="005808EE" w:rsidDel="0012204B">
            <w:rPr>
              <w:position w:val="-30"/>
              <w:szCs w:val="28"/>
            </w:rPr>
            <w:object w:dxaOrig="1880" w:dyaOrig="680" w14:anchorId="6CC2BC48">
              <v:shape id="_x0000_i1069" type="#_x0000_t75" style="width:116.25pt;height:42pt" o:ole="" fillcolor="window">
                <v:imagedata r:id="rId85" o:title=""/>
              </v:shape>
              <o:OLEObject Type="Embed" ProgID="Equation.DSMT4" ShapeID="_x0000_i1069" DrawAspect="Content" ObjectID="_1791907876" r:id="rId86"/>
            </w:object>
          </w:r>
        </w:del>
      </w:ins>
      <w:ins w:id="3693" w:author="Lexer" w:date="2024-09-28T18:00:00Z">
        <w:del w:id="3694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3695" w:author="Lexer" w:date="2024-09-28T18:00:00Z">
        <w:del w:id="3696" w:author="Student" w:date="2024-10-04T11:41:00Z">
          <w:r w:rsidRPr="005808EE" w:rsidDel="0012204B">
            <w:rPr>
              <w:position w:val="-12"/>
              <w:szCs w:val="28"/>
            </w:rPr>
            <w:object w:dxaOrig="2820" w:dyaOrig="460" w14:anchorId="0581CA45">
              <v:shape id="_x0000_i1070" type="#_x0000_t75" style="width:192.75pt;height:31.5pt" o:ole="" fillcolor="window">
                <v:imagedata r:id="rId87" o:title=""/>
              </v:shape>
              <o:OLEObject Type="Embed" ProgID="Equation.DSMT4" ShapeID="_x0000_i1070" DrawAspect="Content" ObjectID="_1791907877" r:id="rId88"/>
            </w:object>
          </w:r>
        </w:del>
      </w:ins>
    </w:p>
    <w:p w14:paraId="73EC64F4" w14:textId="17AC60AF" w:rsidR="00ED59BD" w:rsidRPr="00ED59BD" w:rsidDel="0012204B" w:rsidRDefault="00ED59BD" w:rsidP="00ED59BD">
      <w:pPr>
        <w:pStyle w:val="a9"/>
        <w:rPr>
          <w:ins w:id="3697" w:author="Lexer" w:date="2024-09-28T17:23:00Z"/>
          <w:del w:id="3698" w:author="Student" w:date="2024-10-04T11:41:00Z"/>
          <w:lang w:val="ru-RU"/>
          <w:rPrChange w:id="3699" w:author="Lexer" w:date="2024-09-28T18:01:00Z">
            <w:rPr>
              <w:ins w:id="3700" w:author="Lexer" w:date="2024-09-28T17:23:00Z"/>
              <w:del w:id="3701" w:author="Student" w:date="2024-10-04T11:41:00Z"/>
            </w:rPr>
          </w:rPrChange>
        </w:rPr>
      </w:pPr>
      <w:ins w:id="3702" w:author="Lexer" w:date="2024-09-28T18:01:00Z">
        <w:del w:id="3703" w:author="Student" w:date="2024-10-04T11:41:00Z">
          <w:r w:rsidRPr="00ED59BD" w:rsidDel="0012204B">
            <w:rPr>
              <w:lang w:val="ru-RU"/>
            </w:rPr>
            <w:delText>При переходе к реальным параметрам трансформатора принимается равенство:</w:delText>
          </w:r>
          <w:r w:rsidRPr="00ED59BD" w:rsidDel="0012204B">
            <w:rPr>
              <w:szCs w:val="28"/>
            </w:rPr>
            <w:delText xml:space="preserve"> </w:delText>
          </w:r>
        </w:del>
      </w:ins>
      <w:ins w:id="3704" w:author="Lexer" w:date="2024-09-28T18:01:00Z">
        <w:del w:id="3705" w:author="Student" w:date="2024-10-04T11:41:00Z">
          <w:r w:rsidRPr="005808EE" w:rsidDel="0012204B">
            <w:rPr>
              <w:position w:val="-10"/>
              <w:szCs w:val="28"/>
            </w:rPr>
            <w:object w:dxaOrig="1560" w:dyaOrig="440" w14:anchorId="5BB59C07">
              <v:shape id="_x0000_i1071" type="#_x0000_t75" style="width:111pt;height:31.5pt" o:ole="" fillcolor="window">
                <v:imagedata r:id="rId89" o:title=""/>
              </v:shape>
              <o:OLEObject Type="Embed" ProgID="Equation.DSMT4" ShapeID="_x0000_i1071" DrawAspect="Content" ObjectID="_1791907878" r:id="rId90"/>
            </w:object>
          </w:r>
        </w:del>
      </w:ins>
      <w:ins w:id="3706" w:author="Lexer" w:date="2024-09-28T18:01:00Z">
        <w:del w:id="3707" w:author="Student" w:date="2024-10-04T11:41:00Z">
          <w:r w:rsidDel="0012204B">
            <w:rPr>
              <w:szCs w:val="28"/>
              <w:lang w:val="ru-RU"/>
            </w:rPr>
            <w:delText xml:space="preserve"> и </w:delText>
          </w:r>
        </w:del>
      </w:ins>
      <w:ins w:id="3708" w:author="Lexer" w:date="2024-09-28T18:01:00Z">
        <w:del w:id="3709" w:author="Student" w:date="2024-10-04T11:41:00Z">
          <w:r w:rsidRPr="005808EE" w:rsidDel="0012204B">
            <w:rPr>
              <w:position w:val="-12"/>
              <w:szCs w:val="28"/>
            </w:rPr>
            <w:object w:dxaOrig="1880" w:dyaOrig="460" w14:anchorId="445021D3">
              <v:shape id="_x0000_i1072" type="#_x0000_t75" style="width:114pt;height:27.75pt" o:ole="" fillcolor="window">
                <v:imagedata r:id="rId91" o:title=""/>
              </v:shape>
              <o:OLEObject Type="Embed" ProgID="Equation.DSMT4" ShapeID="_x0000_i1072" DrawAspect="Content" ObjectID="_1791907879" r:id="rId92"/>
            </w:object>
          </w:r>
        </w:del>
      </w:ins>
    </w:p>
    <w:p w14:paraId="4F00DFCA" w14:textId="201F57E1" w:rsidR="00D853A1" w:rsidDel="0012204B" w:rsidRDefault="00D853A1" w:rsidP="00D853A1">
      <w:pPr>
        <w:pStyle w:val="a9"/>
        <w:rPr>
          <w:ins w:id="3710" w:author="Lexer" w:date="2024-09-28T17:23:00Z"/>
          <w:del w:id="3711" w:author="Student" w:date="2024-10-04T11:41:00Z"/>
          <w:lang w:val="ru-RU"/>
        </w:rPr>
      </w:pPr>
      <w:ins w:id="3712" w:author="Lexer" w:date="2024-09-28T17:23:00Z">
        <w:del w:id="3713" w:author="Student" w:date="2024-10-04T11:41:00Z">
          <w:r w:rsidDel="0012204B">
            <w:delText xml:space="preserve">3 </w:delText>
          </w:r>
          <w:r w:rsidDel="0012204B">
            <w:rPr>
              <w:lang w:val="ru-RU"/>
            </w:rPr>
            <w:delText>Что такое внешняя характеристика трансформатора и как выполняется ее измерение</w:delText>
          </w:r>
          <w:r w:rsidRPr="005D4161" w:rsidDel="0012204B">
            <w:rPr>
              <w:lang w:val="ru-RU"/>
            </w:rPr>
            <w:delText>?</w:delText>
          </w:r>
        </w:del>
      </w:ins>
    </w:p>
    <w:p w14:paraId="6148AD62" w14:textId="6D7B19B1" w:rsidR="00D853A1" w:rsidDel="0012204B" w:rsidRDefault="00D853A1" w:rsidP="00D853A1">
      <w:pPr>
        <w:pStyle w:val="a9"/>
        <w:rPr>
          <w:ins w:id="3714" w:author="Lexer" w:date="2024-09-28T17:23:00Z"/>
          <w:del w:id="3715" w:author="Student" w:date="2024-10-04T11:41:00Z"/>
          <w:lang w:val="ru-RU"/>
        </w:rPr>
      </w:pPr>
    </w:p>
    <w:p w14:paraId="268BAC18" w14:textId="46177955" w:rsidR="00D853A1" w:rsidDel="0012204B" w:rsidRDefault="00D853A1" w:rsidP="00D853A1">
      <w:pPr>
        <w:pStyle w:val="a9"/>
        <w:rPr>
          <w:ins w:id="3716" w:author="Lexer" w:date="2024-09-28T17:41:00Z"/>
          <w:del w:id="3717" w:author="Student" w:date="2024-10-04T11:41:00Z"/>
          <w:szCs w:val="28"/>
        </w:rPr>
      </w:pPr>
      <w:ins w:id="3718" w:author="Lexer" w:date="2024-09-28T17:23:00Z">
        <w:del w:id="3719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3720" w:author="Lexer" w:date="2024-09-28T17:41:00Z">
        <w:del w:id="3721" w:author="Student" w:date="2024-10-04T11:41:00Z">
          <w:r w:rsidR="00BF5A32" w:rsidDel="0012204B">
            <w:rPr>
              <w:lang w:val="ru-RU"/>
            </w:rPr>
            <w:delText xml:space="preserve"> </w:delText>
          </w:r>
          <w:r w:rsidR="00BF5A32" w:rsidRPr="005808EE" w:rsidDel="0012204B">
            <w:rPr>
              <w:szCs w:val="28"/>
            </w:rPr>
            <w:delText xml:space="preserve">Под внешней характеристикой трансформатора понимается зависимость выходного напряжения </w:delText>
          </w:r>
          <w:r w:rsidR="00BF5A32" w:rsidRPr="00AB41C6" w:rsidDel="0012204B">
            <w:rPr>
              <w:i/>
              <w:szCs w:val="28"/>
              <w:lang w:val="en-US"/>
            </w:rPr>
            <w:delText>U</w:delText>
          </w:r>
          <w:r w:rsidR="00BF5A32" w:rsidRPr="00AB41C6" w:rsidDel="0012204B">
            <w:rPr>
              <w:szCs w:val="28"/>
              <w:vertAlign w:val="subscript"/>
            </w:rPr>
            <w:delText>2</w:delText>
          </w:r>
          <w:r w:rsidR="00BF5A32" w:rsidRPr="00AB41C6" w:rsidDel="0012204B">
            <w:rPr>
              <w:szCs w:val="28"/>
            </w:rPr>
            <w:delText xml:space="preserve"> </w:delText>
          </w:r>
          <w:r w:rsidR="00BF5A32" w:rsidRPr="005808EE" w:rsidDel="0012204B">
            <w:rPr>
              <w:szCs w:val="28"/>
            </w:rPr>
            <w:delText xml:space="preserve">от тока нагрузки с учетом его характера (активная - </w:delText>
          </w:r>
          <w:r w:rsidR="00BF5A32" w:rsidRPr="005808EE" w:rsidDel="0012204B">
            <w:rPr>
              <w:szCs w:val="28"/>
              <w:lang w:val="en-US"/>
            </w:rPr>
            <w:delText>R</w:delText>
          </w:r>
          <w:r w:rsidR="00BF5A32" w:rsidRPr="005808EE" w:rsidDel="0012204B">
            <w:rPr>
              <w:szCs w:val="28"/>
            </w:rPr>
            <w:delText xml:space="preserve">, активно - емкостная - </w:delText>
          </w:r>
          <w:r w:rsidR="00BF5A32" w:rsidRPr="005808EE" w:rsidDel="0012204B">
            <w:rPr>
              <w:szCs w:val="28"/>
              <w:lang w:val="en-US"/>
            </w:rPr>
            <w:delText>RC</w:delText>
          </w:r>
          <w:r w:rsidR="00BF5A32" w:rsidRPr="005808EE" w:rsidDel="0012204B">
            <w:rPr>
              <w:szCs w:val="28"/>
            </w:rPr>
            <w:delText xml:space="preserve">, активно – индуктивная - </w:delText>
          </w:r>
          <w:r w:rsidR="00BF5A32" w:rsidRPr="005808EE" w:rsidDel="0012204B">
            <w:rPr>
              <w:szCs w:val="28"/>
              <w:lang w:val="en-US"/>
            </w:rPr>
            <w:delText>RL</w:delText>
          </w:r>
          <w:r w:rsidR="00BF5A32" w:rsidRPr="005808EE" w:rsidDel="0012204B">
            <w:rPr>
              <w:szCs w:val="28"/>
            </w:rPr>
            <w:delText>).</w:delText>
          </w:r>
        </w:del>
      </w:ins>
    </w:p>
    <w:p w14:paraId="4F748324" w14:textId="51B42847" w:rsidR="00BF5A32" w:rsidRPr="00AB551A" w:rsidDel="0012204B" w:rsidRDefault="00BF5A32" w:rsidP="00D853A1">
      <w:pPr>
        <w:pStyle w:val="a9"/>
        <w:rPr>
          <w:ins w:id="3722" w:author="Lexer" w:date="2024-09-28T17:23:00Z"/>
          <w:del w:id="3723" w:author="Student" w:date="2024-10-04T11:41:00Z"/>
          <w:lang w:val="ru-RU"/>
          <w:rPrChange w:id="3724" w:author="Lexer" w:date="2024-09-28T17:44:00Z">
            <w:rPr>
              <w:ins w:id="3725" w:author="Lexer" w:date="2024-09-28T17:23:00Z"/>
              <w:del w:id="3726" w:author="Student" w:date="2024-10-04T11:41:00Z"/>
              <w:u w:val="single"/>
              <w:lang w:val="ru-RU"/>
            </w:rPr>
          </w:rPrChange>
        </w:rPr>
      </w:pPr>
      <w:ins w:id="3727" w:author="Lexer" w:date="2024-09-28T17:41:00Z">
        <w:del w:id="3728" w:author="Student" w:date="2024-10-04T11:41:00Z">
          <w:r w:rsidDel="0012204B">
            <w:rPr>
              <w:szCs w:val="28"/>
            </w:rPr>
            <w:tab/>
          </w:r>
        </w:del>
      </w:ins>
      <w:ins w:id="3729" w:author="Lexer" w:date="2024-09-28T17:44:00Z">
        <w:del w:id="3730" w:author="Student" w:date="2024-10-04T11:41:00Z">
          <w:r w:rsidR="00AB551A" w:rsidDel="0012204B">
            <w:rPr>
              <w:szCs w:val="28"/>
              <w:lang w:val="ru-RU"/>
            </w:rPr>
            <w:delText>Измерение внешней характеристики трансформатора  выполняется путем</w:delText>
          </w:r>
        </w:del>
      </w:ins>
      <w:ins w:id="3731" w:author="Lexer" w:date="2024-09-28T17:45:00Z">
        <w:del w:id="3732" w:author="Student" w:date="2024-10-04T11:41:00Z">
          <w:r w:rsidR="00AB551A" w:rsidDel="0012204B">
            <w:rPr>
              <w:szCs w:val="28"/>
              <w:lang w:val="ru-RU"/>
            </w:rPr>
            <w:delText xml:space="preserve"> путем подачи на вход переменного напряжения различной частоты и измерения напряжения на выходе при различны</w:delText>
          </w:r>
        </w:del>
      </w:ins>
      <w:ins w:id="3733" w:author="Lexer" w:date="2024-09-28T17:46:00Z">
        <w:del w:id="3734" w:author="Student" w:date="2024-10-04T11:41:00Z">
          <w:r w:rsidR="00AB551A" w:rsidDel="0012204B">
            <w:rPr>
              <w:szCs w:val="28"/>
              <w:lang w:val="ru-RU"/>
            </w:rPr>
            <w:delText>х значениях напряжения. Затем, на основе данных</w:delText>
          </w:r>
          <w:r w:rsidR="007D3FDF" w:rsidDel="0012204B">
            <w:rPr>
              <w:szCs w:val="28"/>
              <w:lang w:val="ru-RU"/>
            </w:rPr>
            <w:delText>,</w:delText>
          </w:r>
          <w:r w:rsidR="00AB551A" w:rsidDel="0012204B">
            <w:rPr>
              <w:szCs w:val="28"/>
              <w:lang w:val="ru-RU"/>
            </w:rPr>
            <w:delText xml:space="preserve"> строится </w:delText>
          </w:r>
          <w:r w:rsidR="007D3FDF" w:rsidDel="0012204B">
            <w:rPr>
              <w:szCs w:val="28"/>
              <w:lang w:val="ru-RU"/>
            </w:rPr>
            <w:delText>график или диаграмма(векторная диаграмма), отобра</w:delText>
          </w:r>
        </w:del>
      </w:ins>
      <w:ins w:id="3735" w:author="Lexer" w:date="2024-09-28T17:47:00Z">
        <w:del w:id="3736" w:author="Student" w:date="2024-10-04T11:41:00Z">
          <w:r w:rsidR="007D3FDF" w:rsidDel="0012204B">
            <w:rPr>
              <w:szCs w:val="28"/>
              <w:lang w:val="ru-RU"/>
            </w:rPr>
            <w:delText>жающая эффективность работы трансформатора.</w:delText>
          </w:r>
        </w:del>
      </w:ins>
    </w:p>
    <w:p w14:paraId="2A5F56A4" w14:textId="0779FE4B" w:rsidR="00D853A1" w:rsidRPr="005D4161" w:rsidDel="0012204B" w:rsidRDefault="00D853A1" w:rsidP="00D853A1">
      <w:pPr>
        <w:pStyle w:val="a9"/>
        <w:rPr>
          <w:ins w:id="3737" w:author="Lexer" w:date="2024-09-28T17:23:00Z"/>
          <w:del w:id="3738" w:author="Student" w:date="2024-10-04T11:41:00Z"/>
          <w:lang w:val="ru-RU"/>
        </w:rPr>
      </w:pPr>
    </w:p>
    <w:p w14:paraId="6F9626DD" w14:textId="572888A4" w:rsidR="00D853A1" w:rsidDel="0012204B" w:rsidRDefault="00D853A1" w:rsidP="00D853A1">
      <w:pPr>
        <w:pStyle w:val="a9"/>
        <w:rPr>
          <w:ins w:id="3739" w:author="Lexer" w:date="2024-09-28T17:23:00Z"/>
          <w:del w:id="3740" w:author="Student" w:date="2024-10-04T11:41:00Z"/>
        </w:rPr>
      </w:pPr>
      <w:ins w:id="3741" w:author="Lexer" w:date="2024-09-28T17:23:00Z">
        <w:del w:id="3742" w:author="Student" w:date="2024-10-04T11:41:00Z">
          <w:r w:rsidDel="0012204B">
            <w:delText xml:space="preserve">4  Что включает в себя схема замещения </w:delText>
          </w:r>
          <w:r w:rsidDel="0012204B">
            <w:rPr>
              <w:lang w:val="ru-RU"/>
            </w:rPr>
            <w:delText>линейного трансформатора</w:delText>
          </w:r>
          <w:r w:rsidDel="0012204B">
            <w:delText>?</w:delText>
          </w:r>
        </w:del>
      </w:ins>
    </w:p>
    <w:p w14:paraId="54A0AEE5" w14:textId="490EEE11" w:rsidR="00173C11" w:rsidDel="0012204B" w:rsidRDefault="00173C11" w:rsidP="00006BFC">
      <w:pPr>
        <w:ind w:firstLine="0"/>
        <w:rPr>
          <w:ins w:id="3743" w:author="Lexer" w:date="2024-09-28T17:23:00Z"/>
          <w:del w:id="3744" w:author="Student" w:date="2024-10-04T11:41:00Z"/>
          <w:rFonts w:ascii="Courier New" w:eastAsia="Courier New" w:hAnsi="Courier New" w:cs="Courier New"/>
          <w:bCs/>
          <w:sz w:val="24"/>
          <w:szCs w:val="24"/>
          <w:lang w:val="x-none"/>
        </w:rPr>
      </w:pPr>
    </w:p>
    <w:p w14:paraId="65BF4BA7" w14:textId="29F81949" w:rsidR="004B4AD6" w:rsidDel="0012204B" w:rsidRDefault="00D853A1" w:rsidP="00D853A1">
      <w:pPr>
        <w:pStyle w:val="a9"/>
        <w:rPr>
          <w:ins w:id="3745" w:author="Lexer" w:date="2024-09-28T17:36:00Z"/>
          <w:del w:id="3746" w:author="Student" w:date="2024-10-04T11:41:00Z"/>
          <w:lang w:val="ru-RU"/>
        </w:rPr>
      </w:pPr>
      <w:ins w:id="3747" w:author="Lexer" w:date="2024-09-28T17:23:00Z">
        <w:del w:id="3748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3749" w:author="Lexer" w:date="2024-09-28T17:27:00Z">
        <w:del w:id="3750" w:author="Student" w:date="2024-10-04T11:41:00Z">
          <w:r w:rsidR="004B4AD6" w:rsidDel="0012204B">
            <w:rPr>
              <w:u w:val="single"/>
              <w:lang w:val="ru-RU"/>
            </w:rPr>
            <w:delText xml:space="preserve"> </w:delText>
          </w:r>
        </w:del>
      </w:ins>
      <w:ins w:id="3751" w:author="Lexer" w:date="2024-09-28T17:31:00Z">
        <w:del w:id="3752" w:author="Student" w:date="2024-10-04T11:41:00Z">
          <w:r w:rsidR="00F92511" w:rsidDel="0012204B">
            <w:rPr>
              <w:lang w:val="ru-RU"/>
            </w:rPr>
            <w:delText>Схема замещения линейного трансформатора</w:delText>
          </w:r>
        </w:del>
      </w:ins>
      <w:ins w:id="3753" w:author="Lexer" w:date="2024-09-28T17:36:00Z">
        <w:del w:id="3754" w:author="Student" w:date="2024-10-04T11:41:00Z">
          <w:r w:rsidR="00BF5A32" w:rsidDel="0012204B">
            <w:rPr>
              <w:lang w:val="ru-RU"/>
            </w:rPr>
            <w:delText xml:space="preserve"> содержит:</w:delText>
          </w:r>
        </w:del>
      </w:ins>
    </w:p>
    <w:p w14:paraId="747A7ED1" w14:textId="3C6BB8ED" w:rsidR="00BF5A32" w:rsidDel="0012204B" w:rsidRDefault="00BF5A32" w:rsidP="00BF5A32">
      <w:pPr>
        <w:pStyle w:val="30"/>
        <w:keepNext/>
        <w:spacing w:after="0"/>
        <w:ind w:left="0" w:firstLine="709"/>
        <w:jc w:val="both"/>
        <w:rPr>
          <w:ins w:id="3755" w:author="Lexer" w:date="2024-09-28T17:36:00Z"/>
          <w:del w:id="3756" w:author="Student" w:date="2024-10-04T11:41:00Z"/>
          <w:sz w:val="28"/>
          <w:szCs w:val="28"/>
          <w:lang w:val="ru-RU"/>
        </w:rPr>
      </w:pPr>
      <w:ins w:id="3757" w:author="Lexer" w:date="2024-09-28T17:36:00Z">
        <w:del w:id="3758" w:author="Student" w:date="2024-10-04T11:41:00Z">
          <w:r w:rsidRPr="005808EE" w:rsidDel="0012204B">
            <w:rPr>
              <w:sz w:val="28"/>
              <w:szCs w:val="28"/>
              <w:lang w:val="en-US"/>
            </w:rPr>
            <w:delText>R</w:delText>
          </w:r>
          <w:r w:rsidRPr="005808EE" w:rsidDel="0012204B">
            <w:rPr>
              <w:sz w:val="28"/>
              <w:szCs w:val="28"/>
              <w:vertAlign w:val="subscript"/>
            </w:rPr>
            <w:delText>0</w:delText>
          </w:r>
          <w:r w:rsidRPr="005808EE" w:rsidDel="0012204B">
            <w:rPr>
              <w:sz w:val="28"/>
              <w:szCs w:val="28"/>
            </w:rPr>
            <w:delText xml:space="preserve"> – </w:delText>
          </w:r>
          <w:r w:rsidDel="0012204B">
            <w:rPr>
              <w:sz w:val="28"/>
              <w:szCs w:val="28"/>
              <w:lang w:val="ru-RU"/>
            </w:rPr>
            <w:delText>активное сопротивление</w:delText>
          </w:r>
          <w:r w:rsidRPr="00EF58D7" w:rsidDel="0012204B">
            <w:rPr>
              <w:sz w:val="28"/>
              <w:szCs w:val="28"/>
              <w:lang w:val="ru-RU"/>
            </w:rPr>
            <w:delText xml:space="preserve">, </w:delText>
          </w:r>
          <w:r w:rsidDel="0012204B">
            <w:rPr>
              <w:sz w:val="28"/>
              <w:szCs w:val="28"/>
              <w:lang w:val="ru-RU"/>
            </w:rPr>
            <w:delText xml:space="preserve">учитывающее </w:delText>
          </w:r>
          <w:r w:rsidRPr="005808EE" w:rsidDel="0012204B">
            <w:rPr>
              <w:sz w:val="28"/>
              <w:szCs w:val="28"/>
            </w:rPr>
            <w:delText>потери в магнитопроводе</w:delText>
          </w:r>
          <w:r w:rsidDel="0012204B">
            <w:rPr>
              <w:sz w:val="28"/>
              <w:szCs w:val="28"/>
              <w:lang w:val="ru-RU"/>
            </w:rPr>
            <w:delText>;</w:delText>
          </w:r>
        </w:del>
      </w:ins>
    </w:p>
    <w:p w14:paraId="1603C5B5" w14:textId="0BA22169" w:rsidR="00BF5A32" w:rsidRPr="00BF5A32" w:rsidDel="0012204B" w:rsidRDefault="00BF5A32" w:rsidP="00BF5A32">
      <w:pPr>
        <w:pStyle w:val="30"/>
        <w:keepNext/>
        <w:spacing w:after="0"/>
        <w:ind w:left="0" w:firstLine="709"/>
        <w:jc w:val="both"/>
        <w:rPr>
          <w:ins w:id="3759" w:author="Lexer" w:date="2024-09-28T17:36:00Z"/>
          <w:del w:id="3760" w:author="Student" w:date="2024-10-04T11:41:00Z"/>
          <w:sz w:val="28"/>
          <w:szCs w:val="28"/>
          <w:lang w:val="ru-RU"/>
          <w:rPrChange w:id="3761" w:author="Lexer" w:date="2024-09-28T17:36:00Z">
            <w:rPr>
              <w:ins w:id="3762" w:author="Lexer" w:date="2024-09-28T17:36:00Z"/>
              <w:del w:id="3763" w:author="Student" w:date="2024-10-04T11:41:00Z"/>
              <w:sz w:val="28"/>
              <w:szCs w:val="28"/>
            </w:rPr>
          </w:rPrChange>
        </w:rPr>
      </w:pPr>
    </w:p>
    <w:p w14:paraId="344C76E8" w14:textId="7DEB2884" w:rsidR="00BF5A32" w:rsidRPr="00F92511" w:rsidDel="0012204B" w:rsidRDefault="00BF5A32">
      <w:pPr>
        <w:pStyle w:val="a9"/>
        <w:ind w:firstLine="709"/>
        <w:rPr>
          <w:ins w:id="3764" w:author="Lexer" w:date="2024-09-28T17:23:00Z"/>
          <w:del w:id="3765" w:author="Student" w:date="2024-10-04T11:41:00Z"/>
          <w:lang w:val="ru-RU"/>
          <w:rPrChange w:id="3766" w:author="Lexer" w:date="2024-09-28T17:31:00Z">
            <w:rPr>
              <w:ins w:id="3767" w:author="Lexer" w:date="2024-09-28T17:23:00Z"/>
              <w:del w:id="3768" w:author="Student" w:date="2024-10-04T11:41:00Z"/>
              <w:u w:val="single"/>
              <w:lang w:val="ru-RU"/>
            </w:rPr>
          </w:rPrChange>
        </w:rPr>
        <w:pPrChange w:id="3769" w:author="Lexer" w:date="2024-09-28T17:36:00Z">
          <w:pPr>
            <w:pStyle w:val="a9"/>
          </w:pPr>
        </w:pPrChange>
      </w:pPr>
      <w:ins w:id="3770" w:author="Lexer" w:date="2024-09-28T17:36:00Z">
        <w:del w:id="3771" w:author="Student" w:date="2024-10-04T11:41:00Z">
          <w:r w:rsidRPr="005808EE" w:rsidDel="0012204B">
            <w:rPr>
              <w:szCs w:val="28"/>
              <w:lang w:val="en-US"/>
            </w:rPr>
            <w:delText>X</w:delText>
          </w:r>
          <w:r w:rsidRPr="005808EE" w:rsidDel="0012204B">
            <w:rPr>
              <w:szCs w:val="28"/>
              <w:vertAlign w:val="subscript"/>
            </w:rPr>
            <w:delText>0</w:delText>
          </w:r>
          <w:r w:rsidRPr="005808EE" w:rsidDel="0012204B">
            <w:rPr>
              <w:szCs w:val="28"/>
            </w:rPr>
            <w:delText xml:space="preserve"> – </w:delText>
          </w:r>
          <w:r w:rsidDel="0012204B">
            <w:rPr>
              <w:szCs w:val="28"/>
              <w:lang w:val="ru-RU"/>
            </w:rPr>
            <w:delText>реактивная составляющая индуктивного характера</w:delText>
          </w:r>
          <w:r w:rsidRPr="00EF58D7" w:rsidDel="0012204B">
            <w:rPr>
              <w:szCs w:val="28"/>
              <w:lang w:val="ru-RU"/>
            </w:rPr>
            <w:delText xml:space="preserve">, </w:delText>
          </w:r>
          <w:r w:rsidRPr="005808EE" w:rsidDel="0012204B">
            <w:rPr>
              <w:szCs w:val="28"/>
            </w:rPr>
            <w:delText>учитыва</w:delText>
          </w:r>
          <w:r w:rsidDel="0012204B">
            <w:rPr>
              <w:szCs w:val="28"/>
              <w:lang w:val="ru-RU"/>
            </w:rPr>
            <w:delText xml:space="preserve">ющая </w:delText>
          </w:r>
          <w:r w:rsidRPr="005808EE" w:rsidDel="0012204B">
            <w:rPr>
              <w:szCs w:val="28"/>
            </w:rPr>
            <w:delText>намагниченность материала сердечника и зависит от марки материала</w:delText>
          </w:r>
        </w:del>
      </w:ins>
    </w:p>
    <w:p w14:paraId="135ADBE8" w14:textId="565792C5" w:rsidR="00D853A1" w:rsidRPr="00D853A1" w:rsidRDefault="00D853A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  <w:rPrChange w:id="3772" w:author="Lexer" w:date="2024-09-28T17:23:00Z">
            <w:rPr>
              <w:rFonts w:ascii="Courier New" w:eastAsia="Courier New" w:hAnsi="Courier New" w:cs="Courier New"/>
              <w:bCs/>
              <w:sz w:val="24"/>
              <w:szCs w:val="24"/>
            </w:rPr>
          </w:rPrChange>
        </w:rPr>
      </w:pPr>
    </w:p>
    <w:sectPr w:rsidR="00D853A1" w:rsidRPr="00D853A1">
      <w:footerReference w:type="default" r:id="rId93"/>
      <w:headerReference w:type="first" r:id="rId94"/>
      <w:footerReference w:type="first" r:id="rId95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058D" w14:textId="77777777" w:rsidR="00D57A28" w:rsidRDefault="00D57A28">
      <w:pPr>
        <w:spacing w:line="240" w:lineRule="auto"/>
      </w:pPr>
      <w:r>
        <w:separator/>
      </w:r>
    </w:p>
  </w:endnote>
  <w:endnote w:type="continuationSeparator" w:id="0">
    <w:p w14:paraId="5A66B0B6" w14:textId="77777777" w:rsidR="00D57A28" w:rsidRDefault="00D57A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435BA" w14:textId="77777777" w:rsidR="00D57A28" w:rsidRDefault="00D57A28">
      <w:pPr>
        <w:spacing w:line="240" w:lineRule="auto"/>
      </w:pPr>
      <w:r>
        <w:separator/>
      </w:r>
    </w:p>
  </w:footnote>
  <w:footnote w:type="continuationSeparator" w:id="0">
    <w:p w14:paraId="24B349FB" w14:textId="77777777" w:rsidR="00D57A28" w:rsidRDefault="00D57A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39.75pt;height:9.75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itadorogin@yandex.ru">
    <w15:presenceInfo w15:providerId="Windows Live" w15:userId="48ff557abb17f07a"/>
  </w15:person>
  <w15:person w15:author="Student">
    <w15:presenceInfo w15:providerId="None" w15:userId="Student"/>
  </w15:person>
  <w15:person w15:author="Lexer">
    <w15:presenceInfo w15:providerId="None" w15:userId="Lex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4A4D"/>
    <w:rsid w:val="00023473"/>
    <w:rsid w:val="0002638E"/>
    <w:rsid w:val="00050D4D"/>
    <w:rsid w:val="000768DC"/>
    <w:rsid w:val="0008363D"/>
    <w:rsid w:val="00085710"/>
    <w:rsid w:val="000D2A6C"/>
    <w:rsid w:val="000E2386"/>
    <w:rsid w:val="001025D6"/>
    <w:rsid w:val="00112264"/>
    <w:rsid w:val="0012204B"/>
    <w:rsid w:val="001236B0"/>
    <w:rsid w:val="00125E35"/>
    <w:rsid w:val="001333FA"/>
    <w:rsid w:val="00143325"/>
    <w:rsid w:val="001449BD"/>
    <w:rsid w:val="00167A93"/>
    <w:rsid w:val="00173C11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54D5E"/>
    <w:rsid w:val="005550F5"/>
    <w:rsid w:val="005674A2"/>
    <w:rsid w:val="00575B1B"/>
    <w:rsid w:val="005C31C1"/>
    <w:rsid w:val="005E1C7F"/>
    <w:rsid w:val="005E6626"/>
    <w:rsid w:val="005F0164"/>
    <w:rsid w:val="005F6A74"/>
    <w:rsid w:val="006026E4"/>
    <w:rsid w:val="0061380A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701B2A"/>
    <w:rsid w:val="00753753"/>
    <w:rsid w:val="007D3FDF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330D8"/>
    <w:rsid w:val="009442FF"/>
    <w:rsid w:val="00947C9D"/>
    <w:rsid w:val="009512A0"/>
    <w:rsid w:val="00951D9F"/>
    <w:rsid w:val="00960A0D"/>
    <w:rsid w:val="009708AE"/>
    <w:rsid w:val="00981D37"/>
    <w:rsid w:val="0098647D"/>
    <w:rsid w:val="009B24C2"/>
    <w:rsid w:val="009C5B84"/>
    <w:rsid w:val="009D63A3"/>
    <w:rsid w:val="009F43B9"/>
    <w:rsid w:val="00A04790"/>
    <w:rsid w:val="00A37024"/>
    <w:rsid w:val="00A54D44"/>
    <w:rsid w:val="00A55DFB"/>
    <w:rsid w:val="00AB18E5"/>
    <w:rsid w:val="00AB551A"/>
    <w:rsid w:val="00AF3B34"/>
    <w:rsid w:val="00B07702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4711"/>
    <w:rsid w:val="00BD6AAB"/>
    <w:rsid w:val="00BE7E64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D02E15"/>
    <w:rsid w:val="00D3096E"/>
    <w:rsid w:val="00D57A28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E0677A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10.wmf"/><Relationship Id="rId42" Type="http://schemas.openxmlformats.org/officeDocument/2006/relationships/image" Target="media/image21.png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4.wmf"/><Relationship Id="rId16" Type="http://schemas.openxmlformats.org/officeDocument/2006/relationships/oleObject" Target="embeddings/oleObject3.bin"/><Relationship Id="rId11" Type="http://schemas.openxmlformats.org/officeDocument/2006/relationships/image" Target="media/image5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8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8.png"/><Relationship Id="rId74" Type="http://schemas.openxmlformats.org/officeDocument/2006/relationships/image" Target="media/image37.wmf"/><Relationship Id="rId79" Type="http://schemas.openxmlformats.org/officeDocument/2006/relationships/image" Target="media/image39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footer" Target="footer2.xml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43" Type="http://schemas.openxmlformats.org/officeDocument/2006/relationships/image" Target="media/image22.wmf"/><Relationship Id="rId48" Type="http://schemas.openxmlformats.org/officeDocument/2006/relationships/image" Target="media/image24.wmf"/><Relationship Id="rId64" Type="http://schemas.openxmlformats.org/officeDocument/2006/relationships/image" Target="media/image31.wmf"/><Relationship Id="rId69" Type="http://schemas.openxmlformats.org/officeDocument/2006/relationships/image" Target="media/image34.png"/><Relationship Id="rId80" Type="http://schemas.openxmlformats.org/officeDocument/2006/relationships/oleObject" Target="embeddings/oleObject35.bin"/><Relationship Id="rId85" Type="http://schemas.openxmlformats.org/officeDocument/2006/relationships/image" Target="media/image42.w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3.wmf"/><Relationship Id="rId59" Type="http://schemas.openxmlformats.org/officeDocument/2006/relationships/oleObject" Target="embeddings/oleObject25.bin"/><Relationship Id="rId67" Type="http://schemas.openxmlformats.org/officeDocument/2006/relationships/image" Target="media/image33.wmf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2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9.bin"/><Relationship Id="rId91" Type="http://schemas.openxmlformats.org/officeDocument/2006/relationships/image" Target="media/image45.wmf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4.bin"/><Relationship Id="rId10" Type="http://schemas.openxmlformats.org/officeDocument/2006/relationships/image" Target="media/image4.png"/><Relationship Id="rId31" Type="http://schemas.openxmlformats.org/officeDocument/2006/relationships/image" Target="media/image15.wmf"/><Relationship Id="rId44" Type="http://schemas.openxmlformats.org/officeDocument/2006/relationships/oleObject" Target="embeddings/oleObject16.bin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4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8.bin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39" Type="http://schemas.openxmlformats.org/officeDocument/2006/relationships/image" Target="media/image19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8.wmf"/><Relationship Id="rId97" Type="http://schemas.microsoft.com/office/2011/relationships/people" Target="people.xml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66" Type="http://schemas.openxmlformats.org/officeDocument/2006/relationships/image" Target="media/image32.png"/><Relationship Id="rId87" Type="http://schemas.openxmlformats.org/officeDocument/2006/relationships/image" Target="media/image43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" Type="http://schemas.openxmlformats.org/officeDocument/2006/relationships/image" Target="media/image9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8" Type="http://schemas.openxmlformats.org/officeDocument/2006/relationships/image" Target="media/image2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6.wmf"/><Relationship Id="rId93" Type="http://schemas.openxmlformats.org/officeDocument/2006/relationships/footer" Target="footer1.xml"/><Relationship Id="rId98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4</Pages>
  <Words>2352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31</cp:revision>
  <dcterms:created xsi:type="dcterms:W3CDTF">2024-09-06T14:37:00Z</dcterms:created>
  <dcterms:modified xsi:type="dcterms:W3CDTF">2024-10-31T12:23:00Z</dcterms:modified>
</cp:coreProperties>
</file>