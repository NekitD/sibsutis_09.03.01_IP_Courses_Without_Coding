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5660D426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242197">
        <w:rPr>
          <w:b/>
          <w:sz w:val="32"/>
          <w:szCs w:val="32"/>
          <w:lang w:val="ru-RU"/>
        </w:rPr>
        <w:t>5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36B9E530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242197">
        <w:t>Исследование нелинейного элемента – полупроводникового диода</w:t>
      </w:r>
      <w:r>
        <w:rPr>
          <w:lang w:val="ru-RU"/>
        </w:rPr>
        <w:t>»</w:t>
      </w:r>
    </w:p>
    <w:p w14:paraId="048F752B" w14:textId="145E9052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0F7A351F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6B3156">
              <w:rPr>
                <w:lang w:val="ru-RU"/>
              </w:rPr>
              <w:t>18</w:t>
            </w:r>
            <w:r w:rsidR="003B5442">
              <w:rPr>
                <w:lang w:val="ru-RU"/>
              </w:rPr>
              <w:t xml:space="preserve"> </w:t>
            </w:r>
            <w:r>
              <w:t>»</w:t>
            </w:r>
            <w:proofErr w:type="gramEnd"/>
            <w:r>
              <w:t xml:space="preserve"> </w:t>
            </w:r>
            <w:r w:rsidR="003B5442">
              <w:rPr>
                <w:lang w:val="ru-RU"/>
              </w:rPr>
              <w:t xml:space="preserve"> </w:t>
            </w:r>
            <w:r w:rsidR="0012204B">
              <w:rPr>
                <w:lang w:val="ru-RU"/>
              </w:rPr>
              <w:t>октября</w:t>
            </w:r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5E549B76" w:rsidR="005E6626" w:rsidRPr="004F1380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12204B">
              <w:rPr>
                <w:lang w:val="ru-RU"/>
              </w:rPr>
              <w:t>октября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6EDCD65B" w:rsidR="00554D5E" w:rsidRPr="004F1380" w:rsidRDefault="00575B1B" w:rsidP="004F1380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4F1380">
        <w:rPr>
          <w:b/>
          <w:lang w:val="ru-RU"/>
        </w:rPr>
        <w:t>Цель работы:</w:t>
      </w:r>
    </w:p>
    <w:p w14:paraId="4751ACE3" w14:textId="249218F5" w:rsidR="0012204B" w:rsidRDefault="0012204B" w:rsidP="004F1380">
      <w:pPr>
        <w:pStyle w:val="a7"/>
        <w:ind w:left="420" w:firstLine="300"/>
      </w:pPr>
      <w:r>
        <w:t>Изучение</w:t>
      </w:r>
      <w:r w:rsidR="00242197">
        <w:rPr>
          <w:lang w:val="ru-RU"/>
        </w:rPr>
        <w:t xml:space="preserve"> свойств и параметров полупроводниковых диодов, измерение </w:t>
      </w:r>
      <w:proofErr w:type="gramStart"/>
      <w:r w:rsidR="00242197">
        <w:rPr>
          <w:lang w:val="ru-RU"/>
        </w:rPr>
        <w:t>вольт-амперной</w:t>
      </w:r>
      <w:proofErr w:type="gramEnd"/>
      <w:r w:rsidR="00242197">
        <w:rPr>
          <w:lang w:val="ru-RU"/>
        </w:rPr>
        <w:t xml:space="preserve"> характеристики</w:t>
      </w:r>
      <w:r>
        <w:t>.</w:t>
      </w:r>
    </w:p>
    <w:p w14:paraId="3CD1D382" w14:textId="77777777" w:rsidR="0012204B" w:rsidRPr="004F1380" w:rsidRDefault="0012204B" w:rsidP="004F1380">
      <w:pPr>
        <w:pStyle w:val="a7"/>
        <w:ind w:left="420" w:firstLine="0"/>
        <w:rPr>
          <w:b/>
        </w:rPr>
      </w:pPr>
    </w:p>
    <w:p w14:paraId="1490374D" w14:textId="143AA625" w:rsidR="0012204B" w:rsidRDefault="00BB24E2" w:rsidP="0012204B">
      <w:pPr>
        <w:ind w:firstLine="0"/>
        <w:rPr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</w:t>
      </w:r>
      <w:r w:rsidR="0012204B">
        <w:rPr>
          <w:b/>
          <w:lang w:val="ru-RU"/>
        </w:rPr>
        <w:t>Описание лабораторной установки:</w:t>
      </w:r>
    </w:p>
    <w:p w14:paraId="714F8ECA" w14:textId="521AA826" w:rsidR="00242197" w:rsidRDefault="0012204B" w:rsidP="004F1380">
      <w:pPr>
        <w:pStyle w:val="a9"/>
      </w:pPr>
      <w:r>
        <w:rPr>
          <w:b/>
        </w:rPr>
        <w:tab/>
      </w:r>
      <w:r w:rsidR="00242197">
        <w:t>Модел</w:t>
      </w:r>
      <w:r w:rsidR="00242197">
        <w:rPr>
          <w:lang w:val="ru-RU"/>
        </w:rPr>
        <w:t>ь</w:t>
      </w:r>
      <w:r w:rsidR="00242197">
        <w:t xml:space="preserve"> </w:t>
      </w:r>
      <w:r w:rsidR="00242197">
        <w:rPr>
          <w:lang w:val="ru-RU"/>
        </w:rPr>
        <w:t xml:space="preserve">для </w:t>
      </w:r>
      <w:r w:rsidR="00242197">
        <w:t xml:space="preserve">измерения ВАХ </w:t>
      </w:r>
      <w:r w:rsidR="00242197">
        <w:rPr>
          <w:lang w:val="ru-RU"/>
        </w:rPr>
        <w:t xml:space="preserve">полупроводникового диода </w:t>
      </w:r>
      <w:r w:rsidR="00242197">
        <w:t>показана на рисунк</w:t>
      </w:r>
      <w:r w:rsidR="00242197">
        <w:rPr>
          <w:lang w:val="ru-RU"/>
        </w:rPr>
        <w:t>е</w:t>
      </w:r>
      <w:r w:rsidR="00242197">
        <w:t xml:space="preserve">. </w:t>
      </w:r>
    </w:p>
    <w:p w14:paraId="1425DAB0" w14:textId="77777777" w:rsidR="00242197" w:rsidRPr="00916679" w:rsidRDefault="00242197" w:rsidP="00242197">
      <w:pPr>
        <w:pStyle w:val="a9"/>
      </w:pPr>
      <w:r>
        <w:t>Модель</w:t>
      </w:r>
      <w:r>
        <w:rPr>
          <w:lang w:val="ru-RU"/>
        </w:rPr>
        <w:t xml:space="preserve">  </w:t>
      </w:r>
      <w:r>
        <w:t>содержит:</w:t>
      </w:r>
    </w:p>
    <w:p w14:paraId="0B435CCB" w14:textId="77777777" w:rsidR="00242197" w:rsidRDefault="00242197" w:rsidP="00242197">
      <w:pPr>
        <w:numPr>
          <w:ilvl w:val="0"/>
          <w:numId w:val="2"/>
        </w:numPr>
        <w:tabs>
          <w:tab w:val="clear" w:pos="928"/>
          <w:tab w:val="num" w:pos="993"/>
        </w:tabs>
        <w:spacing w:line="240" w:lineRule="auto"/>
        <w:ind w:left="0" w:firstLine="600"/>
      </w:pPr>
      <w:r>
        <w:t>источник постоянного напряжения</w:t>
      </w:r>
      <w:r w:rsidRPr="002D2FA6">
        <w:t xml:space="preserve"> </w:t>
      </w:r>
      <w:r>
        <w:rPr>
          <w:lang w:val="en-US"/>
        </w:rPr>
        <w:t>U</w:t>
      </w:r>
      <w:r w:rsidRPr="00C1403F">
        <w:t xml:space="preserve">1, </w:t>
      </w:r>
      <w:r>
        <w:t>равный 1 В</w:t>
      </w:r>
      <w:r>
        <w:rPr>
          <w:sz w:val="24"/>
        </w:rPr>
        <w:t>;</w:t>
      </w:r>
    </w:p>
    <w:p w14:paraId="324B9CD5" w14:textId="77777777" w:rsidR="00242197" w:rsidRDefault="00242197" w:rsidP="00242197">
      <w:pPr>
        <w:numPr>
          <w:ilvl w:val="0"/>
          <w:numId w:val="2"/>
        </w:numPr>
        <w:tabs>
          <w:tab w:val="clear" w:pos="928"/>
          <w:tab w:val="num" w:pos="993"/>
        </w:tabs>
        <w:spacing w:line="240" w:lineRule="auto"/>
        <w:ind w:left="0" w:firstLine="600"/>
      </w:pPr>
      <w:r>
        <w:t xml:space="preserve">реостат </w:t>
      </w:r>
      <w:r>
        <w:rPr>
          <w:lang w:val="en-US"/>
        </w:rPr>
        <w:t>R</w:t>
      </w:r>
      <w:r w:rsidRPr="00400AAC">
        <w:t xml:space="preserve"> </w:t>
      </w:r>
      <w:r>
        <w:t xml:space="preserve">для изменения выходного напряжения управляемого источника </w:t>
      </w:r>
      <w:r>
        <w:rPr>
          <w:lang w:val="en-US"/>
        </w:rPr>
        <w:t>U</w:t>
      </w:r>
      <w:r>
        <w:t>2</w:t>
      </w:r>
      <w:r w:rsidRPr="00AA6826">
        <w:t>;</w:t>
      </w:r>
    </w:p>
    <w:p w14:paraId="19CC5CFD" w14:textId="77777777" w:rsidR="00242197" w:rsidRDefault="00242197" w:rsidP="00242197">
      <w:pPr>
        <w:numPr>
          <w:ilvl w:val="0"/>
          <w:numId w:val="2"/>
        </w:numPr>
        <w:tabs>
          <w:tab w:val="clear" w:pos="928"/>
          <w:tab w:val="num" w:pos="993"/>
        </w:tabs>
        <w:spacing w:line="240" w:lineRule="auto"/>
        <w:ind w:left="0" w:firstLine="600"/>
      </w:pPr>
      <w:r>
        <w:t xml:space="preserve">переключатели </w:t>
      </w:r>
      <w:r>
        <w:rPr>
          <w:lang w:val="en-US"/>
        </w:rPr>
        <w:t>K</w:t>
      </w:r>
      <w:r>
        <w:t>1</w:t>
      </w:r>
      <w:r w:rsidRPr="00400AAC">
        <w:t xml:space="preserve">, </w:t>
      </w:r>
      <w:r>
        <w:rPr>
          <w:lang w:val="en-US"/>
        </w:rPr>
        <w:t>K</w:t>
      </w:r>
      <w:r w:rsidRPr="00400AAC">
        <w:t xml:space="preserve">2 </w:t>
      </w:r>
      <w:r>
        <w:t xml:space="preserve">и </w:t>
      </w:r>
      <w:r>
        <w:rPr>
          <w:lang w:val="en-US"/>
        </w:rPr>
        <w:t>K</w:t>
      </w:r>
      <w:r w:rsidRPr="00400AAC">
        <w:t>3</w:t>
      </w:r>
      <w:r w:rsidRPr="0092349F">
        <w:t>;</w:t>
      </w:r>
    </w:p>
    <w:p w14:paraId="501825EF" w14:textId="77777777" w:rsidR="00242197" w:rsidRDefault="00242197" w:rsidP="00242197">
      <w:pPr>
        <w:numPr>
          <w:ilvl w:val="0"/>
          <w:numId w:val="2"/>
        </w:numPr>
        <w:tabs>
          <w:tab w:val="clear" w:pos="928"/>
          <w:tab w:val="num" w:pos="993"/>
          <w:tab w:val="num" w:pos="1528"/>
        </w:tabs>
        <w:spacing w:line="240" w:lineRule="auto"/>
        <w:ind w:left="0" w:firstLine="600"/>
      </w:pPr>
      <w:r>
        <w:t xml:space="preserve">вольтметр постоянного тока для измерения напряжения на диоде </w:t>
      </w:r>
      <w:proofErr w:type="spellStart"/>
      <w:r>
        <w:rPr>
          <w:lang w:val="en-US"/>
        </w:rPr>
        <w:t>Ud</w:t>
      </w:r>
      <w:proofErr w:type="spellEnd"/>
      <w:r>
        <w:t>;</w:t>
      </w:r>
    </w:p>
    <w:p w14:paraId="49741B5D" w14:textId="77777777" w:rsidR="00242197" w:rsidRPr="00400AAC" w:rsidRDefault="00242197" w:rsidP="00242197">
      <w:pPr>
        <w:numPr>
          <w:ilvl w:val="0"/>
          <w:numId w:val="2"/>
        </w:numPr>
        <w:tabs>
          <w:tab w:val="clear" w:pos="928"/>
          <w:tab w:val="num" w:pos="993"/>
        </w:tabs>
        <w:spacing w:line="240" w:lineRule="auto"/>
        <w:ind w:left="0" w:firstLine="600"/>
      </w:pPr>
      <w:r w:rsidRPr="003853A8">
        <w:t xml:space="preserve">амперметр для измерения тока </w:t>
      </w:r>
      <w:r>
        <w:t xml:space="preserve">диода </w:t>
      </w:r>
      <w:r>
        <w:rPr>
          <w:lang w:val="en-US"/>
        </w:rPr>
        <w:t>Id</w:t>
      </w:r>
      <w:r w:rsidRPr="00400AAC">
        <w:t>;</w:t>
      </w:r>
    </w:p>
    <w:p w14:paraId="064A9AF3" w14:textId="77777777" w:rsidR="00242197" w:rsidRPr="00337D8E" w:rsidRDefault="00242197" w:rsidP="00242197">
      <w:pPr>
        <w:numPr>
          <w:ilvl w:val="0"/>
          <w:numId w:val="2"/>
        </w:numPr>
        <w:tabs>
          <w:tab w:val="clear" w:pos="928"/>
          <w:tab w:val="num" w:pos="993"/>
        </w:tabs>
        <w:spacing w:line="240" w:lineRule="auto"/>
        <w:ind w:left="0" w:firstLine="600"/>
      </w:pPr>
      <w:r>
        <w:t xml:space="preserve">функциональный генератор для подачи синусоидального напряжения на диод при снятии ВАХ на </w:t>
      </w:r>
      <w:proofErr w:type="spellStart"/>
      <w:r>
        <w:t>осциллогарфе</w:t>
      </w:r>
      <w:proofErr w:type="spellEnd"/>
      <w:r w:rsidRPr="00337D8E">
        <w:t>;</w:t>
      </w:r>
    </w:p>
    <w:p w14:paraId="77271FC9" w14:textId="77777777" w:rsidR="00242197" w:rsidRDefault="00242197" w:rsidP="00242197">
      <w:pPr>
        <w:numPr>
          <w:ilvl w:val="0"/>
          <w:numId w:val="2"/>
        </w:numPr>
        <w:spacing w:line="240" w:lineRule="auto"/>
        <w:ind w:left="0" w:firstLine="600"/>
      </w:pPr>
      <w:r>
        <w:t>Полупроводниковые диоды</w:t>
      </w:r>
      <w:r w:rsidRPr="00337D8E">
        <w:t xml:space="preserve"> </w:t>
      </w:r>
      <w:r>
        <w:t xml:space="preserve">для измерения прямой </w:t>
      </w:r>
      <w:r w:rsidRPr="00337D8E">
        <w:t>(</w:t>
      </w:r>
      <w:r>
        <w:rPr>
          <w:lang w:val="en-US"/>
        </w:rPr>
        <w:t>VD</w:t>
      </w:r>
      <w:r w:rsidRPr="00337D8E">
        <w:t>2</w:t>
      </w:r>
      <w:r>
        <w:t>)</w:t>
      </w:r>
      <w:r w:rsidRPr="00337D8E">
        <w:t xml:space="preserve"> </w:t>
      </w:r>
      <w:r>
        <w:t>и обратной ветвей (</w:t>
      </w:r>
      <w:r>
        <w:rPr>
          <w:lang w:val="en-US"/>
        </w:rPr>
        <w:t>VD</w:t>
      </w:r>
      <w:r w:rsidRPr="00337D8E">
        <w:t xml:space="preserve">1) </w:t>
      </w:r>
      <w:r>
        <w:t>ВАХ</w:t>
      </w:r>
      <w:r w:rsidRPr="00337D8E">
        <w:t>;</w:t>
      </w:r>
    </w:p>
    <w:p w14:paraId="32FB551C" w14:textId="5A713BBA" w:rsidR="00242197" w:rsidRDefault="00242197" w:rsidP="00242197">
      <w:pPr>
        <w:numPr>
          <w:ilvl w:val="0"/>
          <w:numId w:val="2"/>
        </w:numPr>
        <w:spacing w:line="240" w:lineRule="auto"/>
        <w:ind w:left="0" w:firstLine="600"/>
      </w:pPr>
      <w:r>
        <w:t>осциллограф для просмотра ВАХ.</w:t>
      </w:r>
    </w:p>
    <w:p w14:paraId="450D2E41" w14:textId="0030C564" w:rsidR="00242197" w:rsidRDefault="00242197" w:rsidP="004F1380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19DA145D" wp14:editId="47B743E0">
            <wp:extent cx="5939790" cy="206756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8517" w14:textId="6EFCED02" w:rsidR="0012204B" w:rsidRDefault="0012204B" w:rsidP="004F1380">
      <w:pPr>
        <w:pStyle w:val="a9"/>
        <w:ind w:firstLine="567"/>
      </w:pPr>
    </w:p>
    <w:p w14:paraId="16C3AC94" w14:textId="3CAB5BD6" w:rsidR="0012204B" w:rsidRDefault="0012204B" w:rsidP="0012204B">
      <w:pPr>
        <w:ind w:firstLine="0"/>
      </w:pPr>
      <w:r>
        <w:rPr>
          <w:b/>
        </w:rPr>
        <w:tab/>
      </w:r>
    </w:p>
    <w:p w14:paraId="5714737E" w14:textId="77777777" w:rsidR="00242197" w:rsidRDefault="00242197" w:rsidP="0012204B">
      <w:pPr>
        <w:ind w:firstLine="0"/>
        <w:rPr>
          <w:b/>
          <w:lang w:val="ru-RU"/>
        </w:rPr>
      </w:pPr>
    </w:p>
    <w:p w14:paraId="00BBADCE" w14:textId="77777777" w:rsidR="00242197" w:rsidRDefault="00242197" w:rsidP="0012204B">
      <w:pPr>
        <w:ind w:firstLine="0"/>
        <w:rPr>
          <w:b/>
          <w:lang w:val="ru-RU"/>
        </w:rPr>
      </w:pPr>
    </w:p>
    <w:p w14:paraId="528782BA" w14:textId="77777777" w:rsidR="00242197" w:rsidRDefault="00242197" w:rsidP="0012204B">
      <w:pPr>
        <w:ind w:firstLine="0"/>
        <w:rPr>
          <w:b/>
          <w:lang w:val="ru-RU"/>
        </w:rPr>
      </w:pPr>
    </w:p>
    <w:p w14:paraId="779F69F5" w14:textId="77777777" w:rsidR="00242197" w:rsidRDefault="00242197" w:rsidP="0012204B">
      <w:pPr>
        <w:ind w:firstLine="0"/>
        <w:rPr>
          <w:b/>
          <w:lang w:val="ru-RU"/>
        </w:rPr>
      </w:pPr>
    </w:p>
    <w:p w14:paraId="62A8F777" w14:textId="77777777" w:rsidR="00242197" w:rsidRDefault="00242197" w:rsidP="0012204B">
      <w:pPr>
        <w:ind w:firstLine="0"/>
        <w:rPr>
          <w:b/>
          <w:lang w:val="ru-RU"/>
        </w:rPr>
      </w:pPr>
    </w:p>
    <w:p w14:paraId="7FE01EC3" w14:textId="4FCFCBF3" w:rsidR="00C76482" w:rsidRDefault="0012204B" w:rsidP="0012204B">
      <w:pPr>
        <w:ind w:firstLine="0"/>
        <w:rPr>
          <w:b/>
          <w:lang w:val="ru-RU"/>
        </w:rPr>
      </w:pPr>
      <w:r>
        <w:rPr>
          <w:b/>
          <w:lang w:val="ru-RU"/>
        </w:rPr>
        <w:lastRenderedPageBreak/>
        <w:t>1.3 Ход работы:</w:t>
      </w:r>
    </w:p>
    <w:p w14:paraId="1487C825" w14:textId="0A5512D6" w:rsidR="0012204B" w:rsidRPr="004F1380" w:rsidRDefault="00C76482" w:rsidP="0012204B">
      <w:pPr>
        <w:ind w:firstLine="0"/>
        <w:rPr>
          <w:bCs/>
          <w:lang w:val="ru-RU"/>
        </w:rPr>
      </w:pPr>
      <w:r>
        <w:rPr>
          <w:bCs/>
          <w:lang w:val="ru-RU"/>
        </w:rPr>
        <w:t>Обратное напряжение = 50 В</w:t>
      </w:r>
    </w:p>
    <w:p w14:paraId="156A2EDE" w14:textId="7EBB66C2" w:rsidR="00B379F1" w:rsidRDefault="00242197" w:rsidP="00006BFC">
      <w:pPr>
        <w:ind w:firstLine="0"/>
        <w:rPr>
          <w:b/>
          <w:bCs/>
          <w:spacing w:val="-2"/>
          <w:lang w:val="ru-RU"/>
        </w:rPr>
      </w:pPr>
      <w:bookmarkStart w:id="19" w:name="_Hlk180147653"/>
      <w:r w:rsidRPr="004F1380">
        <w:rPr>
          <w:b/>
          <w:bCs/>
        </w:rPr>
        <w:t>Значения</w:t>
      </w:r>
      <w:r w:rsidRPr="004F1380">
        <w:rPr>
          <w:b/>
          <w:bCs/>
          <w:spacing w:val="10"/>
        </w:rPr>
        <w:t xml:space="preserve"> </w:t>
      </w:r>
      <w:r w:rsidRPr="004F1380">
        <w:rPr>
          <w:b/>
          <w:bCs/>
        </w:rPr>
        <w:t>величины</w:t>
      </w:r>
      <w:r w:rsidRPr="004F1380">
        <w:rPr>
          <w:b/>
          <w:bCs/>
          <w:spacing w:val="12"/>
        </w:rPr>
        <w:t xml:space="preserve"> </w:t>
      </w:r>
      <w:r w:rsidRPr="004F1380">
        <w:rPr>
          <w:b/>
          <w:bCs/>
        </w:rPr>
        <w:t>прямого</w:t>
      </w:r>
      <w:r w:rsidRPr="004F1380">
        <w:rPr>
          <w:b/>
          <w:bCs/>
          <w:spacing w:val="10"/>
        </w:rPr>
        <w:t xml:space="preserve"> </w:t>
      </w:r>
      <w:r w:rsidRPr="004F1380">
        <w:rPr>
          <w:b/>
          <w:bCs/>
        </w:rPr>
        <w:t>тока</w:t>
      </w:r>
      <w:r w:rsidRPr="004F1380">
        <w:rPr>
          <w:b/>
          <w:bCs/>
          <w:spacing w:val="6"/>
        </w:rPr>
        <w:t xml:space="preserve"> </w:t>
      </w:r>
      <w:r w:rsidRPr="004F1380">
        <w:rPr>
          <w:b/>
          <w:bCs/>
        </w:rPr>
        <w:t>от</w:t>
      </w:r>
      <w:r w:rsidRPr="004F1380">
        <w:rPr>
          <w:b/>
          <w:bCs/>
          <w:spacing w:val="3"/>
        </w:rPr>
        <w:t xml:space="preserve"> </w:t>
      </w:r>
      <w:r w:rsidRPr="004F1380">
        <w:rPr>
          <w:b/>
          <w:bCs/>
        </w:rPr>
        <w:t>приложенного</w:t>
      </w:r>
      <w:r w:rsidRPr="004F1380">
        <w:rPr>
          <w:b/>
          <w:bCs/>
          <w:spacing w:val="24"/>
        </w:rPr>
        <w:t xml:space="preserve"> </w:t>
      </w:r>
      <w:r w:rsidRPr="004F1380">
        <w:rPr>
          <w:b/>
          <w:bCs/>
          <w:spacing w:val="-2"/>
        </w:rPr>
        <w:t>напряжения</w:t>
      </w:r>
      <w:r>
        <w:rPr>
          <w:b/>
          <w:bCs/>
          <w:spacing w:val="-2"/>
          <w:lang w:val="ru-RU"/>
        </w:rPr>
        <w:t>:</w:t>
      </w:r>
    </w:p>
    <w:p w14:paraId="4D810C93" w14:textId="0A364617" w:rsidR="00B379F1" w:rsidRDefault="00B379F1" w:rsidP="00006BFC">
      <w:pPr>
        <w:ind w:firstLine="0"/>
        <w:rPr>
          <w:b/>
          <w:bCs/>
          <w:spacing w:val="-2"/>
          <w:lang w:val="ru-RU"/>
        </w:rPr>
      </w:pPr>
      <w:r>
        <w:rPr>
          <w:b/>
          <w:bCs/>
          <w:spacing w:val="-2"/>
          <w:lang w:val="ru-RU"/>
        </w:rPr>
        <w:t>Для температуры = 27</w:t>
      </w:r>
      <w:r w:rsidR="00EE33E9" w:rsidRPr="00EE33E9">
        <w:rPr>
          <w:b/>
          <w:bCs/>
          <w:spacing w:val="-2"/>
          <w:lang w:val="ru-RU"/>
        </w:rPr>
        <w:t>°C</w:t>
      </w:r>
    </w:p>
    <w:p w14:paraId="1EB4EE80" w14:textId="77777777" w:rsidR="00242197" w:rsidRPr="004F1380" w:rsidRDefault="00242197" w:rsidP="0012204B">
      <w:pPr>
        <w:ind w:firstLine="0"/>
        <w:rPr>
          <w:b/>
          <w:bCs/>
          <w:lang w:val="ru-RU"/>
        </w:rPr>
      </w:pPr>
    </w:p>
    <w:tbl>
      <w:tblPr>
        <w:tblW w:w="9845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4"/>
        <w:gridCol w:w="1302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:rsidR="00242197" w:rsidRPr="00242197" w14:paraId="3A6FB62F" w14:textId="77777777" w:rsidTr="004F1380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6AACC25E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bookmarkStart w:id="20" w:name="_Hlk180145699"/>
            <w:r w:rsidRPr="00242197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00A98F4E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 xml:space="preserve">       </w:t>
            </w:r>
            <w:r w:rsidRPr="00242197">
              <w:rPr>
                <w:b/>
                <w:lang w:val="en-US"/>
              </w:rPr>
              <w:t xml:space="preserve">R, </w:t>
            </w:r>
            <w:r w:rsidRPr="00242197">
              <w:rPr>
                <w:b/>
                <w:lang w:val="ru-RU"/>
              </w:rPr>
              <w:t>%</w:t>
            </w:r>
            <w:r w:rsidRPr="00242197">
              <w:rPr>
                <w:b/>
                <w:lang w:val="en-US"/>
              </w:rPr>
              <w:t xml:space="preserve"> </w:t>
            </w:r>
          </w:p>
          <w:p w14:paraId="03EB602F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 xml:space="preserve"> При-</w:t>
            </w:r>
          </w:p>
          <w:p w14:paraId="77D58B11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en-US"/>
              </w:rPr>
            </w:pPr>
            <w:r w:rsidRPr="00242197">
              <w:rPr>
                <w:b/>
                <w:lang w:val="ru-RU"/>
              </w:rPr>
              <w:t xml:space="preserve"> бор</w:t>
            </w:r>
          </w:p>
        </w:tc>
        <w:tc>
          <w:tcPr>
            <w:tcW w:w="851" w:type="dxa"/>
          </w:tcPr>
          <w:p w14:paraId="56450604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104A531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5</w:t>
            </w:r>
          </w:p>
        </w:tc>
        <w:tc>
          <w:tcPr>
            <w:tcW w:w="851" w:type="dxa"/>
          </w:tcPr>
          <w:p w14:paraId="1A420532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1CE1213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10</w:t>
            </w:r>
          </w:p>
        </w:tc>
        <w:tc>
          <w:tcPr>
            <w:tcW w:w="851" w:type="dxa"/>
          </w:tcPr>
          <w:p w14:paraId="0998449D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18CE91E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15</w:t>
            </w:r>
          </w:p>
        </w:tc>
        <w:tc>
          <w:tcPr>
            <w:tcW w:w="851" w:type="dxa"/>
          </w:tcPr>
          <w:p w14:paraId="05D7F294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881C09A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20</w:t>
            </w:r>
          </w:p>
        </w:tc>
        <w:tc>
          <w:tcPr>
            <w:tcW w:w="851" w:type="dxa"/>
          </w:tcPr>
          <w:p w14:paraId="34C6AD90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4FD2A14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25</w:t>
            </w:r>
          </w:p>
        </w:tc>
        <w:tc>
          <w:tcPr>
            <w:tcW w:w="851" w:type="dxa"/>
          </w:tcPr>
          <w:p w14:paraId="3F442705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499B7EB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30</w:t>
            </w:r>
          </w:p>
        </w:tc>
        <w:tc>
          <w:tcPr>
            <w:tcW w:w="851" w:type="dxa"/>
          </w:tcPr>
          <w:p w14:paraId="083188B1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6F55AB5D" w14:textId="766229E4" w:rsidR="00242197" w:rsidRPr="00242197" w:rsidRDefault="00F92530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35</w:t>
            </w:r>
          </w:p>
        </w:tc>
        <w:tc>
          <w:tcPr>
            <w:tcW w:w="852" w:type="dxa"/>
          </w:tcPr>
          <w:p w14:paraId="449C1069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22E6F47" w14:textId="2EEE1520" w:rsidR="00242197" w:rsidRPr="00242197" w:rsidRDefault="00F92530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40</w:t>
            </w:r>
          </w:p>
        </w:tc>
      </w:tr>
      <w:tr w:rsidR="00242197" w:rsidRPr="00242197" w14:paraId="5380CFF9" w14:textId="77777777" w:rsidTr="004F1380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6AACF62C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242197">
              <w:rPr>
                <w:b/>
                <w:lang w:val="en-US"/>
              </w:rPr>
              <w:t>U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В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086CF2AB" w14:textId="77777777" w:rsidR="00242197" w:rsidRPr="00242197" w:rsidRDefault="00242197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 w:rsidRPr="00242197">
              <w:rPr>
                <w:lang w:val="en-US"/>
              </w:rPr>
              <w:t>Ud</w:t>
            </w:r>
            <w:proofErr w:type="spellEnd"/>
          </w:p>
        </w:tc>
        <w:tc>
          <w:tcPr>
            <w:tcW w:w="851" w:type="dxa"/>
            <w:vAlign w:val="bottom"/>
          </w:tcPr>
          <w:p w14:paraId="56A64730" w14:textId="5DEAE719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0,95</w:t>
            </w:r>
          </w:p>
        </w:tc>
        <w:tc>
          <w:tcPr>
            <w:tcW w:w="851" w:type="dxa"/>
            <w:vAlign w:val="bottom"/>
          </w:tcPr>
          <w:p w14:paraId="4405D7B3" w14:textId="54967427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0,9</w:t>
            </w:r>
          </w:p>
        </w:tc>
        <w:tc>
          <w:tcPr>
            <w:tcW w:w="851" w:type="dxa"/>
            <w:vAlign w:val="bottom"/>
          </w:tcPr>
          <w:p w14:paraId="2F30D102" w14:textId="1F43A996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0,85</w:t>
            </w:r>
          </w:p>
        </w:tc>
        <w:tc>
          <w:tcPr>
            <w:tcW w:w="851" w:type="dxa"/>
            <w:vAlign w:val="bottom"/>
          </w:tcPr>
          <w:p w14:paraId="7ECF118A" w14:textId="29259C60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0,8</w:t>
            </w:r>
          </w:p>
        </w:tc>
        <w:tc>
          <w:tcPr>
            <w:tcW w:w="851" w:type="dxa"/>
            <w:vAlign w:val="bottom"/>
          </w:tcPr>
          <w:p w14:paraId="68E0D6D6" w14:textId="21EAB0DC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0,75</w:t>
            </w:r>
          </w:p>
        </w:tc>
        <w:tc>
          <w:tcPr>
            <w:tcW w:w="851" w:type="dxa"/>
            <w:vAlign w:val="bottom"/>
          </w:tcPr>
          <w:p w14:paraId="149ECBC0" w14:textId="586D4E89" w:rsidR="00242197" w:rsidRPr="00242197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0,7</w:t>
            </w:r>
          </w:p>
        </w:tc>
        <w:tc>
          <w:tcPr>
            <w:tcW w:w="851" w:type="dxa"/>
            <w:vAlign w:val="bottom"/>
          </w:tcPr>
          <w:p w14:paraId="2AFB4FD4" w14:textId="43D7F611" w:rsidR="00242197" w:rsidRPr="00242197" w:rsidRDefault="00F92530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0,65</w:t>
            </w:r>
          </w:p>
        </w:tc>
        <w:tc>
          <w:tcPr>
            <w:tcW w:w="852" w:type="dxa"/>
          </w:tcPr>
          <w:p w14:paraId="06325202" w14:textId="49F53DC7" w:rsidR="00242197" w:rsidRPr="004F1380" w:rsidRDefault="00F92530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</w:t>
            </w:r>
          </w:p>
        </w:tc>
      </w:tr>
      <w:tr w:rsidR="00242197" w:rsidRPr="00242197" w14:paraId="43D61864" w14:textId="77777777" w:rsidTr="004F1380">
        <w:trPr>
          <w:trHeight w:val="576"/>
        </w:trPr>
        <w:tc>
          <w:tcPr>
            <w:tcW w:w="1734" w:type="dxa"/>
            <w:tcBorders>
              <w:right w:val="single" w:sz="4" w:space="0" w:color="auto"/>
            </w:tcBorders>
          </w:tcPr>
          <w:p w14:paraId="0FB7549C" w14:textId="77777777" w:rsidR="00242197" w:rsidRPr="00242197" w:rsidRDefault="00242197" w:rsidP="00242197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b/>
                <w:lang w:val="ru-RU"/>
              </w:rPr>
            </w:pPr>
            <w:r w:rsidRPr="00242197">
              <w:rPr>
                <w:b/>
                <w:lang w:val="en-US"/>
              </w:rPr>
              <w:t>I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мА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07358D49" w14:textId="77777777" w:rsidR="00242197" w:rsidRPr="00242197" w:rsidRDefault="00242197" w:rsidP="00242197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lang w:val="ru-RU"/>
              </w:rPr>
            </w:pPr>
            <w:r w:rsidRPr="00242197">
              <w:rPr>
                <w:rFonts w:ascii="Arial" w:hAnsi="Arial"/>
                <w:lang w:val="en-US"/>
              </w:rPr>
              <w:t>Id</w:t>
            </w:r>
          </w:p>
        </w:tc>
        <w:tc>
          <w:tcPr>
            <w:tcW w:w="851" w:type="dxa"/>
            <w:vAlign w:val="bottom"/>
          </w:tcPr>
          <w:p w14:paraId="2C79EE3B" w14:textId="40A8BC9F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73,3</w:t>
            </w:r>
          </w:p>
        </w:tc>
        <w:tc>
          <w:tcPr>
            <w:tcW w:w="851" w:type="dxa"/>
            <w:vAlign w:val="bottom"/>
          </w:tcPr>
          <w:p w14:paraId="5CB51690" w14:textId="0A3C9BC9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67,38</w:t>
            </w:r>
          </w:p>
        </w:tc>
        <w:tc>
          <w:tcPr>
            <w:tcW w:w="851" w:type="dxa"/>
            <w:vAlign w:val="bottom"/>
          </w:tcPr>
          <w:p w14:paraId="2A2F76F1" w14:textId="70CC0D2F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61,48</w:t>
            </w:r>
          </w:p>
        </w:tc>
        <w:tc>
          <w:tcPr>
            <w:tcW w:w="851" w:type="dxa"/>
            <w:vAlign w:val="bottom"/>
          </w:tcPr>
          <w:p w14:paraId="79F2D337" w14:textId="6D8C7E0B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55,62</w:t>
            </w:r>
          </w:p>
        </w:tc>
        <w:tc>
          <w:tcPr>
            <w:tcW w:w="851" w:type="dxa"/>
            <w:vAlign w:val="bottom"/>
          </w:tcPr>
          <w:p w14:paraId="739DD2BF" w14:textId="7FA1DD15" w:rsidR="00242197" w:rsidRPr="004F1380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49,8</w:t>
            </w:r>
          </w:p>
        </w:tc>
        <w:tc>
          <w:tcPr>
            <w:tcW w:w="851" w:type="dxa"/>
            <w:vAlign w:val="bottom"/>
          </w:tcPr>
          <w:p w14:paraId="08AAEDA4" w14:textId="13FE05B8" w:rsidR="00242197" w:rsidRPr="00242197" w:rsidRDefault="00C76482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44,03</w:t>
            </w:r>
          </w:p>
        </w:tc>
        <w:tc>
          <w:tcPr>
            <w:tcW w:w="851" w:type="dxa"/>
            <w:vAlign w:val="bottom"/>
          </w:tcPr>
          <w:p w14:paraId="206B509F" w14:textId="7AB6487D" w:rsidR="00242197" w:rsidRPr="00242197" w:rsidRDefault="00F92530" w:rsidP="0024219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38,32</w:t>
            </w:r>
          </w:p>
        </w:tc>
        <w:tc>
          <w:tcPr>
            <w:tcW w:w="852" w:type="dxa"/>
          </w:tcPr>
          <w:p w14:paraId="5000A566" w14:textId="0CAD9875" w:rsidR="00242197" w:rsidRPr="00242197" w:rsidRDefault="00F92530" w:rsidP="004F138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32,69</w:t>
            </w:r>
          </w:p>
        </w:tc>
      </w:tr>
      <w:tr w:rsidR="00F92530" w:rsidRPr="00242197" w14:paraId="166C8892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4B2AE5FE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bookmarkStart w:id="21" w:name="_Hlk180146611"/>
            <w:bookmarkEnd w:id="20"/>
            <w:r w:rsidRPr="00242197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47C627A0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 xml:space="preserve">       </w:t>
            </w:r>
            <w:r w:rsidRPr="00242197">
              <w:rPr>
                <w:b/>
                <w:lang w:val="en-US"/>
              </w:rPr>
              <w:t xml:space="preserve">R, </w:t>
            </w:r>
            <w:r w:rsidRPr="00242197">
              <w:rPr>
                <w:b/>
                <w:lang w:val="ru-RU"/>
              </w:rPr>
              <w:t>%</w:t>
            </w:r>
            <w:r w:rsidRPr="00242197">
              <w:rPr>
                <w:b/>
                <w:lang w:val="en-US"/>
              </w:rPr>
              <w:t xml:space="preserve"> </w:t>
            </w:r>
          </w:p>
          <w:p w14:paraId="17EB039D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 xml:space="preserve"> При-</w:t>
            </w:r>
          </w:p>
          <w:p w14:paraId="2DF65363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en-US"/>
              </w:rPr>
            </w:pPr>
            <w:r w:rsidRPr="00242197">
              <w:rPr>
                <w:b/>
                <w:lang w:val="ru-RU"/>
              </w:rPr>
              <w:t xml:space="preserve"> бор</w:t>
            </w:r>
          </w:p>
        </w:tc>
        <w:tc>
          <w:tcPr>
            <w:tcW w:w="851" w:type="dxa"/>
          </w:tcPr>
          <w:p w14:paraId="5DE9BD07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6B059AFE" w14:textId="74CDC75F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45</w:t>
            </w:r>
          </w:p>
        </w:tc>
        <w:tc>
          <w:tcPr>
            <w:tcW w:w="851" w:type="dxa"/>
          </w:tcPr>
          <w:p w14:paraId="5118003A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20CD97F3" w14:textId="0466850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5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0A4B07D1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B779BCA" w14:textId="149B6C6F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55</w:t>
            </w:r>
          </w:p>
        </w:tc>
        <w:tc>
          <w:tcPr>
            <w:tcW w:w="851" w:type="dxa"/>
          </w:tcPr>
          <w:p w14:paraId="36A07D6F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5F8D847" w14:textId="69782CF5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768DE42C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C7757A8" w14:textId="3D9786BB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  <w:r w:rsidRPr="00242197">
              <w:rPr>
                <w:b/>
                <w:lang w:val="ru-RU"/>
              </w:rPr>
              <w:t>5</w:t>
            </w:r>
          </w:p>
        </w:tc>
        <w:tc>
          <w:tcPr>
            <w:tcW w:w="851" w:type="dxa"/>
          </w:tcPr>
          <w:p w14:paraId="496AA29F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AED7865" w14:textId="24808355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7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23306ADF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380BEFC" w14:textId="7DC53C21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75</w:t>
            </w:r>
          </w:p>
        </w:tc>
        <w:tc>
          <w:tcPr>
            <w:tcW w:w="852" w:type="dxa"/>
          </w:tcPr>
          <w:p w14:paraId="4D2B9872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C843185" w14:textId="3B846064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80</w:t>
            </w:r>
          </w:p>
        </w:tc>
      </w:tr>
      <w:tr w:rsidR="00F92530" w:rsidRPr="00242197" w14:paraId="259AE6B9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5CC006EE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242197">
              <w:rPr>
                <w:b/>
                <w:lang w:val="en-US"/>
              </w:rPr>
              <w:t>U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В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4DD6B3A6" w14:textId="77777777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 w:rsidRPr="00242197">
              <w:rPr>
                <w:lang w:val="en-US"/>
              </w:rPr>
              <w:t>Ud</w:t>
            </w:r>
            <w:proofErr w:type="spellEnd"/>
          </w:p>
        </w:tc>
        <w:tc>
          <w:tcPr>
            <w:tcW w:w="851" w:type="dxa"/>
            <w:vAlign w:val="bottom"/>
          </w:tcPr>
          <w:p w14:paraId="40B6C351" w14:textId="1A2D3282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0,55</w:t>
            </w:r>
          </w:p>
        </w:tc>
        <w:tc>
          <w:tcPr>
            <w:tcW w:w="851" w:type="dxa"/>
            <w:vAlign w:val="bottom"/>
          </w:tcPr>
          <w:p w14:paraId="3E6FD65D" w14:textId="1875652F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</w:t>
            </w:r>
          </w:p>
        </w:tc>
        <w:tc>
          <w:tcPr>
            <w:tcW w:w="851" w:type="dxa"/>
            <w:vAlign w:val="bottom"/>
          </w:tcPr>
          <w:p w14:paraId="637F82C1" w14:textId="3F75FD59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0,45</w:t>
            </w:r>
          </w:p>
        </w:tc>
        <w:tc>
          <w:tcPr>
            <w:tcW w:w="851" w:type="dxa"/>
            <w:vAlign w:val="bottom"/>
          </w:tcPr>
          <w:p w14:paraId="2DC7FF34" w14:textId="5028C336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0,4</w:t>
            </w:r>
          </w:p>
        </w:tc>
        <w:tc>
          <w:tcPr>
            <w:tcW w:w="851" w:type="dxa"/>
            <w:vAlign w:val="bottom"/>
          </w:tcPr>
          <w:p w14:paraId="6C96469A" w14:textId="5F8942EA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0,35</w:t>
            </w:r>
          </w:p>
        </w:tc>
        <w:tc>
          <w:tcPr>
            <w:tcW w:w="851" w:type="dxa"/>
            <w:vAlign w:val="bottom"/>
          </w:tcPr>
          <w:p w14:paraId="5C1F848B" w14:textId="77725516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0,3</w:t>
            </w:r>
          </w:p>
        </w:tc>
        <w:tc>
          <w:tcPr>
            <w:tcW w:w="851" w:type="dxa"/>
            <w:vAlign w:val="bottom"/>
          </w:tcPr>
          <w:p w14:paraId="402CB96A" w14:textId="2C68B420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0,25</w:t>
            </w:r>
          </w:p>
        </w:tc>
        <w:tc>
          <w:tcPr>
            <w:tcW w:w="852" w:type="dxa"/>
          </w:tcPr>
          <w:p w14:paraId="0ED1E716" w14:textId="38664787" w:rsidR="00F92530" w:rsidRPr="004F1380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0,2</w:t>
            </w:r>
          </w:p>
        </w:tc>
      </w:tr>
      <w:tr w:rsidR="00F92530" w:rsidRPr="00242197" w14:paraId="09E716AE" w14:textId="77777777" w:rsidTr="002365CB">
        <w:trPr>
          <w:trHeight w:val="576"/>
        </w:trPr>
        <w:tc>
          <w:tcPr>
            <w:tcW w:w="1734" w:type="dxa"/>
            <w:tcBorders>
              <w:right w:val="single" w:sz="4" w:space="0" w:color="auto"/>
            </w:tcBorders>
          </w:tcPr>
          <w:p w14:paraId="429215BB" w14:textId="77777777" w:rsidR="00F92530" w:rsidRPr="00242197" w:rsidRDefault="00F92530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b/>
                <w:lang w:val="ru-RU"/>
              </w:rPr>
            </w:pPr>
            <w:r w:rsidRPr="00242197">
              <w:rPr>
                <w:b/>
                <w:lang w:val="en-US"/>
              </w:rPr>
              <w:t>I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мА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79588E8E" w14:textId="77777777" w:rsidR="00F92530" w:rsidRPr="00242197" w:rsidRDefault="00F92530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lang w:val="ru-RU"/>
              </w:rPr>
            </w:pPr>
            <w:r w:rsidRPr="00242197">
              <w:rPr>
                <w:rFonts w:ascii="Arial" w:hAnsi="Arial"/>
                <w:lang w:val="en-US"/>
              </w:rPr>
              <w:t>Id</w:t>
            </w:r>
          </w:p>
        </w:tc>
        <w:tc>
          <w:tcPr>
            <w:tcW w:w="851" w:type="dxa"/>
            <w:vAlign w:val="bottom"/>
          </w:tcPr>
          <w:p w14:paraId="5561E5CE" w14:textId="20A4C676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27,16</w:t>
            </w:r>
          </w:p>
        </w:tc>
        <w:tc>
          <w:tcPr>
            <w:tcW w:w="851" w:type="dxa"/>
            <w:vAlign w:val="bottom"/>
          </w:tcPr>
          <w:p w14:paraId="27B9F25E" w14:textId="4FE1D556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21,77</w:t>
            </w:r>
          </w:p>
        </w:tc>
        <w:tc>
          <w:tcPr>
            <w:tcW w:w="851" w:type="dxa"/>
            <w:vAlign w:val="bottom"/>
          </w:tcPr>
          <w:p w14:paraId="2393D485" w14:textId="0B41CC5D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16,57</w:t>
            </w:r>
          </w:p>
        </w:tc>
        <w:tc>
          <w:tcPr>
            <w:tcW w:w="851" w:type="dxa"/>
            <w:vAlign w:val="bottom"/>
          </w:tcPr>
          <w:p w14:paraId="794CBA05" w14:textId="1590CFD4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11,68</w:t>
            </w:r>
          </w:p>
        </w:tc>
        <w:tc>
          <w:tcPr>
            <w:tcW w:w="851" w:type="dxa"/>
            <w:vAlign w:val="bottom"/>
          </w:tcPr>
          <w:p w14:paraId="0F894B81" w14:textId="376E14F5" w:rsidR="00F92530" w:rsidRPr="002365CB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7,271</w:t>
            </w:r>
          </w:p>
        </w:tc>
        <w:tc>
          <w:tcPr>
            <w:tcW w:w="851" w:type="dxa"/>
            <w:vAlign w:val="bottom"/>
          </w:tcPr>
          <w:p w14:paraId="212246BE" w14:textId="2DC716A0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3,672</w:t>
            </w:r>
          </w:p>
        </w:tc>
        <w:tc>
          <w:tcPr>
            <w:tcW w:w="851" w:type="dxa"/>
            <w:vAlign w:val="bottom"/>
          </w:tcPr>
          <w:p w14:paraId="3B00A750" w14:textId="30D9FCE9" w:rsidR="00F92530" w:rsidRPr="00242197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1,338</w:t>
            </w:r>
          </w:p>
        </w:tc>
        <w:tc>
          <w:tcPr>
            <w:tcW w:w="852" w:type="dxa"/>
          </w:tcPr>
          <w:p w14:paraId="231F7C0F" w14:textId="49DA7C95" w:rsidR="00F92530" w:rsidRPr="00242197" w:rsidRDefault="00F92530" w:rsidP="004F138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0,334</w:t>
            </w:r>
          </w:p>
        </w:tc>
      </w:tr>
      <w:bookmarkEnd w:id="21"/>
      <w:tr w:rsidR="004A026B" w:rsidRPr="00242197" w14:paraId="01BBF692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138BEDDB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7A30B542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 xml:space="preserve">       </w:t>
            </w:r>
            <w:r w:rsidRPr="00242197">
              <w:rPr>
                <w:b/>
                <w:lang w:val="en-US"/>
              </w:rPr>
              <w:t xml:space="preserve">R, </w:t>
            </w:r>
            <w:r w:rsidRPr="00242197">
              <w:rPr>
                <w:b/>
                <w:lang w:val="ru-RU"/>
              </w:rPr>
              <w:t>%</w:t>
            </w:r>
            <w:r w:rsidRPr="00242197">
              <w:rPr>
                <w:b/>
                <w:lang w:val="en-US"/>
              </w:rPr>
              <w:t xml:space="preserve"> </w:t>
            </w:r>
          </w:p>
          <w:p w14:paraId="39A6A8DA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 xml:space="preserve"> При-</w:t>
            </w:r>
          </w:p>
          <w:p w14:paraId="49A8810C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en-US"/>
              </w:rPr>
            </w:pPr>
            <w:r w:rsidRPr="00242197">
              <w:rPr>
                <w:b/>
                <w:lang w:val="ru-RU"/>
              </w:rPr>
              <w:t xml:space="preserve"> бор</w:t>
            </w:r>
          </w:p>
        </w:tc>
        <w:tc>
          <w:tcPr>
            <w:tcW w:w="851" w:type="dxa"/>
          </w:tcPr>
          <w:p w14:paraId="606B78A2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5FFBF70" w14:textId="1A08A9EA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85</w:t>
            </w:r>
          </w:p>
        </w:tc>
        <w:tc>
          <w:tcPr>
            <w:tcW w:w="851" w:type="dxa"/>
          </w:tcPr>
          <w:p w14:paraId="0F5FE456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6CC77701" w14:textId="151836DA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3B2D514F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5495058F" w14:textId="720E2822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95</w:t>
            </w:r>
          </w:p>
        </w:tc>
        <w:tc>
          <w:tcPr>
            <w:tcW w:w="851" w:type="dxa"/>
          </w:tcPr>
          <w:p w14:paraId="74033230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9A94337" w14:textId="7FB29E70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10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2D845E7D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A299C27" w14:textId="10385650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851" w:type="dxa"/>
          </w:tcPr>
          <w:p w14:paraId="39586D98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0712980" w14:textId="431ACCF5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851" w:type="dxa"/>
          </w:tcPr>
          <w:p w14:paraId="6051DFB3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FFFCBD1" w14:textId="640373C9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852" w:type="dxa"/>
          </w:tcPr>
          <w:p w14:paraId="533AD915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3A6D166" w14:textId="2FF64F80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</w:tr>
      <w:tr w:rsidR="004A026B" w:rsidRPr="002365CB" w14:paraId="59F08525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22EF0194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242197">
              <w:rPr>
                <w:b/>
                <w:lang w:val="en-US"/>
              </w:rPr>
              <w:t>U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В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461C49A2" w14:textId="7777777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 w:rsidRPr="00242197">
              <w:rPr>
                <w:lang w:val="en-US"/>
              </w:rPr>
              <w:t>Ud</w:t>
            </w:r>
            <w:proofErr w:type="spellEnd"/>
          </w:p>
        </w:tc>
        <w:tc>
          <w:tcPr>
            <w:tcW w:w="851" w:type="dxa"/>
            <w:vAlign w:val="bottom"/>
          </w:tcPr>
          <w:p w14:paraId="4641A58A" w14:textId="69EB7305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0,15</w:t>
            </w:r>
          </w:p>
        </w:tc>
        <w:tc>
          <w:tcPr>
            <w:tcW w:w="851" w:type="dxa"/>
            <w:vAlign w:val="bottom"/>
          </w:tcPr>
          <w:p w14:paraId="5F78893B" w14:textId="3AEB4437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0,1</w:t>
            </w:r>
          </w:p>
        </w:tc>
        <w:tc>
          <w:tcPr>
            <w:tcW w:w="851" w:type="dxa"/>
            <w:vAlign w:val="bottom"/>
          </w:tcPr>
          <w:p w14:paraId="2E357E11" w14:textId="6DD7E527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0,05</w:t>
            </w:r>
          </w:p>
        </w:tc>
        <w:tc>
          <w:tcPr>
            <w:tcW w:w="851" w:type="dxa"/>
            <w:vAlign w:val="bottom"/>
          </w:tcPr>
          <w:p w14:paraId="55321FA7" w14:textId="0966F1B3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851" w:type="dxa"/>
            <w:vAlign w:val="bottom"/>
          </w:tcPr>
          <w:p w14:paraId="7EF51C76" w14:textId="53B63DAA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1C51D00F" w14:textId="248567EE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9A7863A" w14:textId="741DF920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52" w:type="dxa"/>
          </w:tcPr>
          <w:p w14:paraId="7AD50A13" w14:textId="6DCED5AB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4A026B" w:rsidRPr="00242197" w14:paraId="6EA16FC6" w14:textId="77777777" w:rsidTr="002365CB">
        <w:trPr>
          <w:trHeight w:val="576"/>
        </w:trPr>
        <w:tc>
          <w:tcPr>
            <w:tcW w:w="1734" w:type="dxa"/>
            <w:tcBorders>
              <w:right w:val="single" w:sz="4" w:space="0" w:color="auto"/>
            </w:tcBorders>
          </w:tcPr>
          <w:p w14:paraId="7B30BB39" w14:textId="77777777" w:rsidR="004A026B" w:rsidRPr="00242197" w:rsidRDefault="004A026B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b/>
                <w:lang w:val="ru-RU"/>
              </w:rPr>
            </w:pPr>
            <w:r w:rsidRPr="00242197">
              <w:rPr>
                <w:b/>
                <w:lang w:val="en-US"/>
              </w:rPr>
              <w:t>I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мА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178B714C" w14:textId="77777777" w:rsidR="004A026B" w:rsidRPr="00242197" w:rsidRDefault="004A026B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lang w:val="ru-RU"/>
              </w:rPr>
            </w:pPr>
            <w:r w:rsidRPr="00242197">
              <w:rPr>
                <w:rFonts w:ascii="Arial" w:hAnsi="Arial"/>
                <w:lang w:val="en-US"/>
              </w:rPr>
              <w:t>Id</w:t>
            </w:r>
          </w:p>
        </w:tc>
        <w:tc>
          <w:tcPr>
            <w:tcW w:w="851" w:type="dxa"/>
            <w:vAlign w:val="bottom"/>
          </w:tcPr>
          <w:p w14:paraId="5B862030" w14:textId="5D056D6E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0,073</w:t>
            </w:r>
          </w:p>
        </w:tc>
        <w:tc>
          <w:tcPr>
            <w:tcW w:w="851" w:type="dxa"/>
            <w:vAlign w:val="bottom"/>
          </w:tcPr>
          <w:p w14:paraId="438DB864" w14:textId="0D665203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0,014</w:t>
            </w:r>
          </w:p>
        </w:tc>
        <w:tc>
          <w:tcPr>
            <w:tcW w:w="851" w:type="dxa"/>
            <w:vAlign w:val="bottom"/>
          </w:tcPr>
          <w:p w14:paraId="2EE79DD6" w14:textId="1DC6BDE8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0,002</w:t>
            </w:r>
          </w:p>
        </w:tc>
        <w:tc>
          <w:tcPr>
            <w:tcW w:w="851" w:type="dxa"/>
            <w:vAlign w:val="bottom"/>
          </w:tcPr>
          <w:p w14:paraId="069ED57D" w14:textId="3F121C41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851" w:type="dxa"/>
            <w:vAlign w:val="bottom"/>
          </w:tcPr>
          <w:p w14:paraId="1670DF79" w14:textId="413C6203" w:rsidR="004A026B" w:rsidRPr="002365CB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339EE3E" w14:textId="6D2E3D00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6075665C" w14:textId="7E523D37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2" w:type="dxa"/>
          </w:tcPr>
          <w:p w14:paraId="12E4CD37" w14:textId="56587180" w:rsidR="004A026B" w:rsidRPr="00242197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bookmarkEnd w:id="19"/>
    </w:tbl>
    <w:p w14:paraId="558F2B09" w14:textId="77777777" w:rsidR="00F92530" w:rsidRDefault="00F92530" w:rsidP="00006BFC">
      <w:pPr>
        <w:ind w:firstLine="0"/>
        <w:rPr>
          <w:b/>
          <w:lang w:val="ru-RU"/>
        </w:rPr>
      </w:pPr>
    </w:p>
    <w:p w14:paraId="497D6A50" w14:textId="2B64CB16" w:rsidR="00242197" w:rsidRDefault="00242197" w:rsidP="0012204B">
      <w:pPr>
        <w:ind w:firstLine="0"/>
        <w:rPr>
          <w:b/>
          <w:lang w:val="ru-RU"/>
        </w:rPr>
      </w:pPr>
    </w:p>
    <w:p w14:paraId="1EC56061" w14:textId="580D7AC4" w:rsidR="00242197" w:rsidRDefault="00242197" w:rsidP="00242197">
      <w:pPr>
        <w:ind w:firstLine="0"/>
        <w:rPr>
          <w:b/>
          <w:bCs/>
          <w:spacing w:val="-2"/>
          <w:lang w:val="ru-RU"/>
        </w:rPr>
      </w:pPr>
      <w:bookmarkStart w:id="22" w:name="_Hlk180148229"/>
      <w:r w:rsidRPr="004F1380">
        <w:rPr>
          <w:b/>
          <w:bCs/>
        </w:rPr>
        <w:t>Значения</w:t>
      </w:r>
      <w:r w:rsidRPr="004F1380">
        <w:rPr>
          <w:b/>
          <w:bCs/>
          <w:spacing w:val="10"/>
        </w:rPr>
        <w:t xml:space="preserve"> </w:t>
      </w:r>
      <w:r w:rsidRPr="004F1380">
        <w:rPr>
          <w:b/>
          <w:bCs/>
        </w:rPr>
        <w:t>величины</w:t>
      </w:r>
      <w:r w:rsidRPr="004F1380">
        <w:rPr>
          <w:b/>
          <w:bCs/>
          <w:spacing w:val="12"/>
        </w:rPr>
        <w:t xml:space="preserve"> обратного </w:t>
      </w:r>
      <w:r w:rsidRPr="004F1380">
        <w:rPr>
          <w:b/>
          <w:bCs/>
        </w:rPr>
        <w:t>тока</w:t>
      </w:r>
      <w:r w:rsidRPr="004F1380">
        <w:rPr>
          <w:b/>
          <w:bCs/>
          <w:spacing w:val="6"/>
        </w:rPr>
        <w:t xml:space="preserve"> </w:t>
      </w:r>
      <w:r w:rsidRPr="004F1380">
        <w:rPr>
          <w:b/>
          <w:bCs/>
        </w:rPr>
        <w:t>от</w:t>
      </w:r>
      <w:r w:rsidRPr="004F1380">
        <w:rPr>
          <w:b/>
          <w:bCs/>
          <w:spacing w:val="3"/>
        </w:rPr>
        <w:t xml:space="preserve"> приложенного </w:t>
      </w:r>
      <w:r w:rsidRPr="004F1380">
        <w:rPr>
          <w:b/>
          <w:bCs/>
          <w:spacing w:val="-2"/>
        </w:rPr>
        <w:t>напряжения</w:t>
      </w:r>
      <w:r w:rsidRPr="004F1380">
        <w:rPr>
          <w:b/>
          <w:bCs/>
          <w:spacing w:val="-2"/>
          <w:lang w:val="ru-RU"/>
        </w:rPr>
        <w:t>:</w:t>
      </w:r>
    </w:p>
    <w:p w14:paraId="17BD7F73" w14:textId="013AA295" w:rsidR="00B379F1" w:rsidRDefault="00B379F1" w:rsidP="00242197">
      <w:pPr>
        <w:ind w:firstLine="0"/>
        <w:rPr>
          <w:b/>
          <w:bCs/>
          <w:spacing w:val="-2"/>
          <w:lang w:val="ru-RU"/>
        </w:rPr>
      </w:pPr>
      <w:r>
        <w:rPr>
          <w:b/>
          <w:bCs/>
          <w:spacing w:val="-2"/>
          <w:lang w:val="ru-RU"/>
        </w:rPr>
        <w:t>Для температуры = 27</w:t>
      </w:r>
      <w:r w:rsidR="00EE33E9" w:rsidRPr="00EE33E9">
        <w:rPr>
          <w:b/>
          <w:bCs/>
          <w:spacing w:val="-2"/>
          <w:lang w:val="ru-RU"/>
        </w:rPr>
        <w:t>°C</w:t>
      </w:r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4B35ED" w:rsidRPr="004B35ED" w14:paraId="00A9F4EB" w14:textId="77777777" w:rsidTr="00DC17DD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2AA9D403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bookmarkStart w:id="23" w:name="_Hlk180147009"/>
            <w:r w:rsidRPr="004B35ED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50374491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4B35ED">
              <w:rPr>
                <w:b/>
                <w:lang w:val="en-US"/>
              </w:rPr>
              <w:t>R</w:t>
            </w:r>
            <w:r w:rsidRPr="004B35ED">
              <w:rPr>
                <w:b/>
                <w:lang w:val="ru-RU"/>
              </w:rPr>
              <w:t>, %</w:t>
            </w:r>
          </w:p>
          <w:p w14:paraId="734E4178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При-</w:t>
            </w:r>
          </w:p>
          <w:p w14:paraId="1C328DC9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ru-RU"/>
              </w:rPr>
            </w:pPr>
            <w:r w:rsidRPr="004B35ED">
              <w:rPr>
                <w:b/>
                <w:lang w:val="ru-RU"/>
              </w:rPr>
              <w:t>бор</w:t>
            </w:r>
          </w:p>
        </w:tc>
        <w:tc>
          <w:tcPr>
            <w:tcW w:w="661" w:type="dxa"/>
          </w:tcPr>
          <w:p w14:paraId="5A760ECA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E22531D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5</w:t>
            </w:r>
          </w:p>
        </w:tc>
        <w:tc>
          <w:tcPr>
            <w:tcW w:w="661" w:type="dxa"/>
          </w:tcPr>
          <w:p w14:paraId="05DB89C8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52417614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10</w:t>
            </w:r>
          </w:p>
        </w:tc>
        <w:tc>
          <w:tcPr>
            <w:tcW w:w="661" w:type="dxa"/>
          </w:tcPr>
          <w:p w14:paraId="345BAE7D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C41C75A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15</w:t>
            </w:r>
          </w:p>
        </w:tc>
        <w:tc>
          <w:tcPr>
            <w:tcW w:w="662" w:type="dxa"/>
          </w:tcPr>
          <w:p w14:paraId="4289AEA6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6FDDFCF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20</w:t>
            </w:r>
          </w:p>
        </w:tc>
        <w:tc>
          <w:tcPr>
            <w:tcW w:w="661" w:type="dxa"/>
          </w:tcPr>
          <w:p w14:paraId="447FE94E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A263EC2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25</w:t>
            </w:r>
          </w:p>
        </w:tc>
        <w:tc>
          <w:tcPr>
            <w:tcW w:w="661" w:type="dxa"/>
          </w:tcPr>
          <w:p w14:paraId="2842881F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1B6CD99E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30</w:t>
            </w:r>
          </w:p>
        </w:tc>
        <w:tc>
          <w:tcPr>
            <w:tcW w:w="661" w:type="dxa"/>
          </w:tcPr>
          <w:p w14:paraId="39E53966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29D7BDF8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35</w:t>
            </w:r>
          </w:p>
        </w:tc>
        <w:tc>
          <w:tcPr>
            <w:tcW w:w="662" w:type="dxa"/>
          </w:tcPr>
          <w:p w14:paraId="549FAA9C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0C610282" w14:textId="442DE244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40</w:t>
            </w:r>
          </w:p>
        </w:tc>
      </w:tr>
      <w:tr w:rsidR="004B35ED" w:rsidRPr="004B35ED" w14:paraId="17647159" w14:textId="77777777" w:rsidTr="00DC17DD">
        <w:trPr>
          <w:trHeight w:val="440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13259DFC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en-US"/>
              </w:rPr>
              <w:t>U</w:t>
            </w:r>
            <w:proofErr w:type="spellStart"/>
            <w:proofErr w:type="gramStart"/>
            <w:r w:rsidRPr="004B35ED">
              <w:rPr>
                <w:b/>
                <w:vertAlign w:val="subscript"/>
                <w:lang w:val="ru-RU"/>
              </w:rPr>
              <w:t>обр</w:t>
            </w:r>
            <w:proofErr w:type="spellEnd"/>
            <w:r w:rsidRPr="004B35ED">
              <w:rPr>
                <w:b/>
                <w:vertAlign w:val="subscript"/>
                <w:lang w:val="ru-RU"/>
              </w:rPr>
              <w:t xml:space="preserve"> </w:t>
            </w:r>
            <w:r w:rsidRPr="004B35ED">
              <w:rPr>
                <w:b/>
                <w:lang w:val="ru-RU"/>
              </w:rPr>
              <w:t>,</w:t>
            </w:r>
            <w:proofErr w:type="gramEnd"/>
            <w:r w:rsidRPr="004B35ED">
              <w:rPr>
                <w:b/>
                <w:lang w:val="ru-RU"/>
              </w:rPr>
              <w:t xml:space="preserve">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252A9262" w14:textId="77777777" w:rsidR="004B35ED" w:rsidRPr="004B35ED" w:rsidRDefault="004B35ED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4B35ED">
              <w:rPr>
                <w:b/>
                <w:bCs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D3E83AA" w14:textId="56CB03D3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24E12F3" w14:textId="2D024B03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54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839ABA6" w14:textId="0723D793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51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377AE210" w14:textId="3CA03E11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48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003F42BA" w14:textId="2BE0225D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5EF94EB" w14:textId="13AC5A2C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2330A975" w14:textId="71A9775B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39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1CE1A42F" w14:textId="6A51F893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36</w:t>
            </w:r>
          </w:p>
        </w:tc>
      </w:tr>
      <w:tr w:rsidR="004B35ED" w:rsidRPr="004B35ED" w14:paraId="39B4B621" w14:textId="77777777" w:rsidTr="00DC17DD">
        <w:trPr>
          <w:trHeight w:val="404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035D27BF" w14:textId="77777777" w:rsidR="004B35ED" w:rsidRPr="004B35ED" w:rsidRDefault="004B35ED" w:rsidP="004B35ED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b/>
                <w:lang w:val="ru-RU"/>
              </w:rPr>
            </w:pPr>
            <w:r w:rsidRPr="004B35ED">
              <w:rPr>
                <w:b/>
                <w:lang w:val="en-US"/>
              </w:rPr>
              <w:t>I</w:t>
            </w:r>
            <w:proofErr w:type="spellStart"/>
            <w:proofErr w:type="gramStart"/>
            <w:r w:rsidRPr="004B35ED">
              <w:rPr>
                <w:b/>
                <w:vertAlign w:val="subscript"/>
                <w:lang w:val="ru-RU"/>
              </w:rPr>
              <w:t>обр</w:t>
            </w:r>
            <w:proofErr w:type="spellEnd"/>
            <w:r w:rsidRPr="004B35ED">
              <w:rPr>
                <w:b/>
                <w:vertAlign w:val="subscript"/>
                <w:lang w:val="ru-RU"/>
              </w:rPr>
              <w:t xml:space="preserve"> </w:t>
            </w:r>
            <w:r w:rsidRPr="004B35ED">
              <w:rPr>
                <w:b/>
                <w:lang w:val="ru-RU"/>
              </w:rPr>
              <w:t>,</w:t>
            </w:r>
            <w:proofErr w:type="gramEnd"/>
            <w:r w:rsidRPr="004B35ED">
              <w:rPr>
                <w:b/>
                <w:lang w:val="ru-RU"/>
              </w:rPr>
              <w:t xml:space="preserve"> мА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27CA77A5" w14:textId="77777777" w:rsidR="004B35ED" w:rsidRPr="004B35ED" w:rsidRDefault="004B35ED" w:rsidP="004B35ED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4B35ED">
              <w:rPr>
                <w:b/>
                <w:bCs/>
                <w:lang w:val="en-US"/>
              </w:rPr>
              <w:t>Id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D5CC3B2" w14:textId="712275E8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860,1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0ACC3379" w14:textId="361F21EE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487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6DF5816" w14:textId="7B9EA279" w:rsidR="004B35ED" w:rsidRPr="004B35ED" w:rsidRDefault="004A026B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116,6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5143277F" w14:textId="2A87C4C5" w:rsidR="004A026B" w:rsidRPr="004B35ED" w:rsidRDefault="004A026B" w:rsidP="004A026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84F155F" w14:textId="2F4BCBBF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CF39602" w14:textId="62E3BF84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7CEA2EC" w14:textId="2FDFE615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6D4CE331" w14:textId="7747D6C6" w:rsidR="004B35ED" w:rsidRPr="004B35ED" w:rsidRDefault="005F6A74" w:rsidP="004B35E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</w:tr>
      <w:tr w:rsidR="005F6A74" w:rsidRPr="004B35ED" w14:paraId="6FAB75B4" w14:textId="77777777" w:rsidTr="005F6A74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5C70621B" w14:textId="77777777" w:rsidR="005F6A74" w:rsidRPr="005F6A74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bookmarkStart w:id="24" w:name="_Hlk180147184"/>
            <w:bookmarkEnd w:id="23"/>
            <w:proofErr w:type="spellStart"/>
            <w:r w:rsidRPr="005F6A74">
              <w:rPr>
                <w:b/>
                <w:lang w:val="en-US"/>
              </w:rPr>
              <w:t>Измеряемый</w:t>
            </w:r>
            <w:proofErr w:type="spell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параметр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E709EBE" w14:textId="77777777" w:rsidR="005F6A74" w:rsidRPr="005F6A74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F6A74">
              <w:rPr>
                <w:b/>
                <w:bCs/>
                <w:lang w:val="en-US"/>
              </w:rPr>
              <w:t>R, %</w:t>
            </w:r>
          </w:p>
          <w:p w14:paraId="2186BF4F" w14:textId="77777777" w:rsidR="005F6A74" w:rsidRPr="005F6A74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При</w:t>
            </w:r>
            <w:proofErr w:type="spellEnd"/>
            <w:r w:rsidRPr="005F6A74">
              <w:rPr>
                <w:b/>
                <w:bCs/>
                <w:lang w:val="en-US"/>
              </w:rPr>
              <w:t>-</w:t>
            </w:r>
          </w:p>
          <w:p w14:paraId="4965FCD6" w14:textId="77777777" w:rsidR="005F6A74" w:rsidRPr="005F6A74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бор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8A16DFD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1405715C" w14:textId="618F4F7A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rFonts w:ascii="Arial"/>
                <w:b/>
                <w:bCs/>
                <w:sz w:val="24"/>
                <w:szCs w:val="24"/>
                <w:lang w:val="ru-RU"/>
              </w:rPr>
              <w:t>45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FDA7FDC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6C67DF8E" w14:textId="6273188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50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F8331C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37CDA1FF" w14:textId="30195DAF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6CC91E5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5105EB5C" w14:textId="4CF98A4F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60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B231B36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3CD7CAF2" w14:textId="15084EFE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65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D918825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1320D24E" w14:textId="44956314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D30AC29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7F499913" w14:textId="41E71E1E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75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5827B97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39CC3C47" w14:textId="4C4B128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F1380">
              <w:rPr>
                <w:b/>
                <w:bCs/>
                <w:sz w:val="24"/>
                <w:szCs w:val="24"/>
                <w:lang w:val="ru-RU"/>
              </w:rPr>
              <w:t>80</w:t>
            </w:r>
          </w:p>
        </w:tc>
      </w:tr>
      <w:tr w:rsidR="005F6A74" w:rsidRPr="004B35ED" w14:paraId="0316A312" w14:textId="77777777" w:rsidTr="005F6A74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5BEE4884" w14:textId="77777777" w:rsidR="005F6A74" w:rsidRPr="005F6A74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U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В</w:t>
            </w:r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F60CE70" w14:textId="77777777" w:rsidR="005F6A74" w:rsidRPr="005F6A74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4B35ED">
              <w:rPr>
                <w:b/>
                <w:bCs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FDC7A67" w14:textId="2BAF5909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33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850817B" w14:textId="3EA02AD8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3843122" w14:textId="36A9078B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5DE34F" w14:textId="74828CC0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9E60E36" w14:textId="4CA1606F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9BC1685" w14:textId="6548729C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FB8AB2F" w14:textId="16E6E4AD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A8BECC3" w14:textId="5A15999D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</w:tr>
      <w:tr w:rsidR="005F6A74" w:rsidRPr="004B35ED" w14:paraId="28E0CC25" w14:textId="77777777" w:rsidTr="005F6A74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F3F9164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I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мА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4B95085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4B35ED">
              <w:rPr>
                <w:b/>
                <w:bCs/>
                <w:lang w:val="en-US"/>
              </w:rPr>
              <w:t>Id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452B1B8" w14:textId="2DCB996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 w:rsidRPr="005F6A74">
              <w:rPr>
                <w:rFonts w:ascii="Arial"/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378AA8D" w14:textId="649C8AF4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7339A5F" w14:textId="6CEB20DA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B5FC5D" w14:textId="271CEF7E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D9F4B10" w14:textId="7777777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30F5F08" w14:textId="7777777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FBD94EB" w14:textId="7777777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706BB22" w14:textId="2BDCC888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</w:tr>
      <w:bookmarkEnd w:id="24"/>
      <w:tr w:rsidR="005F6A74" w:rsidRPr="005F6A74" w14:paraId="4CA2FF8F" w14:textId="77777777" w:rsidTr="005F6A74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9D1CDF2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5F6A74">
              <w:rPr>
                <w:b/>
                <w:lang w:val="en-US"/>
              </w:rPr>
              <w:t>Измеряемый</w:t>
            </w:r>
            <w:proofErr w:type="spell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параметр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0D6714A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F6A74">
              <w:rPr>
                <w:b/>
                <w:bCs/>
                <w:lang w:val="en-US"/>
              </w:rPr>
              <w:t>R, %</w:t>
            </w:r>
          </w:p>
          <w:p w14:paraId="4DC4FC73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При</w:t>
            </w:r>
            <w:proofErr w:type="spellEnd"/>
            <w:r w:rsidRPr="005F6A74">
              <w:rPr>
                <w:b/>
                <w:bCs/>
                <w:lang w:val="en-US"/>
              </w:rPr>
              <w:t>-</w:t>
            </w:r>
          </w:p>
          <w:p w14:paraId="19159615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бор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C2B4FFC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54A864C4" w14:textId="3AED2205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/>
                <w:b/>
                <w:bCs/>
                <w:sz w:val="24"/>
                <w:szCs w:val="24"/>
                <w:lang w:val="ru-RU"/>
              </w:rPr>
              <w:t>8</w:t>
            </w:r>
            <w:r w:rsidRPr="004F1380">
              <w:rPr>
                <w:rFonts w:ascii="Arial"/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B2E9489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250523BD" w14:textId="711B706D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</w:t>
            </w:r>
            <w:r w:rsidRPr="004F1380">
              <w:rPr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138C693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0A26E918" w14:textId="6229494C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</w:t>
            </w:r>
            <w:r w:rsidRPr="004F1380">
              <w:rPr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1C90295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6774BED5" w14:textId="60DBB929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</w:t>
            </w:r>
            <w:r w:rsidRPr="004F1380">
              <w:rPr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4C9CDC5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4CE7B09E" w14:textId="2CAA7B1C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F6F841F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242C9A97" w14:textId="71462E30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E335A1C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7314DA68" w14:textId="072D4CC9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20BB9C0" w14:textId="77777777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16E1B8DE" w14:textId="46EFC844" w:rsidR="005F6A74" w:rsidRPr="004F1380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5F6A74" w:rsidRPr="005F6A74" w14:paraId="30398EFF" w14:textId="77777777" w:rsidTr="005F6A74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4FBFDE4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U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В</w:t>
            </w:r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4247E7F9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4B35ED">
              <w:rPr>
                <w:b/>
                <w:bCs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B9B149F" w14:textId="2C4950E2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9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72F771" w14:textId="7EE029E0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08BA888" w14:textId="2BBA7A0B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8CD3442" w14:textId="6A096815" w:rsidR="005F6A74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35AB36E" w14:textId="374A5FFA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9A22235" w14:textId="696FA0F2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C071B46" w14:textId="0210B895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AE4C55" w14:textId="6067FC12" w:rsidR="005F6A74" w:rsidRPr="005F6A74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5F6A74" w:rsidRPr="004B35ED" w14:paraId="1A11CB76" w14:textId="77777777" w:rsidTr="005F6A74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A098A61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I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мА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2B0E73D8" w14:textId="77777777" w:rsidR="005F6A74" w:rsidRPr="005F6A74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4B35ED">
              <w:rPr>
                <w:b/>
                <w:bCs/>
                <w:lang w:val="en-US"/>
              </w:rPr>
              <w:t>Id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47EFFAE" w14:textId="7777777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 w:rsidRPr="005F6A74">
              <w:rPr>
                <w:rFonts w:ascii="Arial"/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723AAB9" w14:textId="7777777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E59665B" w14:textId="77777777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0,0006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6B8814F" w14:textId="65A28C23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F457BC7" w14:textId="25DE7A95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7AA7775" w14:textId="3E663738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B58824" w14:textId="48C72F46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C348F3E" w14:textId="6FDB4566" w:rsidR="005F6A74" w:rsidRPr="004B35ED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bookmarkEnd w:id="22"/>
    </w:tbl>
    <w:p w14:paraId="182B8640" w14:textId="77777777" w:rsidR="00242197" w:rsidRDefault="00242197">
      <w:pPr>
        <w:ind w:firstLine="0"/>
        <w:rPr>
          <w:spacing w:val="-2"/>
          <w:lang w:val="ru-RU"/>
        </w:rPr>
      </w:pPr>
    </w:p>
    <w:p w14:paraId="2174B223" w14:textId="77777777" w:rsidR="00B379F1" w:rsidRDefault="00B379F1" w:rsidP="00B379F1">
      <w:pPr>
        <w:ind w:firstLine="0"/>
        <w:rPr>
          <w:b/>
          <w:bCs/>
          <w:spacing w:val="-2"/>
          <w:lang w:val="ru-RU"/>
        </w:rPr>
      </w:pPr>
      <w:r w:rsidRPr="002365CB">
        <w:rPr>
          <w:b/>
          <w:bCs/>
        </w:rPr>
        <w:t>Значения</w:t>
      </w:r>
      <w:r w:rsidRPr="002365CB">
        <w:rPr>
          <w:b/>
          <w:bCs/>
          <w:spacing w:val="10"/>
        </w:rPr>
        <w:t xml:space="preserve"> </w:t>
      </w:r>
      <w:r w:rsidRPr="002365CB">
        <w:rPr>
          <w:b/>
          <w:bCs/>
        </w:rPr>
        <w:t>величины</w:t>
      </w:r>
      <w:r w:rsidRPr="002365CB">
        <w:rPr>
          <w:b/>
          <w:bCs/>
          <w:spacing w:val="12"/>
        </w:rPr>
        <w:t xml:space="preserve"> </w:t>
      </w:r>
      <w:r w:rsidRPr="002365CB">
        <w:rPr>
          <w:b/>
          <w:bCs/>
        </w:rPr>
        <w:t>прямого</w:t>
      </w:r>
      <w:r w:rsidRPr="002365CB">
        <w:rPr>
          <w:b/>
          <w:bCs/>
          <w:spacing w:val="10"/>
        </w:rPr>
        <w:t xml:space="preserve"> </w:t>
      </w:r>
      <w:r w:rsidRPr="002365CB">
        <w:rPr>
          <w:b/>
          <w:bCs/>
        </w:rPr>
        <w:t>тока</w:t>
      </w:r>
      <w:r w:rsidRPr="002365CB">
        <w:rPr>
          <w:b/>
          <w:bCs/>
          <w:spacing w:val="6"/>
        </w:rPr>
        <w:t xml:space="preserve"> </w:t>
      </w:r>
      <w:r w:rsidRPr="002365CB">
        <w:rPr>
          <w:b/>
          <w:bCs/>
        </w:rPr>
        <w:t>от</w:t>
      </w:r>
      <w:r w:rsidRPr="002365CB">
        <w:rPr>
          <w:b/>
          <w:bCs/>
          <w:spacing w:val="3"/>
        </w:rPr>
        <w:t xml:space="preserve"> </w:t>
      </w:r>
      <w:r w:rsidRPr="002365CB">
        <w:rPr>
          <w:b/>
          <w:bCs/>
        </w:rPr>
        <w:t>приложенного</w:t>
      </w:r>
      <w:r w:rsidRPr="002365CB">
        <w:rPr>
          <w:b/>
          <w:bCs/>
          <w:spacing w:val="24"/>
        </w:rPr>
        <w:t xml:space="preserve"> </w:t>
      </w:r>
      <w:r w:rsidRPr="002365CB">
        <w:rPr>
          <w:b/>
          <w:bCs/>
          <w:spacing w:val="-2"/>
        </w:rPr>
        <w:t>напряжения</w:t>
      </w:r>
      <w:r>
        <w:rPr>
          <w:b/>
          <w:bCs/>
          <w:spacing w:val="-2"/>
          <w:lang w:val="ru-RU"/>
        </w:rPr>
        <w:t>:</w:t>
      </w:r>
    </w:p>
    <w:p w14:paraId="14E2BCB6" w14:textId="362189B7" w:rsidR="00B379F1" w:rsidRDefault="00B379F1" w:rsidP="00B379F1">
      <w:pPr>
        <w:ind w:firstLine="0"/>
        <w:rPr>
          <w:b/>
          <w:bCs/>
          <w:spacing w:val="-2"/>
          <w:lang w:val="ru-RU"/>
        </w:rPr>
      </w:pPr>
      <w:r>
        <w:rPr>
          <w:b/>
          <w:bCs/>
          <w:spacing w:val="-2"/>
          <w:lang w:val="ru-RU"/>
        </w:rPr>
        <w:t>Для температуры = 70</w:t>
      </w:r>
      <w:r w:rsidR="00EE33E9" w:rsidRPr="00EE33E9">
        <w:rPr>
          <w:b/>
          <w:bCs/>
          <w:spacing w:val="-2"/>
          <w:lang w:val="ru-RU"/>
        </w:rPr>
        <w:t>°C</w:t>
      </w:r>
    </w:p>
    <w:p w14:paraId="596E5D58" w14:textId="77777777" w:rsidR="00B379F1" w:rsidRPr="002365CB" w:rsidRDefault="00B379F1" w:rsidP="00B379F1">
      <w:pPr>
        <w:ind w:firstLine="0"/>
        <w:rPr>
          <w:b/>
          <w:bCs/>
          <w:lang w:val="ru-RU"/>
        </w:rPr>
      </w:pPr>
    </w:p>
    <w:tbl>
      <w:tblPr>
        <w:tblW w:w="9845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4"/>
        <w:gridCol w:w="1302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:rsidR="00B379F1" w:rsidRPr="00242197" w14:paraId="4DC5A400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79FFE0E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6863888E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 xml:space="preserve">       </w:t>
            </w:r>
            <w:r w:rsidRPr="00242197">
              <w:rPr>
                <w:b/>
                <w:lang w:val="en-US"/>
              </w:rPr>
              <w:t xml:space="preserve">R, </w:t>
            </w:r>
            <w:r w:rsidRPr="00242197">
              <w:rPr>
                <w:b/>
                <w:lang w:val="ru-RU"/>
              </w:rPr>
              <w:t>%</w:t>
            </w:r>
            <w:r w:rsidRPr="00242197">
              <w:rPr>
                <w:b/>
                <w:lang w:val="en-US"/>
              </w:rPr>
              <w:t xml:space="preserve"> </w:t>
            </w:r>
          </w:p>
          <w:p w14:paraId="4D7AA7FF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 xml:space="preserve"> При-</w:t>
            </w:r>
          </w:p>
          <w:p w14:paraId="758BB780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en-US"/>
              </w:rPr>
            </w:pPr>
            <w:r w:rsidRPr="00242197">
              <w:rPr>
                <w:b/>
                <w:lang w:val="ru-RU"/>
              </w:rPr>
              <w:t xml:space="preserve"> бор</w:t>
            </w:r>
          </w:p>
        </w:tc>
        <w:tc>
          <w:tcPr>
            <w:tcW w:w="851" w:type="dxa"/>
          </w:tcPr>
          <w:p w14:paraId="0C0BAFDA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765E589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5</w:t>
            </w:r>
          </w:p>
        </w:tc>
        <w:tc>
          <w:tcPr>
            <w:tcW w:w="851" w:type="dxa"/>
          </w:tcPr>
          <w:p w14:paraId="5B237A1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B1046A1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10</w:t>
            </w:r>
          </w:p>
        </w:tc>
        <w:tc>
          <w:tcPr>
            <w:tcW w:w="851" w:type="dxa"/>
          </w:tcPr>
          <w:p w14:paraId="3A72931D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5882867E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15</w:t>
            </w:r>
          </w:p>
        </w:tc>
        <w:tc>
          <w:tcPr>
            <w:tcW w:w="851" w:type="dxa"/>
          </w:tcPr>
          <w:p w14:paraId="226E6A2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00EA9CCE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20</w:t>
            </w:r>
          </w:p>
        </w:tc>
        <w:tc>
          <w:tcPr>
            <w:tcW w:w="851" w:type="dxa"/>
          </w:tcPr>
          <w:p w14:paraId="438E4761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4552516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25</w:t>
            </w:r>
          </w:p>
        </w:tc>
        <w:tc>
          <w:tcPr>
            <w:tcW w:w="851" w:type="dxa"/>
          </w:tcPr>
          <w:p w14:paraId="117CA1E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55CA7E8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>30</w:t>
            </w:r>
          </w:p>
        </w:tc>
        <w:tc>
          <w:tcPr>
            <w:tcW w:w="851" w:type="dxa"/>
          </w:tcPr>
          <w:p w14:paraId="7EA272ED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91FF3D8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35</w:t>
            </w:r>
          </w:p>
        </w:tc>
        <w:tc>
          <w:tcPr>
            <w:tcW w:w="852" w:type="dxa"/>
          </w:tcPr>
          <w:p w14:paraId="19DA8827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6FA5FC1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40</w:t>
            </w:r>
          </w:p>
        </w:tc>
      </w:tr>
      <w:tr w:rsidR="00B379F1" w:rsidRPr="00242197" w14:paraId="2396008E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32316825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242197">
              <w:rPr>
                <w:b/>
                <w:lang w:val="en-US"/>
              </w:rPr>
              <w:t>U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В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C752C9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 w:rsidRPr="00242197">
              <w:rPr>
                <w:lang w:val="en-US"/>
              </w:rPr>
              <w:t>Ud</w:t>
            </w:r>
            <w:proofErr w:type="spellEnd"/>
          </w:p>
        </w:tc>
        <w:tc>
          <w:tcPr>
            <w:tcW w:w="851" w:type="dxa"/>
            <w:vAlign w:val="bottom"/>
          </w:tcPr>
          <w:p w14:paraId="263D15FE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0,95</w:t>
            </w:r>
          </w:p>
        </w:tc>
        <w:tc>
          <w:tcPr>
            <w:tcW w:w="851" w:type="dxa"/>
            <w:vAlign w:val="bottom"/>
          </w:tcPr>
          <w:p w14:paraId="10818964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0,9</w:t>
            </w:r>
          </w:p>
        </w:tc>
        <w:tc>
          <w:tcPr>
            <w:tcW w:w="851" w:type="dxa"/>
            <w:vAlign w:val="bottom"/>
          </w:tcPr>
          <w:p w14:paraId="54808C2E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0,85</w:t>
            </w:r>
          </w:p>
        </w:tc>
        <w:tc>
          <w:tcPr>
            <w:tcW w:w="851" w:type="dxa"/>
            <w:vAlign w:val="bottom"/>
          </w:tcPr>
          <w:p w14:paraId="628EAC28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0,8</w:t>
            </w:r>
          </w:p>
        </w:tc>
        <w:tc>
          <w:tcPr>
            <w:tcW w:w="851" w:type="dxa"/>
            <w:vAlign w:val="bottom"/>
          </w:tcPr>
          <w:p w14:paraId="166F6681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0,75</w:t>
            </w:r>
          </w:p>
        </w:tc>
        <w:tc>
          <w:tcPr>
            <w:tcW w:w="851" w:type="dxa"/>
            <w:vAlign w:val="bottom"/>
          </w:tcPr>
          <w:p w14:paraId="4ABC32E3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0,7</w:t>
            </w:r>
          </w:p>
        </w:tc>
        <w:tc>
          <w:tcPr>
            <w:tcW w:w="851" w:type="dxa"/>
            <w:vAlign w:val="bottom"/>
          </w:tcPr>
          <w:p w14:paraId="30F90801" w14:textId="0954E1A4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0,65</w:t>
            </w:r>
          </w:p>
        </w:tc>
        <w:tc>
          <w:tcPr>
            <w:tcW w:w="852" w:type="dxa"/>
          </w:tcPr>
          <w:p w14:paraId="5CB4EA86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</w:t>
            </w:r>
          </w:p>
        </w:tc>
      </w:tr>
      <w:tr w:rsidR="00B379F1" w:rsidRPr="00242197" w14:paraId="41A99F78" w14:textId="77777777" w:rsidTr="002365CB">
        <w:trPr>
          <w:trHeight w:val="576"/>
        </w:trPr>
        <w:tc>
          <w:tcPr>
            <w:tcW w:w="1734" w:type="dxa"/>
            <w:tcBorders>
              <w:right w:val="single" w:sz="4" w:space="0" w:color="auto"/>
            </w:tcBorders>
          </w:tcPr>
          <w:p w14:paraId="4CA01450" w14:textId="77777777" w:rsidR="00B379F1" w:rsidRPr="00242197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b/>
                <w:lang w:val="ru-RU"/>
              </w:rPr>
            </w:pPr>
            <w:r w:rsidRPr="00242197">
              <w:rPr>
                <w:b/>
                <w:lang w:val="en-US"/>
              </w:rPr>
              <w:t>I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мА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34381AE7" w14:textId="77777777" w:rsidR="00B379F1" w:rsidRPr="00242197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lang w:val="ru-RU"/>
              </w:rPr>
            </w:pPr>
            <w:r w:rsidRPr="00242197">
              <w:rPr>
                <w:rFonts w:ascii="Arial" w:hAnsi="Arial"/>
                <w:lang w:val="en-US"/>
              </w:rPr>
              <w:t>Id</w:t>
            </w:r>
          </w:p>
        </w:tc>
        <w:tc>
          <w:tcPr>
            <w:tcW w:w="851" w:type="dxa"/>
            <w:vAlign w:val="bottom"/>
          </w:tcPr>
          <w:p w14:paraId="676CE196" w14:textId="667AAFEF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62,29</w:t>
            </w:r>
          </w:p>
        </w:tc>
        <w:tc>
          <w:tcPr>
            <w:tcW w:w="851" w:type="dxa"/>
            <w:vAlign w:val="bottom"/>
          </w:tcPr>
          <w:p w14:paraId="5717373E" w14:textId="60C0E851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56,43</w:t>
            </w:r>
          </w:p>
        </w:tc>
        <w:tc>
          <w:tcPr>
            <w:tcW w:w="851" w:type="dxa"/>
            <w:vAlign w:val="bottom"/>
          </w:tcPr>
          <w:p w14:paraId="30AF3A1D" w14:textId="3FC20A4C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50,6</w:t>
            </w:r>
          </w:p>
        </w:tc>
        <w:tc>
          <w:tcPr>
            <w:tcW w:w="851" w:type="dxa"/>
            <w:vAlign w:val="bottom"/>
          </w:tcPr>
          <w:p w14:paraId="4D55364A" w14:textId="6E6AF306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44,82</w:t>
            </w:r>
          </w:p>
        </w:tc>
        <w:tc>
          <w:tcPr>
            <w:tcW w:w="851" w:type="dxa"/>
            <w:vAlign w:val="bottom"/>
          </w:tcPr>
          <w:p w14:paraId="591080DC" w14:textId="5EA57B1F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39,1</w:t>
            </w:r>
          </w:p>
        </w:tc>
        <w:tc>
          <w:tcPr>
            <w:tcW w:w="851" w:type="dxa"/>
            <w:vAlign w:val="bottom"/>
          </w:tcPr>
          <w:p w14:paraId="692C58CD" w14:textId="0B7F386E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33,46</w:t>
            </w:r>
          </w:p>
        </w:tc>
        <w:tc>
          <w:tcPr>
            <w:tcW w:w="851" w:type="dxa"/>
            <w:vAlign w:val="bottom"/>
          </w:tcPr>
          <w:p w14:paraId="6557AB5A" w14:textId="5FEB3E54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27,91</w:t>
            </w:r>
          </w:p>
        </w:tc>
        <w:tc>
          <w:tcPr>
            <w:tcW w:w="852" w:type="dxa"/>
          </w:tcPr>
          <w:p w14:paraId="6F5597B3" w14:textId="7E2B9A3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22,5</w:t>
            </w:r>
          </w:p>
        </w:tc>
      </w:tr>
      <w:tr w:rsidR="00B379F1" w:rsidRPr="00242197" w14:paraId="4595F382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235798B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728B2B7A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 xml:space="preserve">       </w:t>
            </w:r>
            <w:r w:rsidRPr="00242197">
              <w:rPr>
                <w:b/>
                <w:lang w:val="en-US"/>
              </w:rPr>
              <w:t xml:space="preserve">R, </w:t>
            </w:r>
            <w:r w:rsidRPr="00242197">
              <w:rPr>
                <w:b/>
                <w:lang w:val="ru-RU"/>
              </w:rPr>
              <w:t>%</w:t>
            </w:r>
            <w:r w:rsidRPr="00242197">
              <w:rPr>
                <w:b/>
                <w:lang w:val="en-US"/>
              </w:rPr>
              <w:t xml:space="preserve"> </w:t>
            </w:r>
          </w:p>
          <w:p w14:paraId="600FD696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 xml:space="preserve"> При-</w:t>
            </w:r>
          </w:p>
          <w:p w14:paraId="5AA82EA7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en-US"/>
              </w:rPr>
            </w:pPr>
            <w:r w:rsidRPr="00242197">
              <w:rPr>
                <w:b/>
                <w:lang w:val="ru-RU"/>
              </w:rPr>
              <w:t xml:space="preserve"> бор</w:t>
            </w:r>
          </w:p>
        </w:tc>
        <w:tc>
          <w:tcPr>
            <w:tcW w:w="851" w:type="dxa"/>
          </w:tcPr>
          <w:p w14:paraId="0112A7A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3B70D48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45</w:t>
            </w:r>
          </w:p>
        </w:tc>
        <w:tc>
          <w:tcPr>
            <w:tcW w:w="851" w:type="dxa"/>
          </w:tcPr>
          <w:p w14:paraId="60856BE8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9898609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5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2BE7F08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C03E646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55</w:t>
            </w:r>
          </w:p>
        </w:tc>
        <w:tc>
          <w:tcPr>
            <w:tcW w:w="851" w:type="dxa"/>
          </w:tcPr>
          <w:p w14:paraId="3CA60D35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495574CF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6E6EF8C5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24A9A06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  <w:r w:rsidRPr="00242197">
              <w:rPr>
                <w:b/>
                <w:lang w:val="ru-RU"/>
              </w:rPr>
              <w:t>5</w:t>
            </w:r>
          </w:p>
        </w:tc>
        <w:tc>
          <w:tcPr>
            <w:tcW w:w="851" w:type="dxa"/>
          </w:tcPr>
          <w:p w14:paraId="7303A6C7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6E220EE2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7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2BA1F83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FBB9F5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75</w:t>
            </w:r>
          </w:p>
        </w:tc>
        <w:tc>
          <w:tcPr>
            <w:tcW w:w="852" w:type="dxa"/>
          </w:tcPr>
          <w:p w14:paraId="5BDD564D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5544A5B5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80</w:t>
            </w:r>
          </w:p>
        </w:tc>
      </w:tr>
      <w:tr w:rsidR="00B379F1" w:rsidRPr="00242197" w14:paraId="2BE62005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24ABAB81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242197">
              <w:rPr>
                <w:b/>
                <w:lang w:val="en-US"/>
              </w:rPr>
              <w:t>U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В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68DF2F3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 w:rsidRPr="00242197">
              <w:rPr>
                <w:lang w:val="en-US"/>
              </w:rPr>
              <w:t>Ud</w:t>
            </w:r>
            <w:proofErr w:type="spellEnd"/>
          </w:p>
        </w:tc>
        <w:tc>
          <w:tcPr>
            <w:tcW w:w="851" w:type="dxa"/>
            <w:vAlign w:val="bottom"/>
          </w:tcPr>
          <w:p w14:paraId="5522D8B2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0,55</w:t>
            </w:r>
          </w:p>
        </w:tc>
        <w:tc>
          <w:tcPr>
            <w:tcW w:w="851" w:type="dxa"/>
            <w:vAlign w:val="bottom"/>
          </w:tcPr>
          <w:p w14:paraId="34E019B4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</w:t>
            </w:r>
          </w:p>
        </w:tc>
        <w:tc>
          <w:tcPr>
            <w:tcW w:w="851" w:type="dxa"/>
            <w:vAlign w:val="bottom"/>
          </w:tcPr>
          <w:p w14:paraId="1446DD98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0,45</w:t>
            </w:r>
          </w:p>
        </w:tc>
        <w:tc>
          <w:tcPr>
            <w:tcW w:w="851" w:type="dxa"/>
            <w:vAlign w:val="bottom"/>
          </w:tcPr>
          <w:p w14:paraId="7DAFC377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0,4</w:t>
            </w:r>
          </w:p>
        </w:tc>
        <w:tc>
          <w:tcPr>
            <w:tcW w:w="851" w:type="dxa"/>
            <w:vAlign w:val="bottom"/>
          </w:tcPr>
          <w:p w14:paraId="5AEAB5B9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0,35</w:t>
            </w:r>
          </w:p>
        </w:tc>
        <w:tc>
          <w:tcPr>
            <w:tcW w:w="851" w:type="dxa"/>
            <w:vAlign w:val="bottom"/>
          </w:tcPr>
          <w:p w14:paraId="794A6008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0,3</w:t>
            </w:r>
          </w:p>
        </w:tc>
        <w:tc>
          <w:tcPr>
            <w:tcW w:w="851" w:type="dxa"/>
            <w:vAlign w:val="bottom"/>
          </w:tcPr>
          <w:p w14:paraId="35530D57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0,25</w:t>
            </w:r>
          </w:p>
        </w:tc>
        <w:tc>
          <w:tcPr>
            <w:tcW w:w="852" w:type="dxa"/>
          </w:tcPr>
          <w:p w14:paraId="4E3394F3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0,2</w:t>
            </w:r>
          </w:p>
        </w:tc>
      </w:tr>
      <w:tr w:rsidR="00B379F1" w:rsidRPr="00242197" w14:paraId="5AC94DD7" w14:textId="77777777" w:rsidTr="002365CB">
        <w:trPr>
          <w:trHeight w:val="576"/>
        </w:trPr>
        <w:tc>
          <w:tcPr>
            <w:tcW w:w="1734" w:type="dxa"/>
            <w:tcBorders>
              <w:right w:val="single" w:sz="4" w:space="0" w:color="auto"/>
            </w:tcBorders>
          </w:tcPr>
          <w:p w14:paraId="36672F51" w14:textId="77777777" w:rsidR="00B379F1" w:rsidRPr="00242197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b/>
                <w:lang w:val="ru-RU"/>
              </w:rPr>
            </w:pPr>
            <w:r w:rsidRPr="00242197">
              <w:rPr>
                <w:b/>
                <w:lang w:val="en-US"/>
              </w:rPr>
              <w:t>I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мА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F8F058D" w14:textId="77777777" w:rsidR="00B379F1" w:rsidRPr="00242197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lang w:val="ru-RU"/>
              </w:rPr>
            </w:pPr>
            <w:r w:rsidRPr="00242197">
              <w:rPr>
                <w:rFonts w:ascii="Arial" w:hAnsi="Arial"/>
                <w:lang w:val="en-US"/>
              </w:rPr>
              <w:t>Id</w:t>
            </w:r>
          </w:p>
        </w:tc>
        <w:tc>
          <w:tcPr>
            <w:tcW w:w="851" w:type="dxa"/>
            <w:vAlign w:val="bottom"/>
          </w:tcPr>
          <w:p w14:paraId="1CD4C4DF" w14:textId="57F8DDCD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17,28</w:t>
            </w:r>
          </w:p>
        </w:tc>
        <w:tc>
          <w:tcPr>
            <w:tcW w:w="851" w:type="dxa"/>
            <w:vAlign w:val="bottom"/>
          </w:tcPr>
          <w:p w14:paraId="29915FE7" w14:textId="0A66FD6B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12,33</w:t>
            </w:r>
          </w:p>
        </w:tc>
        <w:tc>
          <w:tcPr>
            <w:tcW w:w="851" w:type="dxa"/>
            <w:vAlign w:val="bottom"/>
          </w:tcPr>
          <w:p w14:paraId="4918DFEF" w14:textId="3DF4177E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7,841</w:t>
            </w:r>
          </w:p>
        </w:tc>
        <w:tc>
          <w:tcPr>
            <w:tcW w:w="851" w:type="dxa"/>
            <w:vAlign w:val="bottom"/>
          </w:tcPr>
          <w:p w14:paraId="5A53A472" w14:textId="46299ED3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4,104</w:t>
            </w:r>
          </w:p>
        </w:tc>
        <w:tc>
          <w:tcPr>
            <w:tcW w:w="851" w:type="dxa"/>
            <w:vAlign w:val="bottom"/>
          </w:tcPr>
          <w:p w14:paraId="55D89456" w14:textId="4C789CBF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1,573</w:t>
            </w:r>
          </w:p>
        </w:tc>
        <w:tc>
          <w:tcPr>
            <w:tcW w:w="851" w:type="dxa"/>
            <w:vAlign w:val="bottom"/>
          </w:tcPr>
          <w:p w14:paraId="70BF88CC" w14:textId="71D9D726" w:rsidR="00B379F1" w:rsidRPr="00242197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0,422</w:t>
            </w:r>
          </w:p>
        </w:tc>
        <w:tc>
          <w:tcPr>
            <w:tcW w:w="851" w:type="dxa"/>
            <w:vAlign w:val="bottom"/>
          </w:tcPr>
          <w:p w14:paraId="7EEFE6FA" w14:textId="7995746C" w:rsidR="00B379F1" w:rsidRPr="00242197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0,091</w:t>
            </w:r>
          </w:p>
        </w:tc>
        <w:tc>
          <w:tcPr>
            <w:tcW w:w="852" w:type="dxa"/>
          </w:tcPr>
          <w:p w14:paraId="547D022D" w14:textId="279CC27E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</w:t>
            </w:r>
            <w:r w:rsidR="002F0F22">
              <w:rPr>
                <w:sz w:val="24"/>
                <w:szCs w:val="24"/>
                <w:lang w:val="ru-RU"/>
              </w:rPr>
              <w:t>02</w:t>
            </w:r>
          </w:p>
        </w:tc>
      </w:tr>
      <w:tr w:rsidR="00B379F1" w:rsidRPr="00242197" w14:paraId="6338246C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77BC149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056F86E8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242197">
              <w:rPr>
                <w:b/>
                <w:lang w:val="ru-RU"/>
              </w:rPr>
              <w:t xml:space="preserve">       </w:t>
            </w:r>
            <w:r w:rsidRPr="00242197">
              <w:rPr>
                <w:b/>
                <w:lang w:val="en-US"/>
              </w:rPr>
              <w:t xml:space="preserve">R, </w:t>
            </w:r>
            <w:r w:rsidRPr="00242197">
              <w:rPr>
                <w:b/>
                <w:lang w:val="ru-RU"/>
              </w:rPr>
              <w:t>%</w:t>
            </w:r>
            <w:r w:rsidRPr="00242197">
              <w:rPr>
                <w:b/>
                <w:lang w:val="en-US"/>
              </w:rPr>
              <w:t xml:space="preserve"> </w:t>
            </w:r>
          </w:p>
          <w:p w14:paraId="22972AD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en-US"/>
              </w:rPr>
            </w:pPr>
            <w:r w:rsidRPr="00242197">
              <w:rPr>
                <w:b/>
                <w:lang w:val="ru-RU"/>
              </w:rPr>
              <w:t xml:space="preserve"> При-</w:t>
            </w:r>
          </w:p>
          <w:p w14:paraId="1C53CC5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en-US"/>
              </w:rPr>
            </w:pPr>
            <w:r w:rsidRPr="00242197">
              <w:rPr>
                <w:b/>
                <w:lang w:val="ru-RU"/>
              </w:rPr>
              <w:t xml:space="preserve"> бор</w:t>
            </w:r>
          </w:p>
        </w:tc>
        <w:tc>
          <w:tcPr>
            <w:tcW w:w="851" w:type="dxa"/>
          </w:tcPr>
          <w:p w14:paraId="55D38CC2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2FCBD62E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85</w:t>
            </w:r>
          </w:p>
        </w:tc>
        <w:tc>
          <w:tcPr>
            <w:tcW w:w="851" w:type="dxa"/>
          </w:tcPr>
          <w:p w14:paraId="39E4652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0A0A273F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429062B2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8271317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95</w:t>
            </w:r>
          </w:p>
        </w:tc>
        <w:tc>
          <w:tcPr>
            <w:tcW w:w="851" w:type="dxa"/>
          </w:tcPr>
          <w:p w14:paraId="4E143DAF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98F44BA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10</w:t>
            </w:r>
            <w:r w:rsidRPr="00242197">
              <w:rPr>
                <w:b/>
                <w:lang w:val="ru-RU"/>
              </w:rPr>
              <w:t>0</w:t>
            </w:r>
          </w:p>
        </w:tc>
        <w:tc>
          <w:tcPr>
            <w:tcW w:w="851" w:type="dxa"/>
          </w:tcPr>
          <w:p w14:paraId="084C91D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C832809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851" w:type="dxa"/>
          </w:tcPr>
          <w:p w14:paraId="4EA3E00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FD71315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851" w:type="dxa"/>
          </w:tcPr>
          <w:p w14:paraId="79040DF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2B983743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  <w:tc>
          <w:tcPr>
            <w:tcW w:w="852" w:type="dxa"/>
          </w:tcPr>
          <w:p w14:paraId="098CD54B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ADF4A73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</w:tc>
      </w:tr>
      <w:tr w:rsidR="00B379F1" w:rsidRPr="002365CB" w14:paraId="7E2EB095" w14:textId="77777777" w:rsidTr="002365CB">
        <w:trPr>
          <w:trHeight w:val="581"/>
        </w:trPr>
        <w:tc>
          <w:tcPr>
            <w:tcW w:w="1734" w:type="dxa"/>
            <w:tcBorders>
              <w:right w:val="single" w:sz="4" w:space="0" w:color="auto"/>
            </w:tcBorders>
          </w:tcPr>
          <w:p w14:paraId="7BDA2CCE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242197">
              <w:rPr>
                <w:b/>
                <w:lang w:val="en-US"/>
              </w:rPr>
              <w:t>U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В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7BF5D86A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 w:rsidRPr="00242197">
              <w:rPr>
                <w:lang w:val="en-US"/>
              </w:rPr>
              <w:t>Ud</w:t>
            </w:r>
            <w:proofErr w:type="spellEnd"/>
          </w:p>
        </w:tc>
        <w:tc>
          <w:tcPr>
            <w:tcW w:w="851" w:type="dxa"/>
            <w:vAlign w:val="bottom"/>
          </w:tcPr>
          <w:p w14:paraId="217C44D5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0,15</w:t>
            </w:r>
          </w:p>
        </w:tc>
        <w:tc>
          <w:tcPr>
            <w:tcW w:w="851" w:type="dxa"/>
            <w:vAlign w:val="bottom"/>
          </w:tcPr>
          <w:p w14:paraId="37696FA1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0,1</w:t>
            </w:r>
          </w:p>
        </w:tc>
        <w:tc>
          <w:tcPr>
            <w:tcW w:w="851" w:type="dxa"/>
            <w:vAlign w:val="bottom"/>
          </w:tcPr>
          <w:p w14:paraId="62EC3B91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0,05</w:t>
            </w:r>
          </w:p>
        </w:tc>
        <w:tc>
          <w:tcPr>
            <w:tcW w:w="851" w:type="dxa"/>
            <w:vAlign w:val="bottom"/>
          </w:tcPr>
          <w:p w14:paraId="1BB61FD7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851" w:type="dxa"/>
            <w:vAlign w:val="bottom"/>
          </w:tcPr>
          <w:p w14:paraId="34F03FBE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7FCA1E2E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7F4D9D4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52" w:type="dxa"/>
          </w:tcPr>
          <w:p w14:paraId="57554B18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B379F1" w:rsidRPr="00242197" w14:paraId="245E551D" w14:textId="77777777" w:rsidTr="002365CB">
        <w:trPr>
          <w:trHeight w:val="576"/>
        </w:trPr>
        <w:tc>
          <w:tcPr>
            <w:tcW w:w="1734" w:type="dxa"/>
            <w:tcBorders>
              <w:right w:val="single" w:sz="4" w:space="0" w:color="auto"/>
            </w:tcBorders>
          </w:tcPr>
          <w:p w14:paraId="60392E4D" w14:textId="77777777" w:rsidR="00B379F1" w:rsidRPr="00242197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b/>
                <w:lang w:val="ru-RU"/>
              </w:rPr>
            </w:pPr>
            <w:r w:rsidRPr="00242197">
              <w:rPr>
                <w:b/>
                <w:lang w:val="en-US"/>
              </w:rPr>
              <w:t>I</w:t>
            </w:r>
            <w:proofErr w:type="spellStart"/>
            <w:proofErr w:type="gramStart"/>
            <w:r w:rsidRPr="00242197">
              <w:rPr>
                <w:b/>
                <w:vertAlign w:val="subscript"/>
                <w:lang w:val="ru-RU"/>
              </w:rPr>
              <w:t>пр</w:t>
            </w:r>
            <w:proofErr w:type="spellEnd"/>
            <w:r w:rsidRPr="00242197">
              <w:rPr>
                <w:b/>
                <w:vertAlign w:val="subscript"/>
                <w:lang w:val="ru-RU"/>
              </w:rPr>
              <w:t xml:space="preserve"> </w:t>
            </w:r>
            <w:r w:rsidRPr="00242197">
              <w:rPr>
                <w:b/>
                <w:lang w:val="ru-RU"/>
              </w:rPr>
              <w:t>,</w:t>
            </w:r>
            <w:proofErr w:type="gramEnd"/>
            <w:r w:rsidRPr="00242197">
              <w:rPr>
                <w:b/>
                <w:lang w:val="ru-RU"/>
              </w:rPr>
              <w:t xml:space="preserve"> мА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0CB228A7" w14:textId="77777777" w:rsidR="00B379F1" w:rsidRPr="00242197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lang w:val="ru-RU"/>
              </w:rPr>
            </w:pPr>
            <w:r w:rsidRPr="00242197">
              <w:rPr>
                <w:rFonts w:ascii="Arial" w:hAnsi="Arial"/>
                <w:lang w:val="en-US"/>
              </w:rPr>
              <w:t>Id</w:t>
            </w:r>
          </w:p>
        </w:tc>
        <w:tc>
          <w:tcPr>
            <w:tcW w:w="851" w:type="dxa"/>
            <w:vAlign w:val="bottom"/>
          </w:tcPr>
          <w:p w14:paraId="29CE38A1" w14:textId="09AD7DF2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0,0</w:t>
            </w:r>
            <w:r w:rsidR="002F0F22">
              <w:rPr>
                <w:rFonts w:ascii="Arial"/>
                <w:sz w:val="24"/>
                <w:szCs w:val="24"/>
                <w:lang w:val="ru-RU"/>
              </w:rPr>
              <w:t>037</w:t>
            </w:r>
          </w:p>
        </w:tc>
        <w:tc>
          <w:tcPr>
            <w:tcW w:w="851" w:type="dxa"/>
            <w:vAlign w:val="bottom"/>
          </w:tcPr>
          <w:p w14:paraId="675F4789" w14:textId="72B774B0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</w:t>
            </w:r>
            <w:r w:rsidR="002F0F22">
              <w:rPr>
                <w:sz w:val="24"/>
                <w:szCs w:val="24"/>
                <w:lang w:val="ru-RU"/>
              </w:rPr>
              <w:t>0072</w:t>
            </w:r>
          </w:p>
        </w:tc>
        <w:tc>
          <w:tcPr>
            <w:tcW w:w="851" w:type="dxa"/>
            <w:vAlign w:val="bottom"/>
          </w:tcPr>
          <w:p w14:paraId="4D4844CF" w14:textId="5E484B93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  <w:r w:rsidR="002F0F22">
              <w:rPr>
                <w:sz w:val="24"/>
                <w:szCs w:val="24"/>
                <w:lang w:val="ru-RU"/>
              </w:rPr>
              <w:t>012</w:t>
            </w:r>
          </w:p>
        </w:tc>
        <w:tc>
          <w:tcPr>
            <w:tcW w:w="851" w:type="dxa"/>
            <w:vAlign w:val="bottom"/>
          </w:tcPr>
          <w:p w14:paraId="6884A492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851" w:type="dxa"/>
            <w:vAlign w:val="bottom"/>
          </w:tcPr>
          <w:p w14:paraId="43AA5A0B" w14:textId="77777777" w:rsidR="00B379F1" w:rsidRPr="002365CB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794D2C23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20A33A3F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2" w:type="dxa"/>
          </w:tcPr>
          <w:p w14:paraId="30FE3C5C" w14:textId="77777777" w:rsidR="00B379F1" w:rsidRPr="00242197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677C7996" w14:textId="77777777" w:rsidR="00B379F1" w:rsidRDefault="00B379F1">
      <w:pPr>
        <w:ind w:firstLine="0"/>
        <w:rPr>
          <w:spacing w:val="-2"/>
          <w:lang w:val="ru-RU"/>
        </w:rPr>
      </w:pPr>
    </w:p>
    <w:p w14:paraId="74B9CDCF" w14:textId="77777777" w:rsidR="00B379F1" w:rsidRDefault="00B379F1">
      <w:pPr>
        <w:ind w:firstLine="0"/>
        <w:rPr>
          <w:spacing w:val="-2"/>
          <w:lang w:val="ru-RU"/>
        </w:rPr>
      </w:pPr>
    </w:p>
    <w:p w14:paraId="2A6E9009" w14:textId="77777777" w:rsidR="002F0F22" w:rsidRDefault="002F0F22">
      <w:pPr>
        <w:ind w:firstLine="0"/>
        <w:rPr>
          <w:spacing w:val="-2"/>
          <w:lang w:val="ru-RU"/>
        </w:rPr>
      </w:pPr>
    </w:p>
    <w:p w14:paraId="4420E6CB" w14:textId="77777777" w:rsidR="002F0F22" w:rsidRDefault="002F0F22">
      <w:pPr>
        <w:ind w:firstLine="0"/>
        <w:rPr>
          <w:spacing w:val="-2"/>
          <w:lang w:val="ru-RU"/>
        </w:rPr>
      </w:pPr>
    </w:p>
    <w:p w14:paraId="74A4387D" w14:textId="77777777" w:rsidR="002F0F22" w:rsidRDefault="002F0F22">
      <w:pPr>
        <w:ind w:firstLine="0"/>
        <w:rPr>
          <w:spacing w:val="-2"/>
          <w:lang w:val="ru-RU"/>
        </w:rPr>
      </w:pPr>
    </w:p>
    <w:p w14:paraId="3D157ABC" w14:textId="77777777" w:rsidR="002F0F22" w:rsidRDefault="002F0F22" w:rsidP="002F0F22">
      <w:pPr>
        <w:ind w:firstLine="0"/>
        <w:rPr>
          <w:b/>
          <w:bCs/>
          <w:spacing w:val="-2"/>
          <w:lang w:val="ru-RU"/>
        </w:rPr>
      </w:pPr>
      <w:r w:rsidRPr="002365CB">
        <w:rPr>
          <w:b/>
          <w:bCs/>
        </w:rPr>
        <w:t>Значения</w:t>
      </w:r>
      <w:r w:rsidRPr="002365CB">
        <w:rPr>
          <w:b/>
          <w:bCs/>
          <w:spacing w:val="10"/>
        </w:rPr>
        <w:t xml:space="preserve"> </w:t>
      </w:r>
      <w:r w:rsidRPr="002365CB">
        <w:rPr>
          <w:b/>
          <w:bCs/>
        </w:rPr>
        <w:t>величины</w:t>
      </w:r>
      <w:r w:rsidRPr="002365CB">
        <w:rPr>
          <w:b/>
          <w:bCs/>
          <w:spacing w:val="12"/>
        </w:rPr>
        <w:t xml:space="preserve"> обратного </w:t>
      </w:r>
      <w:r w:rsidRPr="002365CB">
        <w:rPr>
          <w:b/>
          <w:bCs/>
        </w:rPr>
        <w:t>тока</w:t>
      </w:r>
      <w:r w:rsidRPr="002365CB">
        <w:rPr>
          <w:b/>
          <w:bCs/>
          <w:spacing w:val="6"/>
        </w:rPr>
        <w:t xml:space="preserve"> </w:t>
      </w:r>
      <w:r w:rsidRPr="002365CB">
        <w:rPr>
          <w:b/>
          <w:bCs/>
        </w:rPr>
        <w:t>от</w:t>
      </w:r>
      <w:r w:rsidRPr="002365CB">
        <w:rPr>
          <w:b/>
          <w:bCs/>
          <w:spacing w:val="3"/>
        </w:rPr>
        <w:t xml:space="preserve"> приложенного </w:t>
      </w:r>
      <w:r w:rsidRPr="002365CB">
        <w:rPr>
          <w:b/>
          <w:bCs/>
          <w:spacing w:val="-2"/>
        </w:rPr>
        <w:t>напряжения</w:t>
      </w:r>
      <w:r w:rsidRPr="002365CB">
        <w:rPr>
          <w:b/>
          <w:bCs/>
          <w:spacing w:val="-2"/>
          <w:lang w:val="ru-RU"/>
        </w:rPr>
        <w:t>:</w:t>
      </w:r>
    </w:p>
    <w:p w14:paraId="7C124A32" w14:textId="4A171698" w:rsidR="002F0F22" w:rsidRDefault="002F0F22" w:rsidP="002F0F22">
      <w:pPr>
        <w:ind w:firstLine="0"/>
        <w:rPr>
          <w:b/>
          <w:bCs/>
          <w:spacing w:val="-2"/>
          <w:lang w:val="ru-RU"/>
        </w:rPr>
      </w:pPr>
      <w:r>
        <w:rPr>
          <w:b/>
          <w:bCs/>
          <w:spacing w:val="-2"/>
          <w:lang w:val="ru-RU"/>
        </w:rPr>
        <w:t>Для температуры = 70</w:t>
      </w:r>
      <w:r w:rsidR="00EE33E9" w:rsidRPr="00EE33E9">
        <w:rPr>
          <w:b/>
          <w:bCs/>
          <w:spacing w:val="-2"/>
          <w:lang w:val="ru-RU"/>
        </w:rPr>
        <w:t>°C</w:t>
      </w:r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2F0F22" w:rsidRPr="004B35ED" w14:paraId="74F371E4" w14:textId="77777777" w:rsidTr="002365CB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64B56070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1D41A7B2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/>
                <w:lang w:val="ru-RU"/>
              </w:rPr>
            </w:pPr>
            <w:r w:rsidRPr="004B35ED">
              <w:rPr>
                <w:b/>
                <w:lang w:val="en-US"/>
              </w:rPr>
              <w:t>R</w:t>
            </w:r>
            <w:r w:rsidRPr="004B35ED">
              <w:rPr>
                <w:b/>
                <w:lang w:val="ru-RU"/>
              </w:rPr>
              <w:t>, %</w:t>
            </w:r>
          </w:p>
          <w:p w14:paraId="7ACB0691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При-</w:t>
            </w:r>
          </w:p>
          <w:p w14:paraId="59C7DDA3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Arial" w:hAnsi="Arial"/>
                <w:lang w:val="ru-RU"/>
              </w:rPr>
            </w:pPr>
            <w:r w:rsidRPr="004B35ED">
              <w:rPr>
                <w:b/>
                <w:lang w:val="ru-RU"/>
              </w:rPr>
              <w:t>бор</w:t>
            </w:r>
          </w:p>
        </w:tc>
        <w:tc>
          <w:tcPr>
            <w:tcW w:w="661" w:type="dxa"/>
          </w:tcPr>
          <w:p w14:paraId="638EA4E2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25856CD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5</w:t>
            </w:r>
          </w:p>
        </w:tc>
        <w:tc>
          <w:tcPr>
            <w:tcW w:w="661" w:type="dxa"/>
          </w:tcPr>
          <w:p w14:paraId="4206FB78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20EA1452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10</w:t>
            </w:r>
          </w:p>
        </w:tc>
        <w:tc>
          <w:tcPr>
            <w:tcW w:w="661" w:type="dxa"/>
          </w:tcPr>
          <w:p w14:paraId="4F1A4C94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EF8ABD9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15</w:t>
            </w:r>
          </w:p>
        </w:tc>
        <w:tc>
          <w:tcPr>
            <w:tcW w:w="662" w:type="dxa"/>
          </w:tcPr>
          <w:p w14:paraId="64E574C1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51BCF08C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20</w:t>
            </w:r>
          </w:p>
        </w:tc>
        <w:tc>
          <w:tcPr>
            <w:tcW w:w="661" w:type="dxa"/>
          </w:tcPr>
          <w:p w14:paraId="5864FBEE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521C7D5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25</w:t>
            </w:r>
          </w:p>
        </w:tc>
        <w:tc>
          <w:tcPr>
            <w:tcW w:w="661" w:type="dxa"/>
          </w:tcPr>
          <w:p w14:paraId="6BFBFF35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3D7A8360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30</w:t>
            </w:r>
          </w:p>
        </w:tc>
        <w:tc>
          <w:tcPr>
            <w:tcW w:w="661" w:type="dxa"/>
          </w:tcPr>
          <w:p w14:paraId="200EBBBD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70450E89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ru-RU"/>
              </w:rPr>
              <w:t>35</w:t>
            </w:r>
          </w:p>
        </w:tc>
        <w:tc>
          <w:tcPr>
            <w:tcW w:w="662" w:type="dxa"/>
          </w:tcPr>
          <w:p w14:paraId="244B858C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</w:p>
          <w:p w14:paraId="004F155E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40</w:t>
            </w:r>
          </w:p>
        </w:tc>
      </w:tr>
      <w:tr w:rsidR="002F0F22" w:rsidRPr="004B35ED" w14:paraId="3473E7F1" w14:textId="77777777" w:rsidTr="002365CB">
        <w:trPr>
          <w:trHeight w:val="440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3A652141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4B35ED">
              <w:rPr>
                <w:b/>
                <w:lang w:val="en-US"/>
              </w:rPr>
              <w:t>U</w:t>
            </w:r>
            <w:proofErr w:type="spellStart"/>
            <w:proofErr w:type="gramStart"/>
            <w:r w:rsidRPr="004B35ED">
              <w:rPr>
                <w:b/>
                <w:vertAlign w:val="subscript"/>
                <w:lang w:val="ru-RU"/>
              </w:rPr>
              <w:t>обр</w:t>
            </w:r>
            <w:proofErr w:type="spellEnd"/>
            <w:r w:rsidRPr="004B35ED">
              <w:rPr>
                <w:b/>
                <w:vertAlign w:val="subscript"/>
                <w:lang w:val="ru-RU"/>
              </w:rPr>
              <w:t xml:space="preserve"> </w:t>
            </w:r>
            <w:r w:rsidRPr="004B35ED">
              <w:rPr>
                <w:b/>
                <w:lang w:val="ru-RU"/>
              </w:rPr>
              <w:t>,</w:t>
            </w:r>
            <w:proofErr w:type="gramEnd"/>
            <w:r w:rsidRPr="004B35ED">
              <w:rPr>
                <w:b/>
                <w:lang w:val="ru-RU"/>
              </w:rPr>
              <w:t xml:space="preserve">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54B9925A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4B35ED">
              <w:rPr>
                <w:b/>
                <w:bCs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E307B6E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4FC2B03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54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90AFC43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51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657C7EF0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48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741EACE7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7DC1373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0E31498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39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1299E1B0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36</w:t>
            </w:r>
          </w:p>
        </w:tc>
      </w:tr>
      <w:tr w:rsidR="002F0F22" w:rsidRPr="004B35ED" w14:paraId="7D216E4A" w14:textId="77777777" w:rsidTr="002365CB">
        <w:trPr>
          <w:trHeight w:val="404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5D95DB92" w14:textId="77777777" w:rsidR="002F0F22" w:rsidRPr="004B35ED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 w:hAnsi="Arial"/>
                <w:b/>
                <w:lang w:val="ru-RU"/>
              </w:rPr>
            </w:pPr>
            <w:r w:rsidRPr="004B35ED">
              <w:rPr>
                <w:b/>
                <w:lang w:val="en-US"/>
              </w:rPr>
              <w:t>I</w:t>
            </w:r>
            <w:proofErr w:type="spellStart"/>
            <w:proofErr w:type="gramStart"/>
            <w:r w:rsidRPr="004B35ED">
              <w:rPr>
                <w:b/>
                <w:vertAlign w:val="subscript"/>
                <w:lang w:val="ru-RU"/>
              </w:rPr>
              <w:t>обр</w:t>
            </w:r>
            <w:proofErr w:type="spellEnd"/>
            <w:r w:rsidRPr="004B35ED">
              <w:rPr>
                <w:b/>
                <w:vertAlign w:val="subscript"/>
                <w:lang w:val="ru-RU"/>
              </w:rPr>
              <w:t xml:space="preserve"> </w:t>
            </w:r>
            <w:r w:rsidRPr="004B35ED">
              <w:rPr>
                <w:b/>
                <w:lang w:val="ru-RU"/>
              </w:rPr>
              <w:t>,</w:t>
            </w:r>
            <w:proofErr w:type="gramEnd"/>
            <w:r w:rsidRPr="004B35ED">
              <w:rPr>
                <w:b/>
                <w:lang w:val="ru-RU"/>
              </w:rPr>
              <w:t xml:space="preserve"> мА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591553C4" w14:textId="77777777" w:rsidR="002F0F22" w:rsidRPr="004B35ED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4B35ED">
              <w:rPr>
                <w:b/>
                <w:bCs/>
                <w:lang w:val="en-US"/>
              </w:rPr>
              <w:t>Id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23B7D57" w14:textId="5D6CDE01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860,5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F44451A" w14:textId="6C40F31D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487,4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91BCFC2" w14:textId="0A39B6CC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117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1AFE3319" w14:textId="7BCBF228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4FB15F5" w14:textId="5DE59869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4F86239B" w14:textId="2CC40428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6810D5B6" w14:textId="6986596C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68E3903D" w14:textId="20E1A5C6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</w:tr>
      <w:tr w:rsidR="002F0F22" w:rsidRPr="004B35ED" w14:paraId="6B556A66" w14:textId="77777777" w:rsidTr="002365CB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6910FF0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5F6A74">
              <w:rPr>
                <w:b/>
                <w:lang w:val="en-US"/>
              </w:rPr>
              <w:t>Измеряемый</w:t>
            </w:r>
            <w:proofErr w:type="spell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параметр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061D11D4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F6A74">
              <w:rPr>
                <w:b/>
                <w:bCs/>
                <w:lang w:val="en-US"/>
              </w:rPr>
              <w:t>R, %</w:t>
            </w:r>
          </w:p>
          <w:p w14:paraId="2441A8DD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При</w:t>
            </w:r>
            <w:proofErr w:type="spellEnd"/>
            <w:r w:rsidRPr="005F6A74">
              <w:rPr>
                <w:b/>
                <w:bCs/>
                <w:lang w:val="en-US"/>
              </w:rPr>
              <w:t>-</w:t>
            </w:r>
          </w:p>
          <w:p w14:paraId="05F7FEA1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бор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5F01FE3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38040030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rFonts w:ascii="Arial"/>
                <w:b/>
                <w:bCs/>
                <w:sz w:val="24"/>
                <w:szCs w:val="24"/>
                <w:lang w:val="ru-RU"/>
              </w:rPr>
              <w:t>45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C87F82C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57487571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50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1CE5881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34260848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2188D92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72FBE497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60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47D6ACB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1A76C3FE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65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9499D5F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782724E4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0BF47CD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15323873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75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2AC575D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68A05E7A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2365CB">
              <w:rPr>
                <w:b/>
                <w:bCs/>
                <w:sz w:val="24"/>
                <w:szCs w:val="24"/>
                <w:lang w:val="ru-RU"/>
              </w:rPr>
              <w:t>80</w:t>
            </w:r>
          </w:p>
        </w:tc>
      </w:tr>
      <w:tr w:rsidR="002F0F22" w:rsidRPr="004B35ED" w14:paraId="708CF2BE" w14:textId="77777777" w:rsidTr="002365CB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46DFC377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U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В</w:t>
            </w:r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15A822D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4B35ED">
              <w:rPr>
                <w:b/>
                <w:bCs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840B8EF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33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60398B1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3059F69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9C14234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615B488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9BBB7F8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18D9AE1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07B9843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</w:tr>
      <w:tr w:rsidR="002F0F22" w:rsidRPr="004B35ED" w14:paraId="607313C4" w14:textId="77777777" w:rsidTr="002365CB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6A4949E6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I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мА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8A4E588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4B35ED">
              <w:rPr>
                <w:b/>
                <w:bCs/>
                <w:lang w:val="en-US"/>
              </w:rPr>
              <w:t>Id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906583E" w14:textId="58DBC8BD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 w:rsidRPr="005F6A74">
              <w:rPr>
                <w:rFonts w:ascii="Arial"/>
                <w:sz w:val="24"/>
                <w:szCs w:val="24"/>
                <w:lang w:val="ru-RU"/>
              </w:rPr>
              <w:t>0,000</w:t>
            </w:r>
            <w:r>
              <w:rPr>
                <w:rFonts w:ascii="Arial"/>
                <w:sz w:val="24"/>
                <w:szCs w:val="24"/>
                <w:lang w:val="ru-RU"/>
              </w:rPr>
              <w:t>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3740116" w14:textId="4EFFA05B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45A9C89" w14:textId="403135EE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333EAB1" w14:textId="668215B0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9BF679C" w14:textId="28B3B6BA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EF6A74E" w14:textId="5F5F18F0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77D6128" w14:textId="406A0F45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0,00003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0052542" w14:textId="402ADF84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</w:tr>
      <w:tr w:rsidR="002F0F22" w:rsidRPr="005F6A74" w14:paraId="099B9F75" w14:textId="77777777" w:rsidTr="002365CB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9CA2849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5F6A74">
              <w:rPr>
                <w:b/>
                <w:lang w:val="en-US"/>
              </w:rPr>
              <w:t>Измеряемый</w:t>
            </w:r>
            <w:proofErr w:type="spell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параметр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B78574E" w14:textId="170279FF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F6A74">
              <w:rPr>
                <w:b/>
                <w:bCs/>
                <w:lang w:val="en-US"/>
              </w:rPr>
              <w:t>R, %</w:t>
            </w:r>
          </w:p>
          <w:p w14:paraId="72BA1C8E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При</w:t>
            </w:r>
            <w:proofErr w:type="spellEnd"/>
            <w:r w:rsidRPr="005F6A74">
              <w:rPr>
                <w:b/>
                <w:bCs/>
                <w:lang w:val="en-US"/>
              </w:rPr>
              <w:t>-</w:t>
            </w:r>
          </w:p>
          <w:p w14:paraId="68E66FE4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5F6A74">
              <w:rPr>
                <w:b/>
                <w:bCs/>
                <w:lang w:val="en-US"/>
              </w:rPr>
              <w:t>бор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B5F64DA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45ACF608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/>
                <w:b/>
                <w:bCs/>
                <w:sz w:val="24"/>
                <w:szCs w:val="24"/>
                <w:lang w:val="ru-RU"/>
              </w:rPr>
              <w:t>8</w:t>
            </w:r>
            <w:r w:rsidRPr="002365CB">
              <w:rPr>
                <w:rFonts w:ascii="Arial"/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7676E0B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75F56D5E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</w:t>
            </w:r>
            <w:r w:rsidRPr="002365CB">
              <w:rPr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3719307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17225254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</w:t>
            </w:r>
            <w:r w:rsidRPr="002365CB">
              <w:rPr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ABD31BE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6729F59A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</w:t>
            </w:r>
            <w:r w:rsidRPr="002365CB">
              <w:rPr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FBFFBE5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132F7010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DEAD08F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544FC102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2AC595F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78ED5DB6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53104E8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  <w:p w14:paraId="04960071" w14:textId="77777777" w:rsidR="002F0F22" w:rsidRPr="002365CB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2F0F22" w:rsidRPr="005F6A74" w14:paraId="22429FDB" w14:textId="77777777" w:rsidTr="002365CB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2410C05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U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В</w:t>
            </w:r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0476DE5B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4B35ED">
              <w:rPr>
                <w:b/>
                <w:bCs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F3D07EC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>
              <w:rPr>
                <w:rFonts w:ascii="Arial"/>
                <w:sz w:val="24"/>
                <w:szCs w:val="24"/>
                <w:lang w:val="ru-RU"/>
              </w:rPr>
              <w:t>9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365D1C9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42DD8D2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DE3D118" w14:textId="5AA1F12B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7D979A3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D1C159E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9761919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2ADD7F5" w14:textId="77777777" w:rsidR="002F0F22" w:rsidRPr="005F6A74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2F0F22" w:rsidRPr="004B35ED" w14:paraId="2042F188" w14:textId="77777777" w:rsidTr="002365CB">
        <w:trPr>
          <w:trHeight w:val="404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70FB63D4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B35ED">
              <w:rPr>
                <w:b/>
                <w:lang w:val="en-US"/>
              </w:rPr>
              <w:t>I</w:t>
            </w:r>
            <w:proofErr w:type="gramStart"/>
            <w:r w:rsidRPr="005F6A74">
              <w:rPr>
                <w:b/>
                <w:lang w:val="en-US"/>
              </w:rPr>
              <w:t>обр</w:t>
            </w:r>
            <w:proofErr w:type="spellEnd"/>
            <w:r w:rsidRPr="005F6A74">
              <w:rPr>
                <w:b/>
                <w:lang w:val="en-US"/>
              </w:rPr>
              <w:t xml:space="preserve"> ,</w:t>
            </w:r>
            <w:proofErr w:type="gramEnd"/>
            <w:r w:rsidRPr="005F6A74">
              <w:rPr>
                <w:b/>
                <w:lang w:val="en-US"/>
              </w:rPr>
              <w:t xml:space="preserve"> </w:t>
            </w:r>
            <w:proofErr w:type="spellStart"/>
            <w:r w:rsidRPr="005F6A74">
              <w:rPr>
                <w:b/>
                <w:lang w:val="en-US"/>
              </w:rPr>
              <w:t>мА</w:t>
            </w:r>
            <w:proofErr w:type="spellEnd"/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7731C2F5" w14:textId="77777777" w:rsidR="002F0F22" w:rsidRPr="005F6A74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4B35ED">
              <w:rPr>
                <w:b/>
                <w:bCs/>
                <w:lang w:val="en-US"/>
              </w:rPr>
              <w:t>Id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B113673" w14:textId="3B921282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Arial"/>
                <w:sz w:val="24"/>
                <w:szCs w:val="24"/>
                <w:lang w:val="ru-RU"/>
              </w:rPr>
            </w:pPr>
            <w:r w:rsidRPr="005F6A74">
              <w:rPr>
                <w:rFonts w:ascii="Arial"/>
                <w:sz w:val="24"/>
                <w:szCs w:val="24"/>
                <w:lang w:val="ru-RU"/>
              </w:rPr>
              <w:t>0,000</w:t>
            </w:r>
            <w:r>
              <w:rPr>
                <w:rFonts w:ascii="Arial"/>
                <w:sz w:val="24"/>
                <w:szCs w:val="24"/>
                <w:lang w:val="ru-RU"/>
              </w:rPr>
              <w:t>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E62C6F2" w14:textId="03784943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E7724B4" w14:textId="1F6DC845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0,000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BC7F1B9" w14:textId="2933B8BD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5F6A74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0910200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60691E4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517B424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9669A86" w14:textId="77777777" w:rsidR="002F0F22" w:rsidRPr="004B35ED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519B4473" w14:textId="064534B2" w:rsidR="002F0F22" w:rsidRPr="004F1380" w:rsidRDefault="002F0F22" w:rsidP="004F1380">
      <w:pPr>
        <w:ind w:firstLine="0"/>
        <w:rPr>
          <w:spacing w:val="-2"/>
          <w:lang w:val="ru-RU"/>
        </w:rPr>
      </w:pPr>
    </w:p>
    <w:p w14:paraId="54CFE6A1" w14:textId="418B8718" w:rsidR="00242197" w:rsidRDefault="005F5D52" w:rsidP="0012204B">
      <w:pPr>
        <w:ind w:firstLine="0"/>
        <w:rPr>
          <w:b/>
          <w:lang w:val="ru-RU"/>
        </w:rPr>
      </w:pPr>
      <w:ins w:id="25" w:author="Lexer" w:date="2024-10-24T11:10:00Z">
        <w:r>
          <w:rPr>
            <w:b/>
            <w:noProof/>
            <w:lang w:val="ru-RU"/>
          </w:rPr>
          <w:drawing>
            <wp:anchor distT="0" distB="0" distL="114300" distR="114300" simplePos="0" relativeHeight="251658240" behindDoc="0" locked="0" layoutInCell="1" allowOverlap="1" wp14:anchorId="1E185042" wp14:editId="75A41CB3">
              <wp:simplePos x="0" y="0"/>
              <wp:positionH relativeFrom="page">
                <wp:posOffset>114300</wp:posOffset>
              </wp:positionH>
              <wp:positionV relativeFrom="paragraph">
                <wp:posOffset>264795</wp:posOffset>
              </wp:positionV>
              <wp:extent cx="7345680" cy="4676140"/>
              <wp:effectExtent l="0" t="0" r="7620" b="0"/>
              <wp:wrapNone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Рисунок 7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354166" cy="46815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r w:rsidR="004B35ED">
        <w:rPr>
          <w:b/>
          <w:lang w:val="ru-RU"/>
        </w:rPr>
        <w:t>Экспериментальная ВАХ:</w:t>
      </w:r>
    </w:p>
    <w:p w14:paraId="3A29F5B6" w14:textId="53B428BC" w:rsidR="004B35ED" w:rsidDel="004F1380" w:rsidRDefault="004B35ED" w:rsidP="0012204B">
      <w:pPr>
        <w:ind w:firstLine="0"/>
        <w:rPr>
          <w:del w:id="26" w:author="Lexer" w:date="2024-10-24T11:09:00Z"/>
          <w:b/>
          <w:lang w:val="ru-RU"/>
        </w:rPr>
      </w:pPr>
    </w:p>
    <w:p w14:paraId="1FED4E8B" w14:textId="3B388F32" w:rsidR="004B35ED" w:rsidRPr="004F1380" w:rsidDel="004F1380" w:rsidRDefault="004B35ED" w:rsidP="0012204B">
      <w:pPr>
        <w:ind w:firstLine="0"/>
        <w:rPr>
          <w:del w:id="27" w:author="Lexer" w:date="2024-10-24T11:09:00Z"/>
          <w:b/>
          <w:lang w:val="ru-RU"/>
        </w:rPr>
      </w:pPr>
      <w:del w:id="28" w:author="Lexer" w:date="2024-10-24T11:09:00Z">
        <w:r w:rsidDel="004F1380">
          <w:rPr>
            <w:b/>
            <w:lang w:val="ru-RU"/>
          </w:rPr>
          <w:delText>ВАХ с осциллографа:</w:delText>
        </w:r>
      </w:del>
    </w:p>
    <w:p w14:paraId="135ADBE8" w14:textId="43412B9C" w:rsidR="00D853A1" w:rsidRPr="004F1380" w:rsidRDefault="00D853A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</w:rPr>
      </w:pPr>
    </w:p>
    <w:sectPr w:rsidR="00D853A1" w:rsidRPr="004F1380">
      <w:footerReference w:type="default" r:id="rId10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C15F9" w14:textId="77777777" w:rsidR="001449BD" w:rsidRDefault="001449BD">
      <w:pPr>
        <w:spacing w:line="240" w:lineRule="auto"/>
      </w:pPr>
      <w:r>
        <w:separator/>
      </w:r>
    </w:p>
  </w:endnote>
  <w:endnote w:type="continuationSeparator" w:id="0">
    <w:p w14:paraId="40E022D7" w14:textId="77777777" w:rsidR="001449BD" w:rsidRDefault="00144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3A826" w14:textId="77777777" w:rsidR="001449BD" w:rsidRDefault="001449BD">
      <w:pPr>
        <w:spacing w:line="240" w:lineRule="auto"/>
      </w:pPr>
      <w:r>
        <w:separator/>
      </w:r>
    </w:p>
  </w:footnote>
  <w:footnote w:type="continuationSeparator" w:id="0">
    <w:p w14:paraId="42D49122" w14:textId="77777777" w:rsidR="001449BD" w:rsidRDefault="001449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2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xer">
    <w15:presenceInfo w15:providerId="None" w15:userId="Lex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4A4D"/>
    <w:rsid w:val="00023473"/>
    <w:rsid w:val="0002638E"/>
    <w:rsid w:val="00050D4D"/>
    <w:rsid w:val="000768DC"/>
    <w:rsid w:val="0008363D"/>
    <w:rsid w:val="00085710"/>
    <w:rsid w:val="000D2A6C"/>
    <w:rsid w:val="000E2386"/>
    <w:rsid w:val="001025D6"/>
    <w:rsid w:val="00110145"/>
    <w:rsid w:val="00112264"/>
    <w:rsid w:val="0012204B"/>
    <w:rsid w:val="001236B0"/>
    <w:rsid w:val="00125E35"/>
    <w:rsid w:val="001333FA"/>
    <w:rsid w:val="00143325"/>
    <w:rsid w:val="001449BD"/>
    <w:rsid w:val="00167A93"/>
    <w:rsid w:val="00173C11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1380"/>
    <w:rsid w:val="004F2DB6"/>
    <w:rsid w:val="004F64BA"/>
    <w:rsid w:val="00507F19"/>
    <w:rsid w:val="0053381D"/>
    <w:rsid w:val="00554D5E"/>
    <w:rsid w:val="005550F5"/>
    <w:rsid w:val="00575B1B"/>
    <w:rsid w:val="005C31C1"/>
    <w:rsid w:val="005E1C7F"/>
    <w:rsid w:val="005E6626"/>
    <w:rsid w:val="005F0164"/>
    <w:rsid w:val="005F5D52"/>
    <w:rsid w:val="005F6A74"/>
    <w:rsid w:val="006026E4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701B2A"/>
    <w:rsid w:val="00753753"/>
    <w:rsid w:val="007D3FDF"/>
    <w:rsid w:val="007F3E9B"/>
    <w:rsid w:val="00805CF4"/>
    <w:rsid w:val="00815AF4"/>
    <w:rsid w:val="00821BBB"/>
    <w:rsid w:val="00826BB0"/>
    <w:rsid w:val="00847E72"/>
    <w:rsid w:val="008554A2"/>
    <w:rsid w:val="008A0F69"/>
    <w:rsid w:val="008A5E11"/>
    <w:rsid w:val="008B3AA5"/>
    <w:rsid w:val="008C62A3"/>
    <w:rsid w:val="008E14E7"/>
    <w:rsid w:val="008F7345"/>
    <w:rsid w:val="009038B8"/>
    <w:rsid w:val="00903DDF"/>
    <w:rsid w:val="009442FF"/>
    <w:rsid w:val="00947C9D"/>
    <w:rsid w:val="009512A0"/>
    <w:rsid w:val="00951D9F"/>
    <w:rsid w:val="00960A0D"/>
    <w:rsid w:val="009708AE"/>
    <w:rsid w:val="00981D37"/>
    <w:rsid w:val="0098647D"/>
    <w:rsid w:val="009B24C2"/>
    <w:rsid w:val="009C5B84"/>
    <w:rsid w:val="009D63A3"/>
    <w:rsid w:val="009F43B9"/>
    <w:rsid w:val="00A04790"/>
    <w:rsid w:val="00A54D44"/>
    <w:rsid w:val="00A55DFB"/>
    <w:rsid w:val="00AB18E5"/>
    <w:rsid w:val="00AB551A"/>
    <w:rsid w:val="00AF3B34"/>
    <w:rsid w:val="00B07702"/>
    <w:rsid w:val="00B14639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D4711"/>
    <w:rsid w:val="00BD6AAB"/>
    <w:rsid w:val="00BE7E64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D02E15"/>
    <w:rsid w:val="00D3096E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E0677A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E33E9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5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Lexer</cp:lastModifiedBy>
  <cp:revision>33</cp:revision>
  <dcterms:created xsi:type="dcterms:W3CDTF">2024-09-06T14:37:00Z</dcterms:created>
  <dcterms:modified xsi:type="dcterms:W3CDTF">2024-10-24T16:21:00Z</dcterms:modified>
</cp:coreProperties>
</file>