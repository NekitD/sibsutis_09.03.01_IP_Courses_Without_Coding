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79E51DCD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 w:rsidR="00805CF4">
        <w:rPr>
          <w:b/>
          <w:sz w:val="32"/>
          <w:szCs w:val="32"/>
          <w:lang w:val="ru-RU"/>
        </w:rPr>
        <w:t xml:space="preserve"> </w:t>
      </w:r>
      <w:ins w:id="5" w:author="Student" w:date="2024-10-04T11:40:00Z">
        <w:r w:rsidR="0012204B">
          <w:rPr>
            <w:b/>
            <w:sz w:val="32"/>
            <w:szCs w:val="32"/>
            <w:lang w:val="ru-RU"/>
          </w:rPr>
          <w:t>4</w:t>
        </w:r>
      </w:ins>
      <w:del w:id="6" w:author="Student" w:date="2024-10-04T11:40:00Z">
        <w:r w:rsidR="008E14E7" w:rsidDel="0012204B">
          <w:rPr>
            <w:b/>
            <w:sz w:val="32"/>
            <w:szCs w:val="32"/>
            <w:lang w:val="ru-RU"/>
          </w:rPr>
          <w:delText>3</w:delText>
        </w:r>
      </w:del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6FD51EEA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ins w:id="7" w:author="Student" w:date="2024-10-04T11:42:00Z">
        <w:r w:rsidR="0012204B" w:rsidRPr="0012204B">
          <w:rPr>
            <w:lang w:val="ru-RU"/>
          </w:rPr>
          <w:t xml:space="preserve">Исследование трехфазных цепей переменного тока </w:t>
        </w:r>
      </w:ins>
      <w:del w:id="8" w:author="Student" w:date="2024-10-04T11:42:00Z">
        <w:r w:rsidR="008E14E7" w:rsidDel="0012204B">
          <w:delText>Исследование линейного однофазного трансформатора</w:delText>
        </w:r>
      </w:del>
      <w:r>
        <w:rPr>
          <w:lang w:val="ru-RU"/>
        </w:rPr>
        <w:t>»</w:t>
      </w:r>
    </w:p>
    <w:p w14:paraId="048F752B" w14:textId="77F632C6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вариант 1</w:t>
      </w:r>
      <w:r w:rsidR="008E14E7">
        <w:rPr>
          <w:lang w:val="ru-RU"/>
        </w:rPr>
        <w:t>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9" w:name="_md6ritkreh1p" w:colFirst="0" w:colLast="0"/>
      <w:bookmarkEnd w:id="9"/>
    </w:p>
    <w:p w14:paraId="202DFDD1" w14:textId="77777777" w:rsidR="005E6626" w:rsidRDefault="005E6626">
      <w:pPr>
        <w:pStyle w:val="a4"/>
        <w:spacing w:after="200" w:line="276" w:lineRule="auto"/>
      </w:pPr>
      <w:bookmarkStart w:id="10" w:name="_o3i6py42tfw6" w:colFirst="0" w:colLast="0"/>
      <w:bookmarkEnd w:id="10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688AAA13" w:rsidR="005E6626" w:rsidRDefault="009442FF">
            <w:pPr>
              <w:pStyle w:val="a4"/>
              <w:ind w:firstLine="0"/>
            </w:pPr>
            <w:bookmarkStart w:id="11" w:name="_exk8w8a3knnq" w:colFirst="0" w:colLast="0"/>
            <w:bookmarkEnd w:id="11"/>
            <w:proofErr w:type="gramStart"/>
            <w:r>
              <w:t>«</w:t>
            </w:r>
            <w:r w:rsidR="003B5442">
              <w:rPr>
                <w:lang w:val="ru-RU"/>
              </w:rPr>
              <w:t xml:space="preserve"> </w:t>
            </w:r>
            <w:ins w:id="12" w:author="Student" w:date="2024-10-04T11:40:00Z">
              <w:r w:rsidR="0012204B">
                <w:rPr>
                  <w:lang w:val="ru-RU"/>
                </w:rPr>
                <w:t>4</w:t>
              </w:r>
            </w:ins>
            <w:proofErr w:type="gramEnd"/>
            <w:ins w:id="13" w:author="Lexer" w:date="2024-09-28T18:38:00Z">
              <w:del w:id="14" w:author="Student" w:date="2024-10-04T11:40:00Z">
                <w:r w:rsidR="00365FF5" w:rsidDel="0012204B">
                  <w:rPr>
                    <w:lang w:val="ru-RU"/>
                  </w:rPr>
                  <w:delText>27</w:delText>
                </w:r>
              </w:del>
            </w:ins>
            <w:del w:id="15" w:author="Lexer" w:date="2024-09-28T18:38:00Z">
              <w:r w:rsidR="00805CF4" w:rsidDel="00365FF5">
                <w:rPr>
                  <w:lang w:val="ru-RU"/>
                </w:rPr>
                <w:delText>13</w:delText>
              </w:r>
            </w:del>
            <w:r w:rsidR="003B5442">
              <w:rPr>
                <w:lang w:val="ru-RU"/>
              </w:rPr>
              <w:t xml:space="preserve"> </w:t>
            </w:r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ins w:id="16" w:author="Student" w:date="2024-10-04T11:40:00Z">
              <w:r w:rsidR="0012204B">
                <w:rPr>
                  <w:lang w:val="ru-RU"/>
                </w:rPr>
                <w:t>октября</w:t>
              </w:r>
            </w:ins>
            <w:del w:id="17" w:author="Student" w:date="2024-10-04T11:40:00Z">
              <w:r w:rsidR="00575B1B" w:rsidDel="0012204B">
                <w:rPr>
                  <w:lang w:val="ru-RU"/>
                </w:rPr>
                <w:delText>сентября</w:delText>
              </w:r>
            </w:del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159158C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18" w:name="_7xvdjna35fgc" w:colFirst="0" w:colLast="0"/>
            <w:bookmarkEnd w:id="18"/>
            <w:r>
              <w:rPr>
                <w:lang w:val="ru-RU"/>
              </w:rPr>
              <w:t>Грязин</w:t>
            </w:r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19" w:name="_oqk255mmjgqj" w:colFirst="0" w:colLast="0"/>
            <w:bookmarkEnd w:id="1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0F4B1DC8" w:rsidR="005E6626" w:rsidRPr="0012204B" w:rsidRDefault="009442FF">
            <w:pPr>
              <w:pStyle w:val="a4"/>
              <w:widowControl w:val="0"/>
              <w:ind w:right="125" w:firstLine="0"/>
              <w:jc w:val="left"/>
              <w:rPr>
                <w:lang w:val="ru-RU"/>
                <w:rPrChange w:id="20" w:author="Student" w:date="2024-10-04T11:40:00Z">
                  <w:rPr/>
                </w:rPrChange>
              </w:rPr>
            </w:pPr>
            <w:bookmarkStart w:id="21" w:name="_5s8bu6u7u2mt" w:colFirst="0" w:colLast="0"/>
            <w:bookmarkEnd w:id="21"/>
            <w:r>
              <w:t xml:space="preserve">«__» </w:t>
            </w:r>
            <w:ins w:id="22" w:author="Student" w:date="2024-10-04T11:40:00Z">
              <w:r w:rsidR="0012204B">
                <w:rPr>
                  <w:lang w:val="ru-RU"/>
                </w:rPr>
                <w:t>ок</w:t>
              </w:r>
            </w:ins>
            <w:ins w:id="23" w:author="Student" w:date="2024-10-04T11:41:00Z">
              <w:r w:rsidR="0012204B">
                <w:rPr>
                  <w:lang w:val="ru-RU"/>
                </w:rPr>
                <w:t>тября</w:t>
              </w:r>
            </w:ins>
            <w:del w:id="24" w:author="Student" w:date="2024-10-04T11:40:00Z">
              <w:r w:rsidR="00575B1B" w:rsidDel="0012204B">
                <w:rPr>
                  <w:lang w:val="ru-RU"/>
                </w:rPr>
                <w:delText>сентября</w:delText>
              </w:r>
            </w:del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25" w:name="_m3def8qlqtnl" w:colFirst="0" w:colLast="0"/>
            <w:bookmarkStart w:id="26" w:name="_77olwnxz0xh9" w:colFirst="0" w:colLast="0"/>
            <w:bookmarkEnd w:id="25"/>
            <w:bookmarkEnd w:id="26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27" w:name="_3g9qw2rz2gk" w:colFirst="0" w:colLast="0"/>
            <w:bookmarkEnd w:id="27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28" w:name="_jzqx7iccpmjq" w:colFirst="0" w:colLast="0"/>
            <w:bookmarkEnd w:id="28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29" w:name="_ibm6jjcjvni8" w:colFirst="0" w:colLast="0"/>
      <w:bookmarkEnd w:id="29"/>
    </w:p>
    <w:p w14:paraId="206F05B2" w14:textId="21AA4B84" w:rsidR="001333FA" w:rsidRPr="00575B1B" w:rsidRDefault="001333FA" w:rsidP="00575B1B">
      <w:pPr>
        <w:pStyle w:val="1"/>
      </w:pPr>
      <w:bookmarkStart w:id="30" w:name="_69tmvkj55jht" w:colFirst="0" w:colLast="0"/>
      <w:bookmarkStart w:id="31" w:name="_aspcv1oo7hvp" w:colFirst="0" w:colLast="0"/>
      <w:bookmarkEnd w:id="30"/>
      <w:bookmarkEnd w:id="31"/>
    </w:p>
    <w:p w14:paraId="5283BA53" w14:textId="58ABFED6" w:rsidR="00554D5E" w:rsidRPr="0012204B" w:rsidRDefault="00575B1B" w:rsidP="0012204B">
      <w:pPr>
        <w:pStyle w:val="a7"/>
        <w:numPr>
          <w:ilvl w:val="1"/>
          <w:numId w:val="5"/>
        </w:numPr>
        <w:rPr>
          <w:ins w:id="32" w:author="Student" w:date="2024-10-04T11:42:00Z"/>
          <w:b/>
          <w:lang w:val="ru-RU"/>
          <w:rPrChange w:id="33" w:author="Student" w:date="2024-10-04T11:42:00Z">
            <w:rPr>
              <w:ins w:id="34" w:author="Student" w:date="2024-10-04T11:42:00Z"/>
              <w:lang w:val="ru-RU"/>
            </w:rPr>
          </w:rPrChange>
        </w:rPr>
        <w:pPrChange w:id="35" w:author="Student" w:date="2024-10-04T11:42:00Z">
          <w:pPr>
            <w:ind w:firstLine="0"/>
          </w:pPr>
        </w:pPrChange>
      </w:pPr>
      <w:bookmarkStart w:id="36" w:name="_rqviu9off406" w:colFirst="0" w:colLast="0"/>
      <w:bookmarkEnd w:id="36"/>
      <w:del w:id="37" w:author="Student" w:date="2024-10-04T11:42:00Z">
        <w:r w:rsidRPr="0012204B" w:rsidDel="0012204B">
          <w:rPr>
            <w:b/>
            <w:lang w:val="ru-RU"/>
            <w:rPrChange w:id="38" w:author="Student" w:date="2024-10-04T11:42:00Z">
              <w:rPr>
                <w:lang w:val="ru-RU"/>
              </w:rPr>
            </w:rPrChange>
          </w:rPr>
          <w:delText xml:space="preserve">1.1 </w:delText>
        </w:r>
      </w:del>
      <w:r w:rsidRPr="0012204B">
        <w:rPr>
          <w:b/>
          <w:lang w:val="ru-RU"/>
          <w:rPrChange w:id="39" w:author="Student" w:date="2024-10-04T11:42:00Z">
            <w:rPr>
              <w:lang w:val="ru-RU"/>
            </w:rPr>
          </w:rPrChange>
        </w:rPr>
        <w:t>Цель работы:</w:t>
      </w:r>
    </w:p>
    <w:p w14:paraId="4751ACE3" w14:textId="77777777" w:rsidR="0012204B" w:rsidRDefault="0012204B" w:rsidP="0012204B">
      <w:pPr>
        <w:pStyle w:val="a7"/>
        <w:ind w:left="420" w:firstLine="300"/>
        <w:rPr>
          <w:ins w:id="40" w:author="Student" w:date="2024-10-04T11:42:00Z"/>
        </w:rPr>
        <w:pPrChange w:id="41" w:author="Student" w:date="2024-10-04T11:42:00Z">
          <w:pPr>
            <w:pStyle w:val="a7"/>
            <w:numPr>
              <w:numId w:val="5"/>
            </w:numPr>
            <w:ind w:left="420" w:hanging="420"/>
          </w:pPr>
        </w:pPrChange>
      </w:pPr>
      <w:ins w:id="42" w:author="Student" w:date="2024-10-04T11:42:00Z">
        <w:r>
          <w:t>Изучение особенностей трехфазных цепей переменного тока и способов включения трехфазных трансформаторов.</w:t>
        </w:r>
      </w:ins>
    </w:p>
    <w:p w14:paraId="3CD1D382" w14:textId="77777777" w:rsidR="0012204B" w:rsidRPr="0012204B" w:rsidRDefault="0012204B" w:rsidP="0012204B">
      <w:pPr>
        <w:pStyle w:val="a7"/>
        <w:ind w:left="420" w:firstLine="0"/>
        <w:rPr>
          <w:b/>
          <w:rPrChange w:id="43" w:author="Student" w:date="2024-10-04T11:42:00Z">
            <w:rPr>
              <w:lang w:val="ru-RU"/>
            </w:rPr>
          </w:rPrChange>
        </w:rPr>
        <w:pPrChange w:id="44" w:author="Student" w:date="2024-10-04T11:42:00Z">
          <w:pPr>
            <w:ind w:firstLine="0"/>
          </w:pPr>
        </w:pPrChange>
      </w:pPr>
    </w:p>
    <w:p w14:paraId="139AD92B" w14:textId="178EA7C5" w:rsidR="00BB24E2" w:rsidDel="0012204B" w:rsidRDefault="008E14E7" w:rsidP="00805CF4">
      <w:pPr>
        <w:pStyle w:val="ab"/>
        <w:ind w:right="1" w:firstLine="709"/>
        <w:rPr>
          <w:del w:id="45" w:author="Student" w:date="2024-10-04T11:41:00Z"/>
          <w:lang w:val="ru-RU"/>
        </w:rPr>
      </w:pPr>
      <w:del w:id="46" w:author="Student" w:date="2024-10-04T11:41:00Z">
        <w:r w:rsidDel="0012204B">
          <w:delText>Экспериментальная проверка справедливости основных соотношений в электрических цепях однофазного переменного тока.</w:delText>
        </w:r>
      </w:del>
    </w:p>
    <w:p w14:paraId="0CFDF5A2" w14:textId="4A115ABD" w:rsidR="00BB24E2" w:rsidDel="0012204B" w:rsidRDefault="00BB24E2" w:rsidP="0012204B">
      <w:pPr>
        <w:ind w:firstLine="0"/>
        <w:rPr>
          <w:del w:id="47" w:author="Student" w:date="2024-10-04T11:41:00Z"/>
          <w:b/>
        </w:rPr>
      </w:pPr>
      <w:r>
        <w:rPr>
          <w:b/>
        </w:rPr>
        <w:t>1.</w:t>
      </w:r>
      <w:r w:rsidRPr="00F2021B">
        <w:rPr>
          <w:b/>
          <w:lang w:val="ru-RU"/>
        </w:rPr>
        <w:t>2</w:t>
      </w:r>
      <w:r>
        <w:rPr>
          <w:b/>
        </w:rPr>
        <w:t xml:space="preserve"> </w:t>
      </w:r>
      <w:ins w:id="48" w:author="Student" w:date="2024-10-04T11:44:00Z">
        <w:r w:rsidR="0012204B">
          <w:rPr>
            <w:b/>
            <w:lang w:val="ru-RU"/>
          </w:rPr>
          <w:t>Описание лабораторной установки:</w:t>
        </w:r>
      </w:ins>
      <w:del w:id="49" w:author="Student" w:date="2024-10-04T11:41:00Z">
        <w:r w:rsidDel="0012204B">
          <w:rPr>
            <w:b/>
          </w:rPr>
          <w:delText xml:space="preserve">Описание модели двухконтурной схемы  </w:delText>
        </w:r>
      </w:del>
    </w:p>
    <w:p w14:paraId="1490374D" w14:textId="77777777" w:rsidR="0012204B" w:rsidRDefault="0012204B" w:rsidP="0012204B">
      <w:pPr>
        <w:ind w:firstLine="0"/>
        <w:rPr>
          <w:ins w:id="50" w:author="Student" w:date="2024-10-04T11:42:00Z"/>
          <w:b/>
        </w:rPr>
      </w:pPr>
    </w:p>
    <w:p w14:paraId="23A43920" w14:textId="77777777" w:rsidR="0012204B" w:rsidRDefault="0012204B" w:rsidP="0012204B">
      <w:pPr>
        <w:pStyle w:val="a9"/>
        <w:ind w:firstLine="567"/>
        <w:rPr>
          <w:ins w:id="51" w:author="Student" w:date="2024-10-04T11:43:00Z"/>
        </w:rPr>
      </w:pPr>
      <w:ins w:id="52" w:author="Student" w:date="2024-10-04T11:42:00Z">
        <w:r>
          <w:rPr>
            <w:b/>
          </w:rPr>
          <w:tab/>
        </w:r>
      </w:ins>
      <w:ins w:id="53" w:author="Student" w:date="2024-10-04T11:43:00Z">
        <w:r>
          <w:t>Модель трехфазного трансформатора при включении звездой или  треугольником  показана на р</w:t>
        </w:r>
        <w:r>
          <w:t>и</w:t>
        </w:r>
        <w:r>
          <w:t xml:space="preserve">сунке </w:t>
        </w:r>
        <w:r>
          <w:rPr>
            <w:lang w:val="ru-RU"/>
          </w:rPr>
          <w:t>4</w:t>
        </w:r>
        <w:r>
          <w:t xml:space="preserve">.12. </w:t>
        </w:r>
      </w:ins>
    </w:p>
    <w:p w14:paraId="6E304CAD" w14:textId="77777777" w:rsidR="0012204B" w:rsidRPr="00916679" w:rsidRDefault="0012204B" w:rsidP="0012204B">
      <w:pPr>
        <w:pStyle w:val="a9"/>
        <w:ind w:firstLine="568"/>
        <w:rPr>
          <w:ins w:id="54" w:author="Student" w:date="2024-10-04T11:43:00Z"/>
        </w:rPr>
      </w:pPr>
      <w:ins w:id="55" w:author="Student" w:date="2024-10-04T11:43:00Z">
        <w:r>
          <w:t>Модель содержит:</w:t>
        </w:r>
      </w:ins>
    </w:p>
    <w:p w14:paraId="4DFA87B3" w14:textId="77777777" w:rsidR="0012204B" w:rsidRDefault="0012204B" w:rsidP="0012204B">
      <w:pPr>
        <w:numPr>
          <w:ilvl w:val="0"/>
          <w:numId w:val="2"/>
        </w:numPr>
        <w:tabs>
          <w:tab w:val="clear" w:pos="928"/>
          <w:tab w:val="num" w:pos="426"/>
        </w:tabs>
        <w:spacing w:line="240" w:lineRule="auto"/>
        <w:ind w:left="0" w:firstLine="0"/>
        <w:rPr>
          <w:ins w:id="56" w:author="Student" w:date="2024-10-04T11:43:00Z"/>
        </w:rPr>
      </w:pPr>
      <w:ins w:id="57" w:author="Student" w:date="2024-10-04T11:43:00Z">
        <w:r>
          <w:t xml:space="preserve">первичный источник переменного трехфазного напряжения </w:t>
        </w:r>
        <w:proofErr w:type="gramStart"/>
        <w:r>
          <w:rPr>
            <w:lang w:val="en-US"/>
          </w:rPr>
          <w:t>UA</w:t>
        </w:r>
        <w:r>
          <w:rPr>
            <w:sz w:val="24"/>
          </w:rPr>
          <w:t>,</w:t>
        </w:r>
        <w:r>
          <w:rPr>
            <w:lang w:val="en-US"/>
          </w:rPr>
          <w:t>UB</w:t>
        </w:r>
        <w:proofErr w:type="gramEnd"/>
        <w:r>
          <w:rPr>
            <w:sz w:val="24"/>
          </w:rPr>
          <w:t>,</w:t>
        </w:r>
        <w:r>
          <w:rPr>
            <w:lang w:val="en-US"/>
          </w:rPr>
          <w:t>UC</w:t>
        </w:r>
        <w:r>
          <w:rPr>
            <w:sz w:val="24"/>
          </w:rPr>
          <w:t>;</w:t>
        </w:r>
      </w:ins>
    </w:p>
    <w:p w14:paraId="1F34CBCD" w14:textId="77777777" w:rsidR="0012204B" w:rsidRDefault="0012204B" w:rsidP="0012204B">
      <w:pPr>
        <w:numPr>
          <w:ilvl w:val="0"/>
          <w:numId w:val="2"/>
        </w:numPr>
        <w:tabs>
          <w:tab w:val="clear" w:pos="928"/>
          <w:tab w:val="num" w:pos="426"/>
        </w:tabs>
        <w:spacing w:line="240" w:lineRule="auto"/>
        <w:ind w:left="0" w:firstLine="0"/>
        <w:rPr>
          <w:ins w:id="58" w:author="Student" w:date="2024-10-04T11:43:00Z"/>
        </w:rPr>
      </w:pPr>
      <w:ins w:id="59" w:author="Student" w:date="2024-10-04T11:43:00Z">
        <w:r>
          <w:t>исследуемый трехфазный трансформатор</w:t>
        </w:r>
        <w:r w:rsidRPr="0092349F">
          <w:t xml:space="preserve">, </w:t>
        </w:r>
        <w:r>
          <w:t>состоящий из трех однофа</w:t>
        </w:r>
        <w:r>
          <w:t>з</w:t>
        </w:r>
        <w:r>
          <w:t>ных Т1, Т2, Т3, вторичные обмотки которого могут соединяться звездой или треугольником переключ</w:t>
        </w:r>
        <w:r>
          <w:t>а</w:t>
        </w:r>
        <w:r>
          <w:t xml:space="preserve">телями </w:t>
        </w:r>
        <w:r>
          <w:rPr>
            <w:lang w:val="en-US"/>
          </w:rPr>
          <w:t>S</w:t>
        </w:r>
        <w:r w:rsidRPr="0092349F">
          <w:t>1</w:t>
        </w:r>
        <w:r>
          <w:t>,</w:t>
        </w:r>
        <w:r w:rsidRPr="0092349F">
          <w:t xml:space="preserve"> </w:t>
        </w:r>
        <w:r>
          <w:rPr>
            <w:lang w:val="en-US"/>
          </w:rPr>
          <w:t>S</w:t>
        </w:r>
        <w:r w:rsidRPr="0092349F">
          <w:t>2</w:t>
        </w:r>
        <w:r>
          <w:t>,</w:t>
        </w:r>
        <w:r w:rsidRPr="0092349F">
          <w:t xml:space="preserve"> </w:t>
        </w:r>
        <w:r>
          <w:rPr>
            <w:lang w:val="en-US"/>
          </w:rPr>
          <w:t>S</w:t>
        </w:r>
        <w:r w:rsidRPr="0092349F">
          <w:t>3;</w:t>
        </w:r>
      </w:ins>
    </w:p>
    <w:p w14:paraId="477B2EEB" w14:textId="77777777" w:rsidR="0012204B" w:rsidRDefault="0012204B" w:rsidP="0012204B">
      <w:pPr>
        <w:numPr>
          <w:ilvl w:val="0"/>
          <w:numId w:val="2"/>
        </w:numPr>
        <w:tabs>
          <w:tab w:val="clear" w:pos="928"/>
          <w:tab w:val="num" w:pos="426"/>
        </w:tabs>
        <w:spacing w:line="240" w:lineRule="auto"/>
        <w:ind w:left="0" w:firstLine="0"/>
        <w:rPr>
          <w:ins w:id="60" w:author="Student" w:date="2024-10-04T11:43:00Z"/>
        </w:rPr>
      </w:pPr>
      <w:ins w:id="61" w:author="Student" w:date="2024-10-04T11:43:00Z">
        <w:r w:rsidRPr="0092349F">
          <w:t xml:space="preserve">нагрузочные резисторы </w:t>
        </w:r>
        <w:r>
          <w:rPr>
            <w:lang w:val="en-US"/>
          </w:rPr>
          <w:t>RH</w:t>
        </w:r>
        <w:r>
          <w:t xml:space="preserve">, коммутируемые переключателями </w:t>
        </w:r>
        <w:r>
          <w:rPr>
            <w:lang w:val="en-US"/>
          </w:rPr>
          <w:t>S</w:t>
        </w:r>
        <w:r>
          <w:t>4,</w:t>
        </w:r>
        <w:r w:rsidRPr="0092349F">
          <w:t xml:space="preserve"> </w:t>
        </w:r>
        <w:r>
          <w:rPr>
            <w:lang w:val="en-US"/>
          </w:rPr>
          <w:t>S</w:t>
        </w:r>
        <w:r>
          <w:t>5,</w:t>
        </w:r>
        <w:r w:rsidRPr="0092349F">
          <w:t xml:space="preserve"> </w:t>
        </w:r>
        <w:r>
          <w:rPr>
            <w:lang w:val="en-US"/>
          </w:rPr>
          <w:t>S</w:t>
        </w:r>
        <w:r>
          <w:t xml:space="preserve">6 </w:t>
        </w:r>
        <w:proofErr w:type="gramStart"/>
        <w:r>
          <w:t>в  звезду</w:t>
        </w:r>
        <w:proofErr w:type="gramEnd"/>
        <w:r>
          <w:t xml:space="preserve"> или треугольник (</w:t>
        </w:r>
        <w:r w:rsidRPr="0092349F">
          <w:t xml:space="preserve">в каждой фазе резисторы </w:t>
        </w:r>
        <w:r>
          <w:rPr>
            <w:lang w:val="en-US"/>
          </w:rPr>
          <w:t>RH</w:t>
        </w:r>
        <w:r>
          <w:t xml:space="preserve"> приняты одинаковыми)</w:t>
        </w:r>
        <w:r w:rsidRPr="00AA6826">
          <w:t>;</w:t>
        </w:r>
      </w:ins>
    </w:p>
    <w:p w14:paraId="5BC3D718" w14:textId="77777777" w:rsidR="0012204B" w:rsidRDefault="0012204B" w:rsidP="0012204B">
      <w:pPr>
        <w:numPr>
          <w:ilvl w:val="0"/>
          <w:numId w:val="2"/>
        </w:numPr>
        <w:tabs>
          <w:tab w:val="clear" w:pos="928"/>
          <w:tab w:val="num" w:pos="426"/>
        </w:tabs>
        <w:spacing w:line="240" w:lineRule="auto"/>
        <w:ind w:left="0" w:firstLine="0"/>
        <w:rPr>
          <w:ins w:id="62" w:author="Student" w:date="2024-10-04T11:43:00Z"/>
        </w:rPr>
      </w:pPr>
      <w:proofErr w:type="gramStart"/>
      <w:ins w:id="63" w:author="Student" w:date="2024-10-04T11:43:00Z">
        <w:r>
          <w:t xml:space="preserve">вольтметры  </w:t>
        </w:r>
        <w:r>
          <w:rPr>
            <w:lang w:val="en-US"/>
          </w:rPr>
          <w:t>U</w:t>
        </w:r>
        <w:r w:rsidRPr="00FA54AB">
          <w:t>2</w:t>
        </w:r>
        <w:proofErr w:type="gramEnd"/>
        <w:r>
          <w:t xml:space="preserve"> и</w:t>
        </w:r>
        <w:r w:rsidRPr="0092349F">
          <w:t xml:space="preserve"> </w:t>
        </w:r>
        <w:proofErr w:type="spellStart"/>
        <w:r>
          <w:rPr>
            <w:lang w:val="en-US"/>
          </w:rPr>
          <w:t>Ubc</w:t>
        </w:r>
        <w:proofErr w:type="spellEnd"/>
        <w:r w:rsidRPr="00FA54AB">
          <w:t xml:space="preserve"> </w:t>
        </w:r>
        <w:r w:rsidRPr="0092349F">
          <w:t xml:space="preserve">служат </w:t>
        </w:r>
        <w:r>
          <w:t>для измерения фазного и линейного н</w:t>
        </w:r>
        <w:r>
          <w:t>а</w:t>
        </w:r>
        <w:r>
          <w:t>пряжений  на вторичной стороне трансформатора;</w:t>
        </w:r>
      </w:ins>
    </w:p>
    <w:p w14:paraId="031F98E0" w14:textId="77777777" w:rsidR="0012204B" w:rsidRDefault="0012204B" w:rsidP="0012204B">
      <w:pPr>
        <w:numPr>
          <w:ilvl w:val="0"/>
          <w:numId w:val="2"/>
        </w:numPr>
        <w:tabs>
          <w:tab w:val="clear" w:pos="928"/>
          <w:tab w:val="num" w:pos="426"/>
        </w:tabs>
        <w:spacing w:line="240" w:lineRule="auto"/>
        <w:ind w:left="0" w:firstLine="0"/>
        <w:rPr>
          <w:ins w:id="64" w:author="Student" w:date="2024-10-04T11:43:00Z"/>
        </w:rPr>
      </w:pPr>
      <w:ins w:id="65" w:author="Student" w:date="2024-10-04T11:43:00Z">
        <w:r>
          <w:t xml:space="preserve">амперметры </w:t>
        </w:r>
        <w:r>
          <w:rPr>
            <w:lang w:val="en-US"/>
          </w:rPr>
          <w:t>I</w:t>
        </w:r>
        <w:r>
          <w:t xml:space="preserve">1, </w:t>
        </w:r>
        <w:r>
          <w:rPr>
            <w:lang w:val="en-US"/>
          </w:rPr>
          <w:t>I</w:t>
        </w:r>
        <w:r w:rsidRPr="00FA54AB">
          <w:t>2</w:t>
        </w:r>
        <w:r>
          <w:t xml:space="preserve"> и </w:t>
        </w:r>
        <w:r>
          <w:rPr>
            <w:lang w:val="en-US"/>
          </w:rPr>
          <w:t>IL</w:t>
        </w:r>
        <w:r w:rsidRPr="00FA54AB">
          <w:t xml:space="preserve"> </w:t>
        </w:r>
        <w:r>
          <w:t>соответственно</w:t>
        </w:r>
        <w:r w:rsidRPr="00FA54AB">
          <w:t xml:space="preserve"> </w:t>
        </w:r>
        <w:r>
          <w:t xml:space="preserve">измеряют фазный ток первичной обмотки, </w:t>
        </w:r>
        <w:proofErr w:type="gramStart"/>
        <w:r>
          <w:t>вторичной  и</w:t>
        </w:r>
        <w:proofErr w:type="gramEnd"/>
        <w:r>
          <w:t xml:space="preserve"> линейный ток</w:t>
        </w:r>
        <w:r w:rsidRPr="0092349F">
          <w:t>;</w:t>
        </w:r>
      </w:ins>
    </w:p>
    <w:p w14:paraId="6E388517" w14:textId="77777777" w:rsidR="0012204B" w:rsidRDefault="0012204B" w:rsidP="0012204B">
      <w:pPr>
        <w:numPr>
          <w:ilvl w:val="0"/>
          <w:numId w:val="2"/>
        </w:numPr>
        <w:tabs>
          <w:tab w:val="clear" w:pos="928"/>
          <w:tab w:val="num" w:pos="426"/>
        </w:tabs>
        <w:spacing w:line="240" w:lineRule="auto"/>
        <w:ind w:left="0" w:firstLine="0"/>
        <w:rPr>
          <w:ins w:id="66" w:author="Student" w:date="2024-10-04T11:43:00Z"/>
        </w:rPr>
      </w:pPr>
      <w:ins w:id="67" w:author="Student" w:date="2024-10-04T11:43:00Z">
        <w:r>
          <w:t>осциллограф предназначен для измерения угла сдвига фаз между напряжением и током.</w:t>
        </w:r>
        <w:r w:rsidRPr="0092349F">
          <w:t xml:space="preserve"> </w:t>
        </w:r>
      </w:ins>
    </w:p>
    <w:p w14:paraId="58D201E2" w14:textId="70936D69" w:rsidR="008E14E7" w:rsidDel="0012204B" w:rsidRDefault="0012204B" w:rsidP="0012204B">
      <w:pPr>
        <w:ind w:firstLine="0"/>
        <w:rPr>
          <w:del w:id="68" w:author="Student" w:date="2024-10-04T11:41:00Z"/>
          <w:b/>
        </w:rPr>
      </w:pPr>
      <w:ins w:id="69" w:author="Student" w:date="2024-10-04T11:43:00Z">
        <w:r>
          <w:rPr>
            <w:b/>
          </w:rPr>
          <w:lastRenderedPageBreak/>
          <w:tab/>
        </w:r>
        <w:r>
          <w:rPr>
            <w:noProof/>
          </w:rPr>
          <w:drawing>
            <wp:inline distT="0" distB="0" distL="0" distR="0" wp14:anchorId="3DDA796D" wp14:editId="5A529E68">
              <wp:extent cx="4697260" cy="3846250"/>
              <wp:effectExtent l="0" t="0" r="8255" b="1905"/>
              <wp:docPr id="698305473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75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00692" cy="3849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del w:id="70" w:author="Student" w:date="2024-10-04T11:41:00Z">
        <w:r w:rsidR="008E14E7" w:rsidDel="0012204B">
          <w:rPr>
            <w:b/>
          </w:rPr>
          <w:tab/>
        </w:r>
        <w:r w:rsidR="008E14E7" w:rsidDel="0012204B">
          <w:delText>Схема линейного однофазного трансформатора (модель трансформатора в формате EWB) представлена на рисунке 3.16.</w:delText>
        </w:r>
      </w:del>
    </w:p>
    <w:p w14:paraId="16C3AC94" w14:textId="77777777" w:rsidR="0012204B" w:rsidRDefault="0012204B" w:rsidP="0012204B">
      <w:pPr>
        <w:ind w:firstLine="0"/>
        <w:rPr>
          <w:ins w:id="71" w:author="Student" w:date="2024-10-04T11:44:00Z"/>
        </w:rPr>
      </w:pPr>
    </w:p>
    <w:p w14:paraId="14DF303B" w14:textId="439552AF" w:rsidR="008E14E7" w:rsidDel="0012204B" w:rsidRDefault="0012204B" w:rsidP="0012204B">
      <w:pPr>
        <w:ind w:firstLine="0"/>
        <w:rPr>
          <w:del w:id="72" w:author="Student" w:date="2024-10-04T11:41:00Z"/>
          <w:b/>
          <w:lang w:val="ru-RU"/>
        </w:rPr>
      </w:pPr>
      <w:ins w:id="73" w:author="Student" w:date="2024-10-04T11:44:00Z">
        <w:r>
          <w:rPr>
            <w:b/>
            <w:lang w:val="ru-RU"/>
          </w:rPr>
          <w:t>1.3 Ход работы:</w:t>
        </w:r>
      </w:ins>
      <w:del w:id="74" w:author="Student" w:date="2024-10-04T11:41:00Z">
        <w:r w:rsidR="008E14E7" w:rsidDel="0012204B">
          <w:rPr>
            <w:noProof/>
          </w:rPr>
          <w:drawing>
            <wp:inline distT="0" distB="0" distL="0" distR="0" wp14:anchorId="34456AFE" wp14:editId="4BE3D8B3">
              <wp:extent cx="5939790" cy="2763520"/>
              <wp:effectExtent l="0" t="0" r="3810" b="0"/>
              <wp:docPr id="1441483268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8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39790" cy="276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1487C825" w14:textId="77777777" w:rsidR="0012204B" w:rsidRDefault="0012204B" w:rsidP="0012204B">
      <w:pPr>
        <w:ind w:firstLine="0"/>
        <w:rPr>
          <w:ins w:id="75" w:author="Student" w:date="2024-10-04T11:44:00Z"/>
          <w:b/>
          <w:lang w:val="ru-RU"/>
        </w:rPr>
      </w:pPr>
    </w:p>
    <w:p w14:paraId="3818DBEA" w14:textId="6698FBA3" w:rsidR="0012204B" w:rsidRDefault="00701B2A" w:rsidP="0012204B">
      <w:pPr>
        <w:ind w:firstLine="0"/>
        <w:rPr>
          <w:ins w:id="76" w:author="Student" w:date="2024-10-04T11:51:00Z"/>
          <w:bCs/>
          <w:lang w:val="ru-RU"/>
        </w:rPr>
      </w:pPr>
      <w:ins w:id="77" w:author="Student" w:date="2024-10-04T11:51:00Z">
        <w:r>
          <w:rPr>
            <w:bCs/>
            <w:lang w:val="ru-RU"/>
          </w:rPr>
          <w:t>Все вверх – треугольник, все вниз – звезда</w:t>
        </w:r>
      </w:ins>
    </w:p>
    <w:p w14:paraId="082B3F02" w14:textId="5CE16D7E" w:rsidR="00701B2A" w:rsidRPr="00701B2A" w:rsidRDefault="00701B2A" w:rsidP="0012204B">
      <w:pPr>
        <w:ind w:firstLine="0"/>
        <w:rPr>
          <w:ins w:id="78" w:author="Student" w:date="2024-10-04T11:51:00Z"/>
          <w:b/>
          <w:lang w:val="ru-RU"/>
          <w:rPrChange w:id="79" w:author="Student" w:date="2024-10-04T11:52:00Z">
            <w:rPr>
              <w:ins w:id="80" w:author="Student" w:date="2024-10-04T11:51:00Z"/>
              <w:bCs/>
              <w:lang w:val="ru-RU"/>
            </w:rPr>
          </w:rPrChange>
        </w:rPr>
      </w:pPr>
      <w:ins w:id="81" w:author="Student" w:date="2024-10-04T11:52:00Z">
        <w:r w:rsidRPr="00701B2A">
          <w:rPr>
            <w:b/>
            <w:lang w:val="ru-RU"/>
            <w:rPrChange w:id="82" w:author="Student" w:date="2024-10-04T11:52:00Z">
              <w:rPr>
                <w:bCs/>
                <w:lang w:val="ru-RU"/>
              </w:rPr>
            </w:rPrChange>
          </w:rPr>
          <w:t xml:space="preserve">Результаты определения </w:t>
        </w:r>
        <w:proofErr w:type="gramStart"/>
        <w:r w:rsidRPr="00701B2A">
          <w:rPr>
            <w:b/>
            <w:lang w:val="ru-RU"/>
            <w:rPrChange w:id="83" w:author="Student" w:date="2024-10-04T11:52:00Z">
              <w:rPr>
                <w:bCs/>
                <w:lang w:val="ru-RU"/>
              </w:rPr>
            </w:rPrChange>
          </w:rPr>
          <w:t>КПД  трансформатора</w:t>
        </w:r>
        <w:proofErr w:type="gramEnd"/>
        <w:r w:rsidRPr="00701B2A">
          <w:rPr>
            <w:b/>
            <w:lang w:val="ru-RU"/>
            <w:rPrChange w:id="84" w:author="Student" w:date="2024-10-04T11:52:00Z">
              <w:rPr>
                <w:bCs/>
                <w:lang w:val="ru-RU"/>
              </w:rPr>
            </w:rPrChange>
          </w:rPr>
          <w:t>:</w:t>
        </w:r>
      </w:ins>
    </w:p>
    <w:tbl>
      <w:tblPr>
        <w:tblW w:w="9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85" w:author="Student" w:date="2024-10-04T11:56:00Z"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555"/>
        <w:gridCol w:w="708"/>
        <w:gridCol w:w="863"/>
        <w:gridCol w:w="668"/>
        <w:gridCol w:w="850"/>
        <w:gridCol w:w="709"/>
        <w:gridCol w:w="1163"/>
        <w:gridCol w:w="893"/>
        <w:gridCol w:w="1236"/>
        <w:gridCol w:w="1203"/>
        <w:tblGridChange w:id="86">
          <w:tblGrid>
            <w:gridCol w:w="1754"/>
            <w:gridCol w:w="686"/>
            <w:gridCol w:w="686"/>
            <w:gridCol w:w="668"/>
            <w:gridCol w:w="850"/>
            <w:gridCol w:w="709"/>
            <w:gridCol w:w="820"/>
            <w:gridCol w:w="1236"/>
            <w:gridCol w:w="1236"/>
            <w:gridCol w:w="1203"/>
          </w:tblGrid>
        </w:tblGridChange>
      </w:tblGrid>
      <w:tr w:rsidR="00701B2A" w:rsidRPr="00701B2A" w14:paraId="149C662B" w14:textId="77777777" w:rsidTr="00701B2A">
        <w:tblPrEx>
          <w:tblCellMar>
            <w:top w:w="0" w:type="dxa"/>
            <w:bottom w:w="0" w:type="dxa"/>
          </w:tblCellMar>
          <w:tblPrExChange w:id="87" w:author="Student" w:date="2024-10-04T11:56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cantSplit/>
          <w:trHeight w:val="680"/>
          <w:ins w:id="88" w:author="Student" w:date="2024-10-04T11:51:00Z"/>
          <w:trPrChange w:id="89" w:author="Student" w:date="2024-10-04T11:56:00Z">
            <w:trPr>
              <w:cantSplit/>
            </w:trPr>
          </w:trPrChange>
        </w:trPr>
        <w:tc>
          <w:tcPr>
            <w:tcW w:w="6516" w:type="dxa"/>
            <w:gridSpan w:val="7"/>
            <w:tcPrChange w:id="90" w:author="Student" w:date="2024-10-04T11:56:00Z">
              <w:tcPr>
                <w:tcW w:w="6173" w:type="dxa"/>
                <w:gridSpan w:val="7"/>
              </w:tcPr>
            </w:tcPrChange>
          </w:tcPr>
          <w:p w14:paraId="56BB48A3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91" w:author="Student" w:date="2024-10-04T11:51:00Z"/>
                <w:b/>
                <w:szCs w:val="20"/>
                <w:lang w:val="ru-RU"/>
              </w:rPr>
            </w:pPr>
            <w:ins w:id="92" w:author="Student" w:date="2024-10-04T11:51:00Z">
              <w:r w:rsidRPr="00701B2A">
                <w:rPr>
                  <w:b/>
                  <w:szCs w:val="20"/>
                  <w:lang w:val="ru-RU"/>
                </w:rPr>
                <w:t>Измеренные параметры</w:t>
              </w:r>
            </w:ins>
          </w:p>
        </w:tc>
        <w:tc>
          <w:tcPr>
            <w:tcW w:w="3332" w:type="dxa"/>
            <w:gridSpan w:val="3"/>
            <w:tcPrChange w:id="93" w:author="Student" w:date="2024-10-04T11:56:00Z">
              <w:tcPr>
                <w:tcW w:w="3675" w:type="dxa"/>
                <w:gridSpan w:val="3"/>
              </w:tcPr>
            </w:tcPrChange>
          </w:tcPr>
          <w:p w14:paraId="69DE6A2E" w14:textId="77777777" w:rsidR="00701B2A" w:rsidRPr="00701B2A" w:rsidRDefault="00701B2A" w:rsidP="00701B2A">
            <w:pPr>
              <w:keepNext/>
              <w:spacing w:line="240" w:lineRule="auto"/>
              <w:ind w:firstLine="0"/>
              <w:jc w:val="center"/>
              <w:outlineLvl w:val="1"/>
              <w:rPr>
                <w:ins w:id="94" w:author="Student" w:date="2024-10-04T11:51:00Z"/>
                <w:b/>
                <w:bCs/>
                <w:iCs/>
                <w:lang w:val="ru-RU"/>
              </w:rPr>
            </w:pPr>
            <w:ins w:id="95" w:author="Student" w:date="2024-10-04T11:51:00Z">
              <w:r w:rsidRPr="00701B2A">
                <w:rPr>
                  <w:b/>
                  <w:bCs/>
                  <w:iCs/>
                  <w:lang w:val="ru-RU"/>
                </w:rPr>
                <w:t>Расчетные параметры</w:t>
              </w:r>
            </w:ins>
          </w:p>
        </w:tc>
      </w:tr>
      <w:tr w:rsidR="00701B2A" w:rsidRPr="00701B2A" w14:paraId="08C7B2DD" w14:textId="77777777" w:rsidTr="00701B2A">
        <w:tblPrEx>
          <w:tblCellMar>
            <w:top w:w="0" w:type="dxa"/>
            <w:bottom w:w="0" w:type="dxa"/>
          </w:tblCellMar>
          <w:tblPrExChange w:id="96" w:author="Student" w:date="2024-10-04T11:56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cantSplit/>
          <w:ins w:id="97" w:author="Student" w:date="2024-10-04T11:51:00Z"/>
          <w:trPrChange w:id="98" w:author="Student" w:date="2024-10-04T11:56:00Z">
            <w:trPr>
              <w:cantSplit/>
            </w:trPr>
          </w:trPrChange>
        </w:trPr>
        <w:tc>
          <w:tcPr>
            <w:tcW w:w="1555" w:type="dxa"/>
            <w:tcPrChange w:id="99" w:author="Student" w:date="2024-10-04T11:56:00Z">
              <w:tcPr>
                <w:tcW w:w="1754" w:type="dxa"/>
              </w:tcPr>
            </w:tcPrChange>
          </w:tcPr>
          <w:p w14:paraId="4F0831F9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00" w:author="Student" w:date="2024-10-04T11:51:00Z"/>
                <w:b/>
                <w:szCs w:val="20"/>
                <w:lang w:val="ru-RU"/>
              </w:rPr>
            </w:pPr>
            <w:ins w:id="101" w:author="Student" w:date="2024-10-04T11:51:00Z">
              <w:r w:rsidRPr="00701B2A">
                <w:rPr>
                  <w:b/>
                  <w:szCs w:val="20"/>
                  <w:lang w:val="ru-RU"/>
                </w:rPr>
                <w:t xml:space="preserve">Способ соединения </w:t>
              </w:r>
            </w:ins>
          </w:p>
        </w:tc>
        <w:tc>
          <w:tcPr>
            <w:tcW w:w="708" w:type="dxa"/>
            <w:tcPrChange w:id="102" w:author="Student" w:date="2024-10-04T11:56:00Z">
              <w:tcPr>
                <w:tcW w:w="686" w:type="dxa"/>
              </w:tcPr>
            </w:tcPrChange>
          </w:tcPr>
          <w:p w14:paraId="0871F9B3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03" w:author="Student" w:date="2024-10-04T11:51:00Z"/>
                <w:b/>
                <w:szCs w:val="20"/>
                <w:lang w:val="ru-RU"/>
              </w:rPr>
            </w:pPr>
            <w:ins w:id="104" w:author="Student" w:date="2024-10-04T11:51:00Z">
              <w:r w:rsidRPr="00701B2A">
                <w:rPr>
                  <w:b/>
                  <w:szCs w:val="20"/>
                  <w:lang w:val="en-US"/>
                </w:rPr>
                <w:t>U</w:t>
              </w:r>
              <w:r w:rsidRPr="00701B2A">
                <w:rPr>
                  <w:b/>
                  <w:szCs w:val="20"/>
                  <w:vertAlign w:val="subscript"/>
                  <w:lang w:val="ru-RU"/>
                </w:rPr>
                <w:t xml:space="preserve">1 </w:t>
              </w:r>
              <w:r w:rsidRPr="00701B2A">
                <w:rPr>
                  <w:b/>
                  <w:szCs w:val="20"/>
                  <w:lang w:val="ru-RU"/>
                </w:rPr>
                <w:t xml:space="preserve">  </w:t>
              </w:r>
            </w:ins>
          </w:p>
          <w:p w14:paraId="1784EC25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05" w:author="Student" w:date="2024-10-04T11:51:00Z"/>
                <w:b/>
                <w:szCs w:val="20"/>
                <w:lang w:val="ru-RU"/>
              </w:rPr>
            </w:pPr>
            <w:ins w:id="106" w:author="Student" w:date="2024-10-04T11:51:00Z">
              <w:r w:rsidRPr="00701B2A">
                <w:rPr>
                  <w:b/>
                  <w:szCs w:val="20"/>
                  <w:lang w:val="ru-RU"/>
                </w:rPr>
                <w:t xml:space="preserve"> </w:t>
              </w:r>
              <w:r w:rsidRPr="00701B2A">
                <w:rPr>
                  <w:szCs w:val="20"/>
                  <w:lang w:val="ru-RU"/>
                </w:rPr>
                <w:t>В</w:t>
              </w:r>
            </w:ins>
          </w:p>
        </w:tc>
        <w:tc>
          <w:tcPr>
            <w:tcW w:w="863" w:type="dxa"/>
            <w:tcPrChange w:id="107" w:author="Student" w:date="2024-10-04T11:56:00Z">
              <w:tcPr>
                <w:tcW w:w="686" w:type="dxa"/>
              </w:tcPr>
            </w:tcPrChange>
          </w:tcPr>
          <w:p w14:paraId="6164100C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08" w:author="Student" w:date="2024-10-04T11:51:00Z"/>
                <w:b/>
                <w:szCs w:val="20"/>
                <w:lang w:val="ru-RU"/>
              </w:rPr>
            </w:pPr>
            <w:ins w:id="109" w:author="Student" w:date="2024-10-04T11:51:00Z">
              <w:r w:rsidRPr="00701B2A">
                <w:rPr>
                  <w:b/>
                  <w:szCs w:val="20"/>
                  <w:lang w:val="en-US"/>
                </w:rPr>
                <w:t>I</w:t>
              </w:r>
              <w:r w:rsidRPr="00701B2A">
                <w:rPr>
                  <w:b/>
                  <w:szCs w:val="20"/>
                  <w:vertAlign w:val="subscript"/>
                  <w:lang w:val="ru-RU"/>
                </w:rPr>
                <w:t>1</w:t>
              </w:r>
            </w:ins>
          </w:p>
          <w:p w14:paraId="56C87692" w14:textId="1FC7E8DE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10" w:author="Student" w:date="2024-10-04T11:51:00Z"/>
                <w:b/>
                <w:szCs w:val="20"/>
                <w:lang w:val="ru-RU"/>
              </w:rPr>
            </w:pPr>
            <w:ins w:id="111" w:author="Student" w:date="2024-10-04T11:51:00Z">
              <w:r w:rsidRPr="00701B2A">
                <w:rPr>
                  <w:b/>
                  <w:szCs w:val="20"/>
                  <w:lang w:val="ru-RU"/>
                </w:rPr>
                <w:t xml:space="preserve">  </w:t>
              </w:r>
              <w:r w:rsidRPr="00701B2A">
                <w:rPr>
                  <w:szCs w:val="20"/>
                  <w:lang w:val="ru-RU"/>
                </w:rPr>
                <w:t>А</w:t>
              </w:r>
            </w:ins>
          </w:p>
        </w:tc>
        <w:tc>
          <w:tcPr>
            <w:tcW w:w="668" w:type="dxa"/>
            <w:tcPrChange w:id="112" w:author="Student" w:date="2024-10-04T11:56:00Z">
              <w:tcPr>
                <w:tcW w:w="668" w:type="dxa"/>
              </w:tcPr>
            </w:tcPrChange>
          </w:tcPr>
          <w:p w14:paraId="6379B38D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13" w:author="Student" w:date="2024-10-04T11:51:00Z"/>
                <w:b/>
                <w:szCs w:val="20"/>
                <w:vertAlign w:val="subscript"/>
                <w:lang w:val="ru-RU"/>
              </w:rPr>
            </w:pPr>
            <w:ins w:id="114" w:author="Student" w:date="2024-10-04T11:51:00Z">
              <w:r w:rsidRPr="00701B2A">
                <w:rPr>
                  <w:b/>
                  <w:szCs w:val="20"/>
                  <w:lang w:val="en-US"/>
                </w:rPr>
                <w:sym w:font="Symbol" w:char="F06A"/>
              </w:r>
              <w:r w:rsidRPr="00701B2A">
                <w:rPr>
                  <w:b/>
                  <w:szCs w:val="20"/>
                  <w:vertAlign w:val="subscript"/>
                  <w:lang w:val="ru-RU"/>
                </w:rPr>
                <w:t>1</w:t>
              </w:r>
            </w:ins>
          </w:p>
        </w:tc>
        <w:tc>
          <w:tcPr>
            <w:tcW w:w="850" w:type="dxa"/>
            <w:tcPrChange w:id="115" w:author="Student" w:date="2024-10-04T11:56:00Z">
              <w:tcPr>
                <w:tcW w:w="850" w:type="dxa"/>
              </w:tcPr>
            </w:tcPrChange>
          </w:tcPr>
          <w:p w14:paraId="4EEA135F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16" w:author="Student" w:date="2024-10-04T11:51:00Z"/>
                <w:b/>
                <w:szCs w:val="20"/>
                <w:vertAlign w:val="subscript"/>
                <w:lang w:val="ru-RU"/>
              </w:rPr>
            </w:pPr>
            <w:ins w:id="117" w:author="Student" w:date="2024-10-04T11:51:00Z">
              <w:r w:rsidRPr="00701B2A">
                <w:rPr>
                  <w:b/>
                  <w:szCs w:val="20"/>
                  <w:lang w:val="en-US"/>
                </w:rPr>
                <w:t>cos</w:t>
              </w:r>
              <w:r w:rsidRPr="00701B2A">
                <w:rPr>
                  <w:b/>
                  <w:szCs w:val="20"/>
                  <w:lang w:val="en-US"/>
                </w:rPr>
                <w:sym w:font="Symbol" w:char="F06A"/>
              </w:r>
              <w:r w:rsidRPr="00701B2A">
                <w:rPr>
                  <w:b/>
                  <w:szCs w:val="20"/>
                  <w:vertAlign w:val="subscript"/>
                  <w:lang w:val="ru-RU"/>
                </w:rPr>
                <w:t>1</w:t>
              </w:r>
            </w:ins>
          </w:p>
        </w:tc>
        <w:tc>
          <w:tcPr>
            <w:tcW w:w="709" w:type="dxa"/>
            <w:tcPrChange w:id="118" w:author="Student" w:date="2024-10-04T11:56:00Z">
              <w:tcPr>
                <w:tcW w:w="709" w:type="dxa"/>
              </w:tcPr>
            </w:tcPrChange>
          </w:tcPr>
          <w:p w14:paraId="04F5F39D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19" w:author="Student" w:date="2024-10-04T11:51:00Z"/>
                <w:b/>
                <w:szCs w:val="20"/>
                <w:lang w:val="ru-RU"/>
              </w:rPr>
            </w:pPr>
            <w:ins w:id="120" w:author="Student" w:date="2024-10-04T11:51:00Z">
              <w:r w:rsidRPr="00701B2A">
                <w:rPr>
                  <w:b/>
                  <w:szCs w:val="20"/>
                  <w:lang w:val="en-US"/>
                </w:rPr>
                <w:t>U</w:t>
              </w:r>
              <w:r w:rsidRPr="00701B2A">
                <w:rPr>
                  <w:b/>
                  <w:szCs w:val="20"/>
                  <w:vertAlign w:val="subscript"/>
                  <w:lang w:val="ru-RU"/>
                </w:rPr>
                <w:t>2</w:t>
              </w:r>
            </w:ins>
          </w:p>
          <w:p w14:paraId="6A8F882D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21" w:author="Student" w:date="2024-10-04T11:51:00Z"/>
                <w:b/>
                <w:szCs w:val="20"/>
                <w:lang w:val="en-US"/>
              </w:rPr>
            </w:pPr>
            <w:ins w:id="122" w:author="Student" w:date="2024-10-04T11:51:00Z">
              <w:r w:rsidRPr="00701B2A">
                <w:rPr>
                  <w:b/>
                  <w:szCs w:val="20"/>
                  <w:lang w:val="ru-RU"/>
                </w:rPr>
                <w:t xml:space="preserve">  </w:t>
              </w:r>
              <w:r w:rsidRPr="00701B2A">
                <w:rPr>
                  <w:szCs w:val="20"/>
                  <w:lang w:val="en-US"/>
                </w:rPr>
                <w:t>В</w:t>
              </w:r>
            </w:ins>
          </w:p>
        </w:tc>
        <w:tc>
          <w:tcPr>
            <w:tcW w:w="1163" w:type="dxa"/>
            <w:tcPrChange w:id="123" w:author="Student" w:date="2024-10-04T11:56:00Z">
              <w:tcPr>
                <w:tcW w:w="820" w:type="dxa"/>
              </w:tcPr>
            </w:tcPrChange>
          </w:tcPr>
          <w:p w14:paraId="1F6824C1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24" w:author="Student" w:date="2024-10-04T11:51:00Z"/>
                <w:b/>
                <w:szCs w:val="20"/>
                <w:lang w:val="en-US"/>
              </w:rPr>
            </w:pPr>
            <w:ins w:id="125" w:author="Student" w:date="2024-10-04T11:51:00Z">
              <w:r w:rsidRPr="00701B2A">
                <w:rPr>
                  <w:b/>
                  <w:szCs w:val="20"/>
                  <w:lang w:val="en-US"/>
                </w:rPr>
                <w:t>I</w:t>
              </w:r>
              <w:r w:rsidRPr="00701B2A">
                <w:rPr>
                  <w:b/>
                  <w:szCs w:val="20"/>
                  <w:vertAlign w:val="subscript"/>
                  <w:lang w:val="en-US"/>
                </w:rPr>
                <w:t>2</w:t>
              </w:r>
            </w:ins>
          </w:p>
          <w:p w14:paraId="7956C3FF" w14:textId="77777777" w:rsidR="00701B2A" w:rsidRPr="00701B2A" w:rsidRDefault="00701B2A" w:rsidP="00701B2A">
            <w:pPr>
              <w:spacing w:line="240" w:lineRule="auto"/>
              <w:ind w:firstLine="0"/>
              <w:rPr>
                <w:ins w:id="126" w:author="Student" w:date="2024-10-04T11:51:00Z"/>
                <w:szCs w:val="20"/>
                <w:lang w:val="ru-RU"/>
              </w:rPr>
            </w:pPr>
            <w:ins w:id="127" w:author="Student" w:date="2024-10-04T11:51:00Z">
              <w:r w:rsidRPr="00701B2A">
                <w:rPr>
                  <w:b/>
                  <w:szCs w:val="20"/>
                  <w:lang w:val="en-US"/>
                </w:rPr>
                <w:t xml:space="preserve">    </w:t>
              </w:r>
              <w:r w:rsidRPr="00701B2A">
                <w:rPr>
                  <w:szCs w:val="20"/>
                  <w:lang w:val="en-US"/>
                </w:rPr>
                <w:t>А</w:t>
              </w:r>
            </w:ins>
          </w:p>
        </w:tc>
        <w:tc>
          <w:tcPr>
            <w:tcW w:w="893" w:type="dxa"/>
            <w:tcPrChange w:id="128" w:author="Student" w:date="2024-10-04T11:56:00Z">
              <w:tcPr>
                <w:tcW w:w="1236" w:type="dxa"/>
              </w:tcPr>
            </w:tcPrChange>
          </w:tcPr>
          <w:p w14:paraId="10A9FD35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29" w:author="Student" w:date="2024-10-04T11:51:00Z"/>
                <w:b/>
                <w:szCs w:val="20"/>
                <w:lang w:val="en-US"/>
              </w:rPr>
            </w:pPr>
            <w:ins w:id="130" w:author="Student" w:date="2024-10-04T11:51:00Z">
              <w:r w:rsidRPr="00701B2A">
                <w:rPr>
                  <w:b/>
                  <w:szCs w:val="20"/>
                  <w:lang w:val="en-US"/>
                </w:rPr>
                <w:t>P</w:t>
              </w:r>
              <w:r w:rsidRPr="00701B2A">
                <w:rPr>
                  <w:b/>
                  <w:szCs w:val="20"/>
                  <w:vertAlign w:val="subscript"/>
                  <w:lang w:val="en-US"/>
                </w:rPr>
                <w:t>1</w:t>
              </w:r>
            </w:ins>
          </w:p>
          <w:p w14:paraId="64639F90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31" w:author="Student" w:date="2024-10-04T11:51:00Z"/>
                <w:szCs w:val="20"/>
                <w:lang w:val="ru-RU"/>
              </w:rPr>
            </w:pPr>
            <w:ins w:id="132" w:author="Student" w:date="2024-10-04T11:51:00Z">
              <w:r w:rsidRPr="00701B2A">
                <w:rPr>
                  <w:szCs w:val="20"/>
                  <w:lang w:val="en-US"/>
                </w:rPr>
                <w:t>В</w:t>
              </w:r>
              <w:r w:rsidRPr="00701B2A">
                <w:rPr>
                  <w:szCs w:val="20"/>
                  <w:lang w:val="ru-RU"/>
                </w:rPr>
                <w:t>т</w:t>
              </w:r>
            </w:ins>
          </w:p>
        </w:tc>
        <w:tc>
          <w:tcPr>
            <w:tcW w:w="1236" w:type="dxa"/>
            <w:tcPrChange w:id="133" w:author="Student" w:date="2024-10-04T11:56:00Z">
              <w:tcPr>
                <w:tcW w:w="1236" w:type="dxa"/>
              </w:tcPr>
            </w:tcPrChange>
          </w:tcPr>
          <w:p w14:paraId="5CED31D3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34" w:author="Student" w:date="2024-10-04T11:51:00Z"/>
                <w:b/>
                <w:szCs w:val="20"/>
                <w:lang w:val="en-US"/>
              </w:rPr>
            </w:pPr>
            <w:ins w:id="135" w:author="Student" w:date="2024-10-04T11:51:00Z">
              <w:r w:rsidRPr="00701B2A">
                <w:rPr>
                  <w:b/>
                  <w:szCs w:val="20"/>
                  <w:lang w:val="en-US"/>
                </w:rPr>
                <w:t>S</w:t>
              </w:r>
              <w:r w:rsidRPr="00701B2A">
                <w:rPr>
                  <w:b/>
                  <w:szCs w:val="20"/>
                  <w:vertAlign w:val="subscript"/>
                  <w:lang w:val="en-US"/>
                </w:rPr>
                <w:t>2</w:t>
              </w:r>
            </w:ins>
          </w:p>
          <w:p w14:paraId="129D55AE" w14:textId="77777777" w:rsidR="00701B2A" w:rsidRPr="00701B2A" w:rsidRDefault="00701B2A" w:rsidP="00701B2A">
            <w:pPr>
              <w:keepNext/>
              <w:spacing w:line="240" w:lineRule="auto"/>
              <w:ind w:firstLine="0"/>
              <w:jc w:val="left"/>
              <w:outlineLvl w:val="1"/>
              <w:rPr>
                <w:ins w:id="136" w:author="Student" w:date="2024-10-04T11:51:00Z"/>
                <w:bCs/>
                <w:iCs/>
                <w:lang w:val="ru-RU"/>
              </w:rPr>
            </w:pPr>
            <w:ins w:id="137" w:author="Student" w:date="2024-10-04T11:51:00Z">
              <w:r w:rsidRPr="00701B2A">
                <w:rPr>
                  <w:bCs/>
                  <w:iCs/>
                  <w:lang w:val="ru-RU"/>
                </w:rPr>
                <w:t xml:space="preserve">   ВА</w:t>
              </w:r>
            </w:ins>
          </w:p>
        </w:tc>
        <w:tc>
          <w:tcPr>
            <w:tcW w:w="1203" w:type="dxa"/>
            <w:tcPrChange w:id="138" w:author="Student" w:date="2024-10-04T11:56:00Z">
              <w:tcPr>
                <w:tcW w:w="1203" w:type="dxa"/>
              </w:tcPr>
            </w:tcPrChange>
          </w:tcPr>
          <w:p w14:paraId="38ECA883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39" w:author="Student" w:date="2024-10-04T11:51:00Z"/>
                <w:b/>
                <w:szCs w:val="20"/>
                <w:vertAlign w:val="subscript"/>
                <w:lang w:val="ru-RU"/>
              </w:rPr>
            </w:pPr>
            <w:ins w:id="140" w:author="Student" w:date="2024-10-04T11:51:00Z">
              <w:r w:rsidRPr="00701B2A">
                <w:rPr>
                  <w:b/>
                  <w:szCs w:val="20"/>
                  <w:lang w:val="ru-RU"/>
                </w:rPr>
                <w:sym w:font="Symbol" w:char="F068"/>
              </w:r>
            </w:ins>
          </w:p>
          <w:p w14:paraId="6A097B2F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41" w:author="Student" w:date="2024-10-04T11:51:00Z"/>
                <w:b/>
                <w:szCs w:val="20"/>
                <w:lang w:val="ru-RU"/>
              </w:rPr>
            </w:pPr>
            <w:ins w:id="142" w:author="Student" w:date="2024-10-04T11:51:00Z">
              <w:r w:rsidRPr="00701B2A">
                <w:rPr>
                  <w:szCs w:val="20"/>
                  <w:lang w:val="ru-RU"/>
                </w:rPr>
                <w:sym w:font="Symbol" w:char="F025"/>
              </w:r>
            </w:ins>
          </w:p>
        </w:tc>
      </w:tr>
      <w:tr w:rsidR="00701B2A" w:rsidRPr="00701B2A" w14:paraId="31F30DAC" w14:textId="77777777" w:rsidTr="00701B2A">
        <w:tblPrEx>
          <w:tblCellMar>
            <w:top w:w="0" w:type="dxa"/>
            <w:bottom w:w="0" w:type="dxa"/>
          </w:tblCellMar>
          <w:tblPrExChange w:id="143" w:author="Student" w:date="2024-10-04T11:56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cantSplit/>
          <w:ins w:id="144" w:author="Student" w:date="2024-10-04T11:51:00Z"/>
          <w:trPrChange w:id="145" w:author="Student" w:date="2024-10-04T11:56:00Z">
            <w:trPr>
              <w:cantSplit/>
            </w:trPr>
          </w:trPrChange>
        </w:trPr>
        <w:tc>
          <w:tcPr>
            <w:tcW w:w="1555" w:type="dxa"/>
            <w:tcPrChange w:id="146" w:author="Student" w:date="2024-10-04T11:56:00Z">
              <w:tcPr>
                <w:tcW w:w="1754" w:type="dxa"/>
              </w:tcPr>
            </w:tcPrChange>
          </w:tcPr>
          <w:p w14:paraId="70257444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47" w:author="Student" w:date="2024-10-04T11:51:00Z"/>
                <w:szCs w:val="20"/>
                <w:lang w:val="ru-RU"/>
              </w:rPr>
            </w:pPr>
            <w:ins w:id="148" w:author="Student" w:date="2024-10-04T11:51:00Z">
              <w:r w:rsidRPr="00701B2A">
                <w:rPr>
                  <w:szCs w:val="20"/>
                  <w:lang w:val="ru-RU"/>
                </w:rPr>
                <w:t>звезда</w:t>
              </w:r>
            </w:ins>
          </w:p>
        </w:tc>
        <w:tc>
          <w:tcPr>
            <w:tcW w:w="708" w:type="dxa"/>
            <w:tcPrChange w:id="149" w:author="Student" w:date="2024-10-04T11:56:00Z">
              <w:tcPr>
                <w:tcW w:w="686" w:type="dxa"/>
              </w:tcPr>
            </w:tcPrChange>
          </w:tcPr>
          <w:p w14:paraId="67EA4671" w14:textId="2792796A" w:rsidR="00701B2A" w:rsidRPr="00821BBB" w:rsidRDefault="00821BBB" w:rsidP="00701B2A">
            <w:pPr>
              <w:spacing w:line="240" w:lineRule="auto"/>
              <w:ind w:firstLine="0"/>
              <w:jc w:val="center"/>
              <w:rPr>
                <w:ins w:id="150" w:author="Student" w:date="2024-10-04T11:51:00Z"/>
                <w:szCs w:val="20"/>
                <w:lang w:val="en-US"/>
              </w:rPr>
            </w:pPr>
            <w:ins w:id="151" w:author="Student" w:date="2024-10-04T12:03:00Z">
              <w:r>
                <w:rPr>
                  <w:szCs w:val="20"/>
                  <w:lang w:val="en-US"/>
                </w:rPr>
                <w:t>127</w:t>
              </w:r>
            </w:ins>
          </w:p>
        </w:tc>
        <w:tc>
          <w:tcPr>
            <w:tcW w:w="863" w:type="dxa"/>
            <w:tcPrChange w:id="152" w:author="Student" w:date="2024-10-04T11:56:00Z">
              <w:tcPr>
                <w:tcW w:w="686" w:type="dxa"/>
              </w:tcPr>
            </w:tcPrChange>
          </w:tcPr>
          <w:p w14:paraId="219D5311" w14:textId="144C356B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53" w:author="Student" w:date="2024-10-04T11:51:00Z"/>
                <w:szCs w:val="20"/>
                <w:lang w:val="ru-RU"/>
                <w:rPrChange w:id="154" w:author="Student" w:date="2024-10-04T11:55:00Z">
                  <w:rPr>
                    <w:ins w:id="155" w:author="Student" w:date="2024-10-04T11:51:00Z"/>
                    <w:szCs w:val="20"/>
                    <w:lang w:val="en-US"/>
                  </w:rPr>
                </w:rPrChange>
              </w:rPr>
            </w:pPr>
            <w:ins w:id="156" w:author="Student" w:date="2024-10-04T11:55:00Z">
              <w:r>
                <w:rPr>
                  <w:szCs w:val="20"/>
                  <w:lang w:val="ru-RU"/>
                </w:rPr>
                <w:t>0,3036</w:t>
              </w:r>
            </w:ins>
          </w:p>
        </w:tc>
        <w:tc>
          <w:tcPr>
            <w:tcW w:w="668" w:type="dxa"/>
            <w:tcPrChange w:id="157" w:author="Student" w:date="2024-10-04T11:56:00Z">
              <w:tcPr>
                <w:tcW w:w="668" w:type="dxa"/>
              </w:tcPr>
            </w:tcPrChange>
          </w:tcPr>
          <w:p w14:paraId="2B8869E0" w14:textId="0037ACBF" w:rsidR="00701B2A" w:rsidRPr="00BD6AAB" w:rsidRDefault="00BD6AAB" w:rsidP="00701B2A">
            <w:pPr>
              <w:spacing w:line="240" w:lineRule="auto"/>
              <w:ind w:firstLine="0"/>
              <w:jc w:val="center"/>
              <w:rPr>
                <w:ins w:id="158" w:author="Student" w:date="2024-10-04T11:51:00Z"/>
                <w:szCs w:val="20"/>
                <w:lang w:val="ru-RU"/>
                <w:rPrChange w:id="159" w:author="Student" w:date="2024-10-04T12:23:00Z">
                  <w:rPr>
                    <w:ins w:id="160" w:author="Student" w:date="2024-10-04T11:51:00Z"/>
                    <w:szCs w:val="20"/>
                    <w:lang w:val="en-US"/>
                  </w:rPr>
                </w:rPrChange>
              </w:rPr>
            </w:pPr>
            <w:ins w:id="161" w:author="Student" w:date="2024-10-04T12:23:00Z">
              <w:r>
                <w:rPr>
                  <w:szCs w:val="20"/>
                  <w:lang w:val="ru-RU"/>
                </w:rPr>
                <w:t>15,52</w:t>
              </w:r>
            </w:ins>
            <w:ins w:id="162" w:author="Student" w:date="2024-10-04T12:24:00Z">
              <w:r>
                <w:rPr>
                  <w:szCs w:val="20"/>
                  <w:lang w:val="ru-RU"/>
                </w:rPr>
                <w:t>73</w:t>
              </w:r>
            </w:ins>
          </w:p>
        </w:tc>
        <w:tc>
          <w:tcPr>
            <w:tcW w:w="850" w:type="dxa"/>
            <w:tcPrChange w:id="163" w:author="Student" w:date="2024-10-04T11:56:00Z">
              <w:tcPr>
                <w:tcW w:w="850" w:type="dxa"/>
              </w:tcPr>
            </w:tcPrChange>
          </w:tcPr>
          <w:p w14:paraId="2B5280C8" w14:textId="482B9CD3" w:rsidR="00701B2A" w:rsidRPr="00BD6AAB" w:rsidRDefault="00BD6AAB" w:rsidP="00701B2A">
            <w:pPr>
              <w:spacing w:line="240" w:lineRule="auto"/>
              <w:ind w:firstLine="0"/>
              <w:jc w:val="center"/>
              <w:rPr>
                <w:ins w:id="164" w:author="Student" w:date="2024-10-04T11:51:00Z"/>
                <w:szCs w:val="20"/>
                <w:lang w:val="ru-RU"/>
                <w:rPrChange w:id="165" w:author="Student" w:date="2024-10-04T12:24:00Z">
                  <w:rPr>
                    <w:ins w:id="166" w:author="Student" w:date="2024-10-04T11:51:00Z"/>
                    <w:szCs w:val="20"/>
                    <w:lang w:val="en-US"/>
                  </w:rPr>
                </w:rPrChange>
              </w:rPr>
            </w:pPr>
            <w:ins w:id="167" w:author="Student" w:date="2024-10-04T12:24:00Z">
              <w:r>
                <w:rPr>
                  <w:szCs w:val="20"/>
                  <w:lang w:val="ru-RU"/>
                </w:rPr>
                <w:t>0,9635</w:t>
              </w:r>
            </w:ins>
          </w:p>
        </w:tc>
        <w:tc>
          <w:tcPr>
            <w:tcW w:w="709" w:type="dxa"/>
            <w:tcPrChange w:id="168" w:author="Student" w:date="2024-10-04T11:56:00Z">
              <w:tcPr>
                <w:tcW w:w="709" w:type="dxa"/>
              </w:tcPr>
            </w:tcPrChange>
          </w:tcPr>
          <w:p w14:paraId="17233A4C" w14:textId="7168EAC2" w:rsidR="00701B2A" w:rsidRPr="00821BBB" w:rsidRDefault="00821BBB" w:rsidP="00701B2A">
            <w:pPr>
              <w:spacing w:line="240" w:lineRule="auto"/>
              <w:ind w:firstLine="0"/>
              <w:jc w:val="center"/>
              <w:rPr>
                <w:ins w:id="169" w:author="Student" w:date="2024-10-04T11:51:00Z"/>
                <w:szCs w:val="20"/>
                <w:lang w:val="en-US"/>
              </w:rPr>
            </w:pPr>
            <w:ins w:id="170" w:author="Student" w:date="2024-10-04T12:03:00Z">
              <w:r>
                <w:rPr>
                  <w:szCs w:val="20"/>
                  <w:lang w:val="en-US"/>
                </w:rPr>
                <w:t>59,38</w:t>
              </w:r>
            </w:ins>
          </w:p>
        </w:tc>
        <w:tc>
          <w:tcPr>
            <w:tcW w:w="1163" w:type="dxa"/>
            <w:tcPrChange w:id="171" w:author="Student" w:date="2024-10-04T11:56:00Z">
              <w:tcPr>
                <w:tcW w:w="820" w:type="dxa"/>
              </w:tcPr>
            </w:tcPrChange>
          </w:tcPr>
          <w:p w14:paraId="3D802D95" w14:textId="1790CB5C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72" w:author="Student" w:date="2024-10-04T11:51:00Z"/>
                <w:szCs w:val="20"/>
                <w:lang w:val="ru-RU"/>
                <w:rPrChange w:id="173" w:author="Student" w:date="2024-10-04T11:56:00Z">
                  <w:rPr>
                    <w:ins w:id="174" w:author="Student" w:date="2024-10-04T11:51:00Z"/>
                    <w:szCs w:val="20"/>
                    <w:lang w:val="en-US"/>
                  </w:rPr>
                </w:rPrChange>
              </w:rPr>
            </w:pPr>
            <w:ins w:id="175" w:author="Student" w:date="2024-10-04T11:56:00Z">
              <w:r>
                <w:rPr>
                  <w:szCs w:val="20"/>
                  <w:lang w:val="ru-RU"/>
                </w:rPr>
                <w:t>0,594</w:t>
              </w:r>
            </w:ins>
          </w:p>
        </w:tc>
        <w:tc>
          <w:tcPr>
            <w:tcW w:w="893" w:type="dxa"/>
            <w:tcPrChange w:id="176" w:author="Student" w:date="2024-10-04T11:56:00Z">
              <w:tcPr>
                <w:tcW w:w="1236" w:type="dxa"/>
              </w:tcPr>
            </w:tcPrChange>
          </w:tcPr>
          <w:p w14:paraId="79617AE7" w14:textId="7093B29E" w:rsidR="00701B2A" w:rsidRPr="00BD6AAB" w:rsidRDefault="00BD6AAB" w:rsidP="00701B2A">
            <w:pPr>
              <w:spacing w:line="240" w:lineRule="auto"/>
              <w:ind w:firstLine="0"/>
              <w:jc w:val="center"/>
              <w:rPr>
                <w:ins w:id="177" w:author="Student" w:date="2024-10-04T11:51:00Z"/>
                <w:szCs w:val="20"/>
                <w:lang w:val="ru-RU"/>
                <w:rPrChange w:id="178" w:author="Student" w:date="2024-10-04T12:24:00Z">
                  <w:rPr>
                    <w:ins w:id="179" w:author="Student" w:date="2024-10-04T11:51:00Z"/>
                    <w:szCs w:val="20"/>
                    <w:lang w:val="en-US"/>
                  </w:rPr>
                </w:rPrChange>
              </w:rPr>
            </w:pPr>
            <w:ins w:id="180" w:author="Student" w:date="2024-10-04T12:24:00Z">
              <w:r>
                <w:rPr>
                  <w:szCs w:val="20"/>
                  <w:lang w:val="ru-RU"/>
                </w:rPr>
                <w:t>111,66</w:t>
              </w:r>
            </w:ins>
          </w:p>
        </w:tc>
        <w:tc>
          <w:tcPr>
            <w:tcW w:w="1236" w:type="dxa"/>
            <w:tcPrChange w:id="181" w:author="Student" w:date="2024-10-04T11:56:00Z">
              <w:tcPr>
                <w:tcW w:w="1236" w:type="dxa"/>
              </w:tcPr>
            </w:tcPrChange>
          </w:tcPr>
          <w:p w14:paraId="2BB4DE97" w14:textId="6EA27D37" w:rsidR="00701B2A" w:rsidRPr="00BD6AAB" w:rsidRDefault="00BD6AAB" w:rsidP="00701B2A">
            <w:pPr>
              <w:spacing w:line="240" w:lineRule="auto"/>
              <w:ind w:firstLine="0"/>
              <w:jc w:val="center"/>
              <w:rPr>
                <w:ins w:id="182" w:author="Student" w:date="2024-10-04T11:51:00Z"/>
                <w:szCs w:val="20"/>
                <w:lang w:val="ru-RU"/>
                <w:rPrChange w:id="183" w:author="Student" w:date="2024-10-04T12:24:00Z">
                  <w:rPr>
                    <w:ins w:id="184" w:author="Student" w:date="2024-10-04T11:51:00Z"/>
                    <w:szCs w:val="20"/>
                    <w:lang w:val="en-US"/>
                  </w:rPr>
                </w:rPrChange>
              </w:rPr>
            </w:pPr>
            <w:ins w:id="185" w:author="Student" w:date="2024-10-04T12:24:00Z">
              <w:r>
                <w:rPr>
                  <w:szCs w:val="20"/>
                  <w:lang w:val="ru-RU"/>
                </w:rPr>
                <w:t>105,81</w:t>
              </w:r>
            </w:ins>
          </w:p>
        </w:tc>
        <w:tc>
          <w:tcPr>
            <w:tcW w:w="1203" w:type="dxa"/>
            <w:tcPrChange w:id="186" w:author="Student" w:date="2024-10-04T11:56:00Z">
              <w:tcPr>
                <w:tcW w:w="1203" w:type="dxa"/>
              </w:tcPr>
            </w:tcPrChange>
          </w:tcPr>
          <w:p w14:paraId="54CC0545" w14:textId="2B356848" w:rsidR="00701B2A" w:rsidRPr="00BD6AAB" w:rsidRDefault="00BD6AAB" w:rsidP="00701B2A">
            <w:pPr>
              <w:spacing w:line="240" w:lineRule="auto"/>
              <w:ind w:firstLine="0"/>
              <w:jc w:val="center"/>
              <w:rPr>
                <w:ins w:id="187" w:author="Student" w:date="2024-10-04T11:51:00Z"/>
                <w:szCs w:val="20"/>
                <w:lang w:val="ru-RU"/>
                <w:rPrChange w:id="188" w:author="Student" w:date="2024-10-04T12:24:00Z">
                  <w:rPr>
                    <w:ins w:id="189" w:author="Student" w:date="2024-10-04T11:51:00Z"/>
                    <w:szCs w:val="20"/>
                    <w:lang w:val="en-US"/>
                  </w:rPr>
                </w:rPrChange>
              </w:rPr>
            </w:pPr>
            <w:ins w:id="190" w:author="Student" w:date="2024-10-04T12:24:00Z">
              <w:r>
                <w:rPr>
                  <w:szCs w:val="20"/>
                  <w:lang w:val="ru-RU"/>
                </w:rPr>
                <w:t>95</w:t>
              </w:r>
            </w:ins>
          </w:p>
        </w:tc>
      </w:tr>
      <w:tr w:rsidR="00701B2A" w:rsidRPr="00701B2A" w14:paraId="47D1F0B1" w14:textId="77777777" w:rsidTr="00701B2A">
        <w:tblPrEx>
          <w:tblCellMar>
            <w:top w:w="0" w:type="dxa"/>
            <w:bottom w:w="0" w:type="dxa"/>
          </w:tblCellMar>
          <w:tblPrExChange w:id="191" w:author="Student" w:date="2024-10-04T11:56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cantSplit/>
          <w:ins w:id="192" w:author="Student" w:date="2024-10-04T11:51:00Z"/>
          <w:trPrChange w:id="193" w:author="Student" w:date="2024-10-04T11:56:00Z">
            <w:trPr>
              <w:cantSplit/>
            </w:trPr>
          </w:trPrChange>
        </w:trPr>
        <w:tc>
          <w:tcPr>
            <w:tcW w:w="1555" w:type="dxa"/>
            <w:tcPrChange w:id="194" w:author="Student" w:date="2024-10-04T11:56:00Z">
              <w:tcPr>
                <w:tcW w:w="1754" w:type="dxa"/>
              </w:tcPr>
            </w:tcPrChange>
          </w:tcPr>
          <w:p w14:paraId="54603EA6" w14:textId="77777777" w:rsidR="00701B2A" w:rsidRPr="00701B2A" w:rsidRDefault="00701B2A" w:rsidP="00701B2A">
            <w:pPr>
              <w:spacing w:line="240" w:lineRule="auto"/>
              <w:ind w:firstLine="0"/>
              <w:jc w:val="center"/>
              <w:rPr>
                <w:ins w:id="195" w:author="Student" w:date="2024-10-04T11:51:00Z"/>
                <w:szCs w:val="20"/>
                <w:lang w:val="ru-RU"/>
              </w:rPr>
            </w:pPr>
            <w:ins w:id="196" w:author="Student" w:date="2024-10-04T11:51:00Z">
              <w:r w:rsidRPr="00701B2A">
                <w:rPr>
                  <w:szCs w:val="20"/>
                  <w:lang w:val="ru-RU"/>
                </w:rPr>
                <w:t>треугольник</w:t>
              </w:r>
            </w:ins>
          </w:p>
        </w:tc>
        <w:tc>
          <w:tcPr>
            <w:tcW w:w="708" w:type="dxa"/>
            <w:tcPrChange w:id="197" w:author="Student" w:date="2024-10-04T11:56:00Z">
              <w:tcPr>
                <w:tcW w:w="686" w:type="dxa"/>
              </w:tcPr>
            </w:tcPrChange>
          </w:tcPr>
          <w:p w14:paraId="0B5044DE" w14:textId="7E715EA7" w:rsidR="00701B2A" w:rsidRPr="00701B2A" w:rsidRDefault="00BD6AAB" w:rsidP="00701B2A">
            <w:pPr>
              <w:spacing w:line="240" w:lineRule="auto"/>
              <w:ind w:firstLine="0"/>
              <w:jc w:val="center"/>
              <w:rPr>
                <w:ins w:id="198" w:author="Student" w:date="2024-10-04T11:51:00Z"/>
                <w:szCs w:val="20"/>
                <w:lang w:val="ru-RU"/>
                <w:rPrChange w:id="199" w:author="Student" w:date="2024-10-04T11:57:00Z">
                  <w:rPr>
                    <w:ins w:id="200" w:author="Student" w:date="2024-10-04T11:51:00Z"/>
                    <w:szCs w:val="20"/>
                    <w:lang w:val="en-US"/>
                  </w:rPr>
                </w:rPrChange>
              </w:rPr>
            </w:pPr>
            <w:ins w:id="201" w:author="Student" w:date="2024-10-04T12:25:00Z">
              <w:r>
                <w:rPr>
                  <w:szCs w:val="20"/>
                  <w:lang w:val="ru-RU"/>
                </w:rPr>
                <w:t>127</w:t>
              </w:r>
            </w:ins>
          </w:p>
        </w:tc>
        <w:tc>
          <w:tcPr>
            <w:tcW w:w="863" w:type="dxa"/>
            <w:tcPrChange w:id="202" w:author="Student" w:date="2024-10-04T11:56:00Z">
              <w:tcPr>
                <w:tcW w:w="686" w:type="dxa"/>
              </w:tcPr>
            </w:tcPrChange>
          </w:tcPr>
          <w:p w14:paraId="216EB4F8" w14:textId="3856E316" w:rsidR="00701B2A" w:rsidRPr="00BD6AAB" w:rsidRDefault="00BD6AAB" w:rsidP="00701B2A">
            <w:pPr>
              <w:spacing w:line="240" w:lineRule="auto"/>
              <w:ind w:firstLine="0"/>
              <w:jc w:val="center"/>
              <w:rPr>
                <w:ins w:id="203" w:author="Student" w:date="2024-10-04T11:51:00Z"/>
                <w:szCs w:val="20"/>
                <w:lang w:val="ru-RU"/>
                <w:rPrChange w:id="204" w:author="Student" w:date="2024-10-04T12:25:00Z">
                  <w:rPr>
                    <w:ins w:id="205" w:author="Student" w:date="2024-10-04T11:51:00Z"/>
                    <w:szCs w:val="20"/>
                    <w:lang w:val="en-US"/>
                  </w:rPr>
                </w:rPrChange>
              </w:rPr>
            </w:pPr>
            <w:ins w:id="206" w:author="Student" w:date="2024-10-04T12:25:00Z">
              <w:r>
                <w:rPr>
                  <w:szCs w:val="20"/>
                  <w:lang w:val="ru-RU"/>
                </w:rPr>
                <w:t>0,3022</w:t>
              </w:r>
            </w:ins>
          </w:p>
        </w:tc>
        <w:tc>
          <w:tcPr>
            <w:tcW w:w="668" w:type="dxa"/>
            <w:tcPrChange w:id="207" w:author="Student" w:date="2024-10-04T11:56:00Z">
              <w:tcPr>
                <w:tcW w:w="668" w:type="dxa"/>
              </w:tcPr>
            </w:tcPrChange>
          </w:tcPr>
          <w:p w14:paraId="2F214A0A" w14:textId="66AB2FE8" w:rsidR="00701B2A" w:rsidRPr="005E1C7F" w:rsidRDefault="005E1C7F" w:rsidP="00701B2A">
            <w:pPr>
              <w:spacing w:line="240" w:lineRule="auto"/>
              <w:ind w:firstLine="0"/>
              <w:jc w:val="center"/>
              <w:rPr>
                <w:ins w:id="208" w:author="Student" w:date="2024-10-04T11:51:00Z"/>
                <w:szCs w:val="20"/>
                <w:lang w:val="ru-RU"/>
                <w:rPrChange w:id="209" w:author="Student" w:date="2024-10-04T12:34:00Z">
                  <w:rPr>
                    <w:ins w:id="210" w:author="Student" w:date="2024-10-04T11:51:00Z"/>
                    <w:szCs w:val="20"/>
                    <w:lang w:val="en-US"/>
                  </w:rPr>
                </w:rPrChange>
              </w:rPr>
            </w:pPr>
            <w:ins w:id="211" w:author="Student" w:date="2024-10-04T12:34:00Z">
              <w:r>
                <w:rPr>
                  <w:szCs w:val="20"/>
                  <w:lang w:val="ru-RU"/>
                </w:rPr>
                <w:t>15,5</w:t>
              </w:r>
            </w:ins>
            <w:ins w:id="212" w:author="Student" w:date="2024-10-04T12:35:00Z">
              <w:r>
                <w:rPr>
                  <w:szCs w:val="20"/>
                  <w:lang w:val="ru-RU"/>
                </w:rPr>
                <w:t>273</w:t>
              </w:r>
            </w:ins>
          </w:p>
        </w:tc>
        <w:tc>
          <w:tcPr>
            <w:tcW w:w="850" w:type="dxa"/>
            <w:tcPrChange w:id="213" w:author="Student" w:date="2024-10-04T11:56:00Z">
              <w:tcPr>
                <w:tcW w:w="850" w:type="dxa"/>
              </w:tcPr>
            </w:tcPrChange>
          </w:tcPr>
          <w:p w14:paraId="2B222119" w14:textId="53C6E78A" w:rsidR="00701B2A" w:rsidRPr="005E1C7F" w:rsidRDefault="005E1C7F" w:rsidP="00701B2A">
            <w:pPr>
              <w:spacing w:line="240" w:lineRule="auto"/>
              <w:ind w:firstLine="0"/>
              <w:jc w:val="center"/>
              <w:rPr>
                <w:ins w:id="214" w:author="Student" w:date="2024-10-04T11:51:00Z"/>
                <w:szCs w:val="20"/>
                <w:lang w:val="ru-RU"/>
                <w:rPrChange w:id="215" w:author="Student" w:date="2024-10-04T12:35:00Z">
                  <w:rPr>
                    <w:ins w:id="216" w:author="Student" w:date="2024-10-04T11:51:00Z"/>
                    <w:szCs w:val="20"/>
                    <w:lang w:val="en-US"/>
                  </w:rPr>
                </w:rPrChange>
              </w:rPr>
            </w:pPr>
            <w:ins w:id="217" w:author="Student" w:date="2024-10-04T12:35:00Z">
              <w:r>
                <w:rPr>
                  <w:szCs w:val="20"/>
                  <w:lang w:val="ru-RU"/>
                </w:rPr>
                <w:t>0,9635</w:t>
              </w:r>
            </w:ins>
          </w:p>
        </w:tc>
        <w:tc>
          <w:tcPr>
            <w:tcW w:w="709" w:type="dxa"/>
            <w:tcPrChange w:id="218" w:author="Student" w:date="2024-10-04T11:56:00Z">
              <w:tcPr>
                <w:tcW w:w="709" w:type="dxa"/>
              </w:tcPr>
            </w:tcPrChange>
          </w:tcPr>
          <w:p w14:paraId="575C9027" w14:textId="3A9483E6" w:rsidR="00701B2A" w:rsidRPr="00701B2A" w:rsidRDefault="00BD6AAB" w:rsidP="00701B2A">
            <w:pPr>
              <w:spacing w:line="240" w:lineRule="auto"/>
              <w:ind w:firstLine="0"/>
              <w:jc w:val="center"/>
              <w:rPr>
                <w:ins w:id="219" w:author="Student" w:date="2024-10-04T11:51:00Z"/>
                <w:szCs w:val="20"/>
                <w:lang w:val="ru-RU"/>
                <w:rPrChange w:id="220" w:author="Student" w:date="2024-10-04T11:57:00Z">
                  <w:rPr>
                    <w:ins w:id="221" w:author="Student" w:date="2024-10-04T11:51:00Z"/>
                    <w:szCs w:val="20"/>
                    <w:lang w:val="en-US"/>
                  </w:rPr>
                </w:rPrChange>
              </w:rPr>
            </w:pPr>
            <w:ins w:id="222" w:author="Student" w:date="2024-10-04T12:25:00Z">
              <w:r>
                <w:rPr>
                  <w:szCs w:val="20"/>
                  <w:lang w:val="ru-RU"/>
                </w:rPr>
                <w:t>59,38</w:t>
              </w:r>
            </w:ins>
          </w:p>
        </w:tc>
        <w:tc>
          <w:tcPr>
            <w:tcW w:w="1163" w:type="dxa"/>
            <w:tcPrChange w:id="223" w:author="Student" w:date="2024-10-04T11:56:00Z">
              <w:tcPr>
                <w:tcW w:w="820" w:type="dxa"/>
              </w:tcPr>
            </w:tcPrChange>
          </w:tcPr>
          <w:p w14:paraId="1512FA5E" w14:textId="536DF694" w:rsidR="00701B2A" w:rsidRPr="00BD6AAB" w:rsidRDefault="00BD6AAB" w:rsidP="00701B2A">
            <w:pPr>
              <w:spacing w:line="240" w:lineRule="auto"/>
              <w:ind w:firstLine="0"/>
              <w:jc w:val="center"/>
              <w:rPr>
                <w:ins w:id="224" w:author="Student" w:date="2024-10-04T11:51:00Z"/>
                <w:szCs w:val="20"/>
                <w:lang w:val="ru-RU"/>
                <w:rPrChange w:id="225" w:author="Student" w:date="2024-10-04T12:26:00Z">
                  <w:rPr>
                    <w:ins w:id="226" w:author="Student" w:date="2024-10-04T11:51:00Z"/>
                    <w:szCs w:val="20"/>
                    <w:lang w:val="en-US"/>
                  </w:rPr>
                </w:rPrChange>
              </w:rPr>
            </w:pPr>
            <w:ins w:id="227" w:author="Student" w:date="2024-10-04T12:26:00Z">
              <w:r>
                <w:rPr>
                  <w:szCs w:val="20"/>
                  <w:lang w:val="ru-RU"/>
                </w:rPr>
                <w:t>0,590</w:t>
              </w:r>
            </w:ins>
          </w:p>
        </w:tc>
        <w:tc>
          <w:tcPr>
            <w:tcW w:w="893" w:type="dxa"/>
            <w:tcPrChange w:id="228" w:author="Student" w:date="2024-10-04T11:56:00Z">
              <w:tcPr>
                <w:tcW w:w="1236" w:type="dxa"/>
              </w:tcPr>
            </w:tcPrChange>
          </w:tcPr>
          <w:p w14:paraId="141BA598" w14:textId="2583B09C" w:rsidR="00701B2A" w:rsidRPr="005E1C7F" w:rsidRDefault="005E1C7F" w:rsidP="00701B2A">
            <w:pPr>
              <w:spacing w:line="240" w:lineRule="auto"/>
              <w:ind w:firstLine="0"/>
              <w:jc w:val="center"/>
              <w:rPr>
                <w:ins w:id="229" w:author="Student" w:date="2024-10-04T11:51:00Z"/>
                <w:szCs w:val="20"/>
                <w:lang w:val="ru-RU"/>
                <w:rPrChange w:id="230" w:author="Student" w:date="2024-10-04T12:36:00Z">
                  <w:rPr>
                    <w:ins w:id="231" w:author="Student" w:date="2024-10-04T11:51:00Z"/>
                    <w:szCs w:val="20"/>
                    <w:lang w:val="en-US"/>
                  </w:rPr>
                </w:rPrChange>
              </w:rPr>
            </w:pPr>
            <w:ins w:id="232" w:author="Student" w:date="2024-10-04T12:36:00Z">
              <w:r>
                <w:rPr>
                  <w:szCs w:val="20"/>
                  <w:lang w:val="ru-RU"/>
                </w:rPr>
                <w:t>1</w:t>
              </w:r>
            </w:ins>
            <w:ins w:id="233" w:author="Student" w:date="2024-10-04T12:37:00Z">
              <w:r>
                <w:rPr>
                  <w:szCs w:val="20"/>
                  <w:lang w:val="ru-RU"/>
                </w:rPr>
                <w:t>11,3</w:t>
              </w:r>
            </w:ins>
          </w:p>
        </w:tc>
        <w:tc>
          <w:tcPr>
            <w:tcW w:w="1236" w:type="dxa"/>
            <w:tcPrChange w:id="234" w:author="Student" w:date="2024-10-04T11:56:00Z">
              <w:tcPr>
                <w:tcW w:w="1236" w:type="dxa"/>
              </w:tcPr>
            </w:tcPrChange>
          </w:tcPr>
          <w:p w14:paraId="03AC699A" w14:textId="3E44AA2B" w:rsidR="00701B2A" w:rsidRPr="005E1C7F" w:rsidRDefault="005E1C7F" w:rsidP="00701B2A">
            <w:pPr>
              <w:spacing w:line="240" w:lineRule="auto"/>
              <w:ind w:firstLine="0"/>
              <w:jc w:val="center"/>
              <w:rPr>
                <w:ins w:id="235" w:author="Student" w:date="2024-10-04T11:51:00Z"/>
                <w:szCs w:val="20"/>
                <w:lang w:val="ru-RU"/>
                <w:rPrChange w:id="236" w:author="Student" w:date="2024-10-04T12:37:00Z">
                  <w:rPr>
                    <w:ins w:id="237" w:author="Student" w:date="2024-10-04T11:51:00Z"/>
                    <w:szCs w:val="20"/>
                    <w:lang w:val="en-US"/>
                  </w:rPr>
                </w:rPrChange>
              </w:rPr>
            </w:pPr>
            <w:ins w:id="238" w:author="Student" w:date="2024-10-04T12:37:00Z">
              <w:r>
                <w:rPr>
                  <w:szCs w:val="20"/>
                  <w:lang w:val="ru-RU"/>
                </w:rPr>
                <w:t>105,1</w:t>
              </w:r>
            </w:ins>
          </w:p>
        </w:tc>
        <w:tc>
          <w:tcPr>
            <w:tcW w:w="1203" w:type="dxa"/>
            <w:tcPrChange w:id="239" w:author="Student" w:date="2024-10-04T11:56:00Z">
              <w:tcPr>
                <w:tcW w:w="1203" w:type="dxa"/>
              </w:tcPr>
            </w:tcPrChange>
          </w:tcPr>
          <w:p w14:paraId="085BE0F6" w14:textId="49A4059E" w:rsidR="00701B2A" w:rsidRPr="005E1C7F" w:rsidRDefault="005E1C7F" w:rsidP="00701B2A">
            <w:pPr>
              <w:spacing w:line="240" w:lineRule="auto"/>
              <w:ind w:firstLine="0"/>
              <w:jc w:val="center"/>
              <w:rPr>
                <w:ins w:id="240" w:author="Student" w:date="2024-10-04T11:51:00Z"/>
                <w:szCs w:val="20"/>
                <w:lang w:val="ru-RU"/>
                <w:rPrChange w:id="241" w:author="Student" w:date="2024-10-04T12:37:00Z">
                  <w:rPr>
                    <w:ins w:id="242" w:author="Student" w:date="2024-10-04T11:51:00Z"/>
                    <w:szCs w:val="20"/>
                    <w:lang w:val="en-US"/>
                  </w:rPr>
                </w:rPrChange>
              </w:rPr>
            </w:pPr>
            <w:ins w:id="243" w:author="Student" w:date="2024-10-04T12:37:00Z">
              <w:r>
                <w:rPr>
                  <w:szCs w:val="20"/>
                  <w:lang w:val="ru-RU"/>
                </w:rPr>
                <w:t>94</w:t>
              </w:r>
            </w:ins>
          </w:p>
        </w:tc>
      </w:tr>
    </w:tbl>
    <w:p w14:paraId="29CF4921" w14:textId="77777777" w:rsidR="00701B2A" w:rsidRDefault="00701B2A" w:rsidP="0012204B">
      <w:pPr>
        <w:ind w:firstLine="0"/>
        <w:rPr>
          <w:ins w:id="244" w:author="Student" w:date="2024-10-04T11:58:00Z"/>
          <w:bCs/>
          <w:lang w:val="ru-RU"/>
        </w:rPr>
      </w:pPr>
    </w:p>
    <w:p w14:paraId="6FDC165B" w14:textId="30FCD003" w:rsidR="00BD6AAB" w:rsidRPr="00BD6AAB" w:rsidRDefault="00BD6AAB" w:rsidP="0012204B">
      <w:pPr>
        <w:ind w:firstLine="0"/>
        <w:rPr>
          <w:ins w:id="245" w:author="Student" w:date="2024-10-04T12:26:00Z"/>
          <w:b/>
          <w:lang w:val="ru-RU"/>
          <w:rPrChange w:id="246" w:author="Student" w:date="2024-10-04T12:26:00Z">
            <w:rPr>
              <w:ins w:id="247" w:author="Student" w:date="2024-10-04T12:26:00Z"/>
              <w:bCs/>
              <w:lang w:val="ru-RU"/>
            </w:rPr>
          </w:rPrChange>
        </w:rPr>
      </w:pPr>
      <w:ins w:id="248" w:author="Student" w:date="2024-10-04T12:26:00Z">
        <w:r w:rsidRPr="00BD6AAB">
          <w:rPr>
            <w:b/>
            <w:lang w:val="ru-RU"/>
            <w:rPrChange w:id="249" w:author="Student" w:date="2024-10-04T12:26:00Z">
              <w:rPr>
                <w:bCs/>
                <w:lang w:val="ru-RU"/>
              </w:rPr>
            </w:rPrChange>
          </w:rPr>
          <w:t>Соединение звезда:</w:t>
        </w:r>
      </w:ins>
    </w:p>
    <w:p w14:paraId="0FEF9424" w14:textId="01D552F4" w:rsidR="00701B2A" w:rsidRPr="00821BBB" w:rsidRDefault="00701B2A" w:rsidP="0012204B">
      <w:pPr>
        <w:ind w:firstLine="0"/>
        <w:rPr>
          <w:ins w:id="250" w:author="Student" w:date="2024-10-04T11:58:00Z"/>
          <w:position w:val="-34"/>
          <w:lang w:val="en-US"/>
          <w:rPrChange w:id="251" w:author="Student" w:date="2024-10-04T12:00:00Z">
            <w:rPr>
              <w:ins w:id="252" w:author="Student" w:date="2024-10-04T11:58:00Z"/>
              <w:position w:val="-34"/>
            </w:rPr>
          </w:rPrChange>
        </w:rPr>
      </w:pPr>
      <w:ins w:id="253" w:author="Student" w:date="2024-10-04T11:58:00Z">
        <w:r>
          <w:rPr>
            <w:bCs/>
            <w:lang w:val="ru-RU"/>
          </w:rPr>
          <w:t>Соотношения</w:t>
        </w:r>
        <w:r w:rsidRPr="00821BBB">
          <w:rPr>
            <w:bCs/>
            <w:lang w:val="en-US"/>
            <w:rPrChange w:id="254" w:author="Student" w:date="2024-10-04T12:00:00Z">
              <w:rPr>
                <w:bCs/>
                <w:lang w:val="ru-RU"/>
              </w:rPr>
            </w:rPrChange>
          </w:rPr>
          <w:t xml:space="preserve">: </w:t>
        </w:r>
        <w:r w:rsidRPr="00A26DE4">
          <w:rPr>
            <w:position w:val="-12"/>
          </w:rPr>
          <w:object w:dxaOrig="2680" w:dyaOrig="400" w14:anchorId="2B8755E3">
            <v:shape id="_x0000_i1201" type="#_x0000_t75" style="width:167.5pt;height:25.05pt" o:ole="">
              <v:imagedata r:id="rId10" o:title=""/>
            </v:shape>
            <o:OLEObject Type="Embed" ProgID="Equation.DSMT4" ShapeID="_x0000_i1201" DrawAspect="Content" ObjectID="_1789550836" r:id="rId11"/>
          </w:object>
        </w:r>
      </w:ins>
    </w:p>
    <w:p w14:paraId="49CC4A6F" w14:textId="5CB94E6A" w:rsidR="00701B2A" w:rsidRPr="00701B2A" w:rsidRDefault="00701B2A" w:rsidP="0012204B">
      <w:pPr>
        <w:ind w:firstLine="0"/>
        <w:rPr>
          <w:ins w:id="255" w:author="Student" w:date="2024-10-04T11:44:00Z"/>
          <w:bCs/>
          <w:lang w:val="en-US"/>
          <w:rPrChange w:id="256" w:author="Student" w:date="2024-10-04T11:59:00Z">
            <w:rPr>
              <w:ins w:id="257" w:author="Student" w:date="2024-10-04T11:44:00Z"/>
              <w:b/>
            </w:rPr>
          </w:rPrChange>
        </w:rPr>
      </w:pPr>
      <w:ins w:id="258" w:author="Student" w:date="2024-10-04T11:59:00Z">
        <w:r>
          <w:rPr>
            <w:bCs/>
            <w:lang w:val="en-US"/>
          </w:rPr>
          <w:t xml:space="preserve">IL = 0,594 A = </w:t>
        </w:r>
        <w:proofErr w:type="gramStart"/>
        <w:r>
          <w:rPr>
            <w:bCs/>
            <w:lang w:val="en-US"/>
          </w:rPr>
          <w:t>I(</w:t>
        </w:r>
        <w:proofErr w:type="gramEnd"/>
        <w:r>
          <w:rPr>
            <w:bCs/>
            <w:lang w:val="en-US"/>
          </w:rPr>
          <w:t>2)</w:t>
        </w:r>
      </w:ins>
    </w:p>
    <w:p w14:paraId="4C6E6EAA" w14:textId="49C6557B" w:rsidR="008E14E7" w:rsidDel="00821BBB" w:rsidRDefault="00701B2A" w:rsidP="0012204B">
      <w:pPr>
        <w:ind w:firstLine="0"/>
        <w:rPr>
          <w:del w:id="259" w:author="Student" w:date="2024-10-04T11:41:00Z"/>
          <w:lang w:val="en-US"/>
        </w:rPr>
      </w:pPr>
      <w:proofErr w:type="spellStart"/>
      <w:ins w:id="260" w:author="Student" w:date="2024-10-04T12:00:00Z">
        <w:r>
          <w:rPr>
            <w:lang w:val="en-US"/>
          </w:rPr>
          <w:t>Ubc</w:t>
        </w:r>
        <w:proofErr w:type="spellEnd"/>
        <w:r>
          <w:rPr>
            <w:lang w:val="en-US"/>
          </w:rPr>
          <w:t xml:space="preserve"> = 102,9 B = </w:t>
        </w:r>
        <w:proofErr w:type="gramStart"/>
        <w:r w:rsidR="00821BBB">
          <w:rPr>
            <w:lang w:val="en-US"/>
          </w:rPr>
          <w:t>sqrt(</w:t>
        </w:r>
        <w:proofErr w:type="gramEnd"/>
        <w:r w:rsidR="00821BBB">
          <w:rPr>
            <w:lang w:val="en-US"/>
          </w:rPr>
          <w:t>3</w:t>
        </w:r>
      </w:ins>
      <w:ins w:id="261" w:author="Student" w:date="2024-10-04T12:01:00Z">
        <w:r w:rsidR="00821BBB">
          <w:rPr>
            <w:lang w:val="en-US"/>
          </w:rPr>
          <w:t xml:space="preserve">) * </w:t>
        </w:r>
      </w:ins>
      <w:ins w:id="262" w:author="Student" w:date="2024-10-04T12:05:00Z">
        <w:r w:rsidR="00821BBB">
          <w:rPr>
            <w:lang w:val="en-US"/>
          </w:rPr>
          <w:t>59,</w:t>
        </w:r>
      </w:ins>
      <w:ins w:id="263" w:author="Student" w:date="2024-10-04T12:06:00Z">
        <w:r w:rsidR="00821BBB">
          <w:rPr>
            <w:lang w:val="en-US"/>
          </w:rPr>
          <w:t>3</w:t>
        </w:r>
      </w:ins>
      <w:ins w:id="264" w:author="Student" w:date="2024-10-04T12:01:00Z">
        <w:r w:rsidR="00821BBB">
          <w:rPr>
            <w:lang w:val="en-US"/>
          </w:rPr>
          <w:t xml:space="preserve"> = </w:t>
        </w:r>
      </w:ins>
      <w:ins w:id="265" w:author="Student" w:date="2024-10-04T12:05:00Z">
        <w:r w:rsidR="00821BBB">
          <w:rPr>
            <w:lang w:val="en-US"/>
          </w:rPr>
          <w:t>102,849 B</w:t>
        </w:r>
      </w:ins>
      <w:del w:id="266" w:author="Student" w:date="2024-10-04T11:41:00Z">
        <w:r w:rsidR="008E14E7" w:rsidDel="0012204B">
          <w:delText>Рисунок</w:delText>
        </w:r>
        <w:r w:rsidR="008E14E7" w:rsidRPr="00821BBB" w:rsidDel="0012204B">
          <w:rPr>
            <w:lang w:val="en-US"/>
            <w:rPrChange w:id="267" w:author="Student" w:date="2024-10-04T12:00:00Z">
              <w:rPr/>
            </w:rPrChange>
          </w:rPr>
          <w:delText xml:space="preserve"> 3.16 – </w:delText>
        </w:r>
        <w:r w:rsidR="008E14E7" w:rsidDel="0012204B">
          <w:delText>Модель</w:delText>
        </w:r>
        <w:r w:rsidR="008E14E7" w:rsidRPr="00821BBB" w:rsidDel="0012204B">
          <w:rPr>
            <w:lang w:val="en-US"/>
            <w:rPrChange w:id="268" w:author="Student" w:date="2024-10-04T12:00:00Z">
              <w:rPr/>
            </w:rPrChange>
          </w:rPr>
          <w:delText xml:space="preserve"> </w:delText>
        </w:r>
        <w:r w:rsidR="008E14E7" w:rsidDel="0012204B">
          <w:delText>линейного</w:delText>
        </w:r>
        <w:r w:rsidR="008E14E7" w:rsidRPr="00821BBB" w:rsidDel="0012204B">
          <w:rPr>
            <w:lang w:val="en-US"/>
            <w:rPrChange w:id="269" w:author="Student" w:date="2024-10-04T12:00:00Z">
              <w:rPr/>
            </w:rPrChange>
          </w:rPr>
          <w:delText xml:space="preserve"> </w:delText>
        </w:r>
        <w:r w:rsidR="008E14E7" w:rsidDel="0012204B">
          <w:delText>однофазного</w:delText>
        </w:r>
        <w:r w:rsidR="008E14E7" w:rsidRPr="00821BBB" w:rsidDel="0012204B">
          <w:rPr>
            <w:lang w:val="en-US"/>
            <w:rPrChange w:id="270" w:author="Student" w:date="2024-10-04T12:00:00Z">
              <w:rPr/>
            </w:rPrChange>
          </w:rPr>
          <w:delText xml:space="preserve"> </w:delText>
        </w:r>
        <w:r w:rsidR="008E14E7" w:rsidDel="0012204B">
          <w:delText>трансформатора</w:delText>
        </w:r>
        <w:r w:rsidR="008E14E7" w:rsidRPr="00821BBB" w:rsidDel="0012204B">
          <w:rPr>
            <w:lang w:val="en-US"/>
            <w:rPrChange w:id="271" w:author="Student" w:date="2024-10-04T12:00:00Z">
              <w:rPr/>
            </w:rPrChange>
          </w:rPr>
          <w:delText xml:space="preserve"> (</w:delText>
        </w:r>
        <w:r w:rsidR="008E14E7" w:rsidDel="0012204B">
          <w:delText>Файл</w:delText>
        </w:r>
        <w:r w:rsidR="008E14E7" w:rsidRPr="00821BBB" w:rsidDel="0012204B">
          <w:rPr>
            <w:lang w:val="en-US"/>
            <w:rPrChange w:id="272" w:author="Student" w:date="2024-10-04T12:00:00Z">
              <w:rPr/>
            </w:rPrChange>
          </w:rPr>
          <w:delText xml:space="preserve"> trans1) </w:delText>
        </w:r>
      </w:del>
    </w:p>
    <w:p w14:paraId="47546156" w14:textId="14DA0457" w:rsidR="008E14E7" w:rsidRPr="00821BBB" w:rsidDel="0012204B" w:rsidRDefault="008E14E7" w:rsidP="0012204B">
      <w:pPr>
        <w:ind w:firstLine="0"/>
        <w:rPr>
          <w:del w:id="273" w:author="Student" w:date="2024-10-04T11:41:00Z"/>
          <w:lang w:val="en-US"/>
          <w:rPrChange w:id="274" w:author="Student" w:date="2024-10-04T12:00:00Z">
            <w:rPr>
              <w:del w:id="275" w:author="Student" w:date="2024-10-04T11:41:00Z"/>
            </w:rPr>
          </w:rPrChange>
        </w:rPr>
        <w:pPrChange w:id="276" w:author="Student" w:date="2024-10-04T11:41:00Z">
          <w:pPr>
            <w:ind w:firstLine="0"/>
          </w:pPr>
        </w:pPrChange>
      </w:pPr>
    </w:p>
    <w:p w14:paraId="52FD2D7B" w14:textId="18A3C142" w:rsidR="008E14E7" w:rsidRPr="00821BBB" w:rsidDel="0012204B" w:rsidRDefault="008E14E7" w:rsidP="0012204B">
      <w:pPr>
        <w:ind w:firstLine="0"/>
        <w:rPr>
          <w:del w:id="277" w:author="Student" w:date="2024-10-04T11:41:00Z"/>
          <w:b/>
          <w:lang w:val="en-US"/>
          <w:rPrChange w:id="278" w:author="Student" w:date="2024-10-04T12:00:00Z">
            <w:rPr>
              <w:del w:id="279" w:author="Student" w:date="2024-10-04T11:41:00Z"/>
              <w:b/>
            </w:rPr>
          </w:rPrChange>
        </w:rPr>
        <w:pPrChange w:id="280" w:author="Student" w:date="2024-10-04T11:41:00Z">
          <w:pPr/>
        </w:pPrChange>
      </w:pPr>
      <w:del w:id="281" w:author="Student" w:date="2024-10-04T11:41:00Z">
        <w:r w:rsidDel="0012204B">
          <w:delText>Схема</w:delText>
        </w:r>
        <w:r w:rsidRPr="00821BBB" w:rsidDel="0012204B">
          <w:rPr>
            <w:lang w:val="en-US"/>
            <w:rPrChange w:id="282" w:author="Student" w:date="2024-10-04T12:00:00Z">
              <w:rPr/>
            </w:rPrChange>
          </w:rPr>
          <w:delText xml:space="preserve"> </w:delText>
        </w:r>
        <w:r w:rsidDel="0012204B">
          <w:delText>содержит</w:delText>
        </w:r>
        <w:r w:rsidRPr="00821BBB" w:rsidDel="0012204B">
          <w:rPr>
            <w:lang w:val="en-US"/>
            <w:rPrChange w:id="283" w:author="Student" w:date="2024-10-04T12:00:00Z">
              <w:rPr/>
            </w:rPrChange>
          </w:rPr>
          <w:delText xml:space="preserve"> </w:delText>
        </w:r>
        <w:r w:rsidDel="0012204B">
          <w:delText>следующие</w:delText>
        </w:r>
        <w:r w:rsidRPr="00821BBB" w:rsidDel="0012204B">
          <w:rPr>
            <w:lang w:val="en-US"/>
            <w:rPrChange w:id="284" w:author="Student" w:date="2024-10-04T12:00:00Z">
              <w:rPr/>
            </w:rPrChange>
          </w:rPr>
          <w:delText xml:space="preserve"> </w:delText>
        </w:r>
        <w:r w:rsidDel="0012204B">
          <w:delText>элементы</w:delText>
        </w:r>
        <w:r w:rsidRPr="00821BBB" w:rsidDel="0012204B">
          <w:rPr>
            <w:lang w:val="en-US"/>
            <w:rPrChange w:id="285" w:author="Student" w:date="2024-10-04T12:00:00Z">
              <w:rPr/>
            </w:rPrChange>
          </w:rPr>
          <w:delText xml:space="preserve">: – </w:delText>
        </w:r>
        <w:r w:rsidDel="0012204B">
          <w:delText>источник</w:delText>
        </w:r>
        <w:r w:rsidRPr="00821BBB" w:rsidDel="0012204B">
          <w:rPr>
            <w:lang w:val="en-US"/>
            <w:rPrChange w:id="286" w:author="Student" w:date="2024-10-04T12:00:00Z">
              <w:rPr/>
            </w:rPrChange>
          </w:rPr>
          <w:delText xml:space="preserve"> </w:delText>
        </w:r>
        <w:r w:rsidDel="0012204B">
          <w:delText>напряжения</w:delText>
        </w:r>
        <w:r w:rsidRPr="00821BBB" w:rsidDel="0012204B">
          <w:rPr>
            <w:lang w:val="en-US"/>
            <w:rPrChange w:id="287" w:author="Student" w:date="2024-10-04T12:00:00Z">
              <w:rPr/>
            </w:rPrChange>
          </w:rPr>
          <w:delText xml:space="preserve"> </w:delText>
        </w:r>
        <w:r w:rsidDel="0012204B">
          <w:delText>переменного</w:delText>
        </w:r>
        <w:r w:rsidRPr="00821BBB" w:rsidDel="0012204B">
          <w:rPr>
            <w:lang w:val="en-US"/>
            <w:rPrChange w:id="288" w:author="Student" w:date="2024-10-04T12:00:00Z">
              <w:rPr/>
            </w:rPrChange>
          </w:rPr>
          <w:delText xml:space="preserve"> </w:delText>
        </w:r>
        <w:r w:rsidDel="0012204B">
          <w:delText>тока</w:delText>
        </w:r>
        <w:r w:rsidRPr="00821BBB" w:rsidDel="0012204B">
          <w:rPr>
            <w:lang w:val="en-US"/>
            <w:rPrChange w:id="289" w:author="Student" w:date="2024-10-04T12:00:00Z">
              <w:rPr/>
            </w:rPrChange>
          </w:rPr>
          <w:delText xml:space="preserve"> U1; – </w:delText>
        </w:r>
        <w:r w:rsidDel="0012204B">
          <w:delText>однофазный</w:delText>
        </w:r>
        <w:r w:rsidRPr="00821BBB" w:rsidDel="0012204B">
          <w:rPr>
            <w:lang w:val="en-US"/>
            <w:rPrChange w:id="290" w:author="Student" w:date="2024-10-04T12:00:00Z">
              <w:rPr/>
            </w:rPrChange>
          </w:rPr>
          <w:delText xml:space="preserve"> </w:delText>
        </w:r>
        <w:r w:rsidDel="0012204B">
          <w:delText>трансформатор</w:delText>
        </w:r>
        <w:r w:rsidRPr="00821BBB" w:rsidDel="0012204B">
          <w:rPr>
            <w:lang w:val="en-US"/>
            <w:rPrChange w:id="291" w:author="Student" w:date="2024-10-04T12:00:00Z">
              <w:rPr/>
            </w:rPrChange>
          </w:rPr>
          <w:delText xml:space="preserve"> T; – </w:delText>
        </w:r>
        <w:r w:rsidDel="0012204B">
          <w:delText>ключи</w:delText>
        </w:r>
        <w:r w:rsidRPr="00821BBB" w:rsidDel="0012204B">
          <w:rPr>
            <w:lang w:val="en-US"/>
            <w:rPrChange w:id="292" w:author="Student" w:date="2024-10-04T12:00:00Z">
              <w:rPr/>
            </w:rPrChange>
          </w:rPr>
          <w:delText xml:space="preserve"> K1, K2 </w:delText>
        </w:r>
        <w:r w:rsidDel="0012204B">
          <w:delText>и</w:delText>
        </w:r>
        <w:r w:rsidRPr="00821BBB" w:rsidDel="0012204B">
          <w:rPr>
            <w:lang w:val="en-US"/>
            <w:rPrChange w:id="293" w:author="Student" w:date="2024-10-04T12:00:00Z">
              <w:rPr/>
            </w:rPrChange>
          </w:rPr>
          <w:delText xml:space="preserve"> K3 </w:delText>
        </w:r>
        <w:r w:rsidDel="0012204B">
          <w:delText>для</w:delText>
        </w:r>
        <w:r w:rsidRPr="00821BBB" w:rsidDel="0012204B">
          <w:rPr>
            <w:lang w:val="en-US"/>
            <w:rPrChange w:id="294" w:author="Student" w:date="2024-10-04T12:00:00Z">
              <w:rPr/>
            </w:rPrChange>
          </w:rPr>
          <w:delText xml:space="preserve"> </w:delText>
        </w:r>
        <w:r w:rsidDel="0012204B">
          <w:delText>проведения</w:delText>
        </w:r>
        <w:r w:rsidRPr="00821BBB" w:rsidDel="0012204B">
          <w:rPr>
            <w:lang w:val="en-US"/>
            <w:rPrChange w:id="295" w:author="Student" w:date="2024-10-04T12:00:00Z">
              <w:rPr/>
            </w:rPrChange>
          </w:rPr>
          <w:delText xml:space="preserve"> </w:delText>
        </w:r>
        <w:r w:rsidDel="0012204B">
          <w:delText>опытов</w:delText>
        </w:r>
        <w:r w:rsidRPr="00821BBB" w:rsidDel="0012204B">
          <w:rPr>
            <w:lang w:val="en-US"/>
            <w:rPrChange w:id="296" w:author="Student" w:date="2024-10-04T12:00:00Z">
              <w:rPr/>
            </w:rPrChange>
          </w:rPr>
          <w:delText xml:space="preserve"> </w:delText>
        </w:r>
        <w:r w:rsidDel="0012204B">
          <w:delText>ХХ</w:delText>
        </w:r>
        <w:r w:rsidRPr="00821BBB" w:rsidDel="0012204B">
          <w:rPr>
            <w:lang w:val="en-US"/>
            <w:rPrChange w:id="297" w:author="Student" w:date="2024-10-04T12:00:00Z">
              <w:rPr/>
            </w:rPrChange>
          </w:rPr>
          <w:delText xml:space="preserve"> (</w:delText>
        </w:r>
        <w:r w:rsidDel="0012204B">
          <w:delText>подключением</w:delText>
        </w:r>
        <w:r w:rsidRPr="00821BBB" w:rsidDel="0012204B">
          <w:rPr>
            <w:lang w:val="en-US"/>
            <w:rPrChange w:id="298" w:author="Student" w:date="2024-10-04T12:00:00Z">
              <w:rPr/>
            </w:rPrChange>
          </w:rPr>
          <w:delText xml:space="preserve"> RXX), </w:delText>
        </w:r>
        <w:r w:rsidDel="0012204B">
          <w:delText>КЗ</w:delText>
        </w:r>
        <w:r w:rsidRPr="00821BBB" w:rsidDel="0012204B">
          <w:rPr>
            <w:lang w:val="en-US"/>
            <w:rPrChange w:id="299" w:author="Student" w:date="2024-10-04T12:00:00Z">
              <w:rPr/>
            </w:rPrChange>
          </w:rPr>
          <w:delText xml:space="preserve"> </w:delText>
        </w:r>
        <w:r w:rsidDel="0012204B">
          <w:delText>и</w:delText>
        </w:r>
        <w:r w:rsidRPr="00821BBB" w:rsidDel="0012204B">
          <w:rPr>
            <w:lang w:val="en-US"/>
            <w:rPrChange w:id="300" w:author="Student" w:date="2024-10-04T12:00:00Z">
              <w:rPr/>
            </w:rPrChange>
          </w:rPr>
          <w:delText xml:space="preserve"> </w:delText>
        </w:r>
        <w:r w:rsidDel="0012204B">
          <w:delText>измерения</w:delText>
        </w:r>
        <w:r w:rsidRPr="00821BBB" w:rsidDel="0012204B">
          <w:rPr>
            <w:lang w:val="en-US"/>
            <w:rPrChange w:id="301" w:author="Student" w:date="2024-10-04T12:00:00Z">
              <w:rPr/>
            </w:rPrChange>
          </w:rPr>
          <w:delText xml:space="preserve"> </w:delText>
        </w:r>
        <w:r w:rsidDel="0012204B">
          <w:delText>внешней</w:delText>
        </w:r>
        <w:r w:rsidRPr="00821BBB" w:rsidDel="0012204B">
          <w:rPr>
            <w:lang w:val="en-US"/>
            <w:rPrChange w:id="302" w:author="Student" w:date="2024-10-04T12:00:00Z">
              <w:rPr/>
            </w:rPrChange>
          </w:rPr>
          <w:delText xml:space="preserve"> </w:delText>
        </w:r>
        <w:r w:rsidDel="0012204B">
          <w:delText>характеристики</w:delText>
        </w:r>
        <w:r w:rsidRPr="00821BBB" w:rsidDel="0012204B">
          <w:rPr>
            <w:lang w:val="en-US"/>
            <w:rPrChange w:id="303" w:author="Student" w:date="2024-10-04T12:00:00Z">
              <w:rPr/>
            </w:rPrChange>
          </w:rPr>
          <w:delText xml:space="preserve"> </w:delText>
        </w:r>
        <w:r w:rsidDel="0012204B">
          <w:delText>трансформатора</w:delText>
        </w:r>
        <w:r w:rsidRPr="00821BBB" w:rsidDel="0012204B">
          <w:rPr>
            <w:lang w:val="en-US"/>
            <w:rPrChange w:id="304" w:author="Student" w:date="2024-10-04T12:00:00Z">
              <w:rPr/>
            </w:rPrChange>
          </w:rPr>
          <w:delText xml:space="preserve">; – </w:delText>
        </w:r>
        <w:r w:rsidDel="0012204B">
          <w:delText>низкоомный</w:delText>
        </w:r>
        <w:r w:rsidRPr="00821BBB" w:rsidDel="0012204B">
          <w:rPr>
            <w:lang w:val="en-US"/>
            <w:rPrChange w:id="305" w:author="Student" w:date="2024-10-04T12:00:00Z">
              <w:rPr/>
            </w:rPrChange>
          </w:rPr>
          <w:delText xml:space="preserve"> </w:delText>
        </w:r>
        <w:r w:rsidDel="0012204B">
          <w:delText>шунт</w:delText>
        </w:r>
        <w:r w:rsidRPr="00821BBB" w:rsidDel="0012204B">
          <w:rPr>
            <w:lang w:val="en-US"/>
            <w:rPrChange w:id="306" w:author="Student" w:date="2024-10-04T12:00:00Z">
              <w:rPr/>
            </w:rPrChange>
          </w:rPr>
          <w:delText xml:space="preserve"> RS </w:delText>
        </w:r>
        <w:r w:rsidDel="0012204B">
          <w:delText>для</w:delText>
        </w:r>
        <w:r w:rsidRPr="00821BBB" w:rsidDel="0012204B">
          <w:rPr>
            <w:lang w:val="en-US"/>
            <w:rPrChange w:id="307" w:author="Student" w:date="2024-10-04T12:00:00Z">
              <w:rPr/>
            </w:rPrChange>
          </w:rPr>
          <w:delText xml:space="preserve"> </w:delText>
        </w:r>
        <w:r w:rsidDel="0012204B">
          <w:delText>просмотра</w:delText>
        </w:r>
        <w:r w:rsidRPr="00821BBB" w:rsidDel="0012204B">
          <w:rPr>
            <w:lang w:val="en-US"/>
            <w:rPrChange w:id="308" w:author="Student" w:date="2024-10-04T12:00:00Z">
              <w:rPr/>
            </w:rPrChange>
          </w:rPr>
          <w:delText xml:space="preserve"> </w:delText>
        </w:r>
        <w:r w:rsidDel="0012204B">
          <w:delText>формы</w:delText>
        </w:r>
        <w:r w:rsidRPr="00821BBB" w:rsidDel="0012204B">
          <w:rPr>
            <w:lang w:val="en-US"/>
            <w:rPrChange w:id="309" w:author="Student" w:date="2024-10-04T12:00:00Z">
              <w:rPr/>
            </w:rPrChange>
          </w:rPr>
          <w:delText xml:space="preserve"> </w:delText>
        </w:r>
        <w:r w:rsidDel="0012204B">
          <w:delText>тока</w:delText>
        </w:r>
        <w:r w:rsidRPr="00821BBB" w:rsidDel="0012204B">
          <w:rPr>
            <w:lang w:val="en-US"/>
            <w:rPrChange w:id="310" w:author="Student" w:date="2024-10-04T12:00:00Z">
              <w:rPr/>
            </w:rPrChange>
          </w:rPr>
          <w:delText xml:space="preserve"> I1; – </w:delText>
        </w:r>
        <w:r w:rsidDel="0012204B">
          <w:delText>нагрузочный</w:delText>
        </w:r>
        <w:r w:rsidRPr="00821BBB" w:rsidDel="0012204B">
          <w:rPr>
            <w:lang w:val="en-US"/>
            <w:rPrChange w:id="311" w:author="Student" w:date="2024-10-04T12:00:00Z">
              <w:rPr/>
            </w:rPrChange>
          </w:rPr>
          <w:delText xml:space="preserve"> </w:delText>
        </w:r>
        <w:r w:rsidDel="0012204B">
          <w:delText>резистор</w:delText>
        </w:r>
        <w:r w:rsidRPr="00821BBB" w:rsidDel="0012204B">
          <w:rPr>
            <w:lang w:val="en-US"/>
            <w:rPrChange w:id="312" w:author="Student" w:date="2024-10-04T12:00:00Z">
              <w:rPr/>
            </w:rPrChange>
          </w:rPr>
          <w:delText xml:space="preserve"> R</w:delText>
        </w:r>
        <w:r w:rsidDel="0012204B">
          <w:delText>Н</w:delText>
        </w:r>
        <w:r w:rsidRPr="00821BBB" w:rsidDel="0012204B">
          <w:rPr>
            <w:lang w:val="en-US"/>
            <w:rPrChange w:id="313" w:author="Student" w:date="2024-10-04T12:00:00Z">
              <w:rPr/>
            </w:rPrChange>
          </w:rPr>
          <w:delText xml:space="preserve">; – </w:delText>
        </w:r>
        <w:r w:rsidDel="0012204B">
          <w:delText>измерительные</w:delText>
        </w:r>
        <w:r w:rsidRPr="00821BBB" w:rsidDel="0012204B">
          <w:rPr>
            <w:lang w:val="en-US"/>
            <w:rPrChange w:id="314" w:author="Student" w:date="2024-10-04T12:00:00Z">
              <w:rPr/>
            </w:rPrChange>
          </w:rPr>
          <w:delText xml:space="preserve"> </w:delText>
        </w:r>
        <w:r w:rsidDel="0012204B">
          <w:delText>приборы</w:delText>
        </w:r>
        <w:r w:rsidRPr="00821BBB" w:rsidDel="0012204B">
          <w:rPr>
            <w:lang w:val="en-US"/>
            <w:rPrChange w:id="315" w:author="Student" w:date="2024-10-04T12:00:00Z">
              <w:rPr/>
            </w:rPrChange>
          </w:rPr>
          <w:delText>.</w:delText>
        </w:r>
      </w:del>
    </w:p>
    <w:p w14:paraId="0FE6638F" w14:textId="09177FF7" w:rsidR="00697E35" w:rsidRPr="00821BBB" w:rsidDel="0012204B" w:rsidRDefault="00697E35" w:rsidP="0012204B">
      <w:pPr>
        <w:ind w:firstLine="0"/>
        <w:rPr>
          <w:del w:id="316" w:author="Student" w:date="2024-10-04T11:41:00Z"/>
          <w:b/>
          <w:lang w:val="en-US"/>
          <w:rPrChange w:id="317" w:author="Student" w:date="2024-10-04T12:00:00Z">
            <w:rPr>
              <w:del w:id="318" w:author="Student" w:date="2024-10-04T11:41:00Z"/>
              <w:b/>
              <w:lang w:val="ru-RU"/>
            </w:rPr>
          </w:rPrChange>
        </w:rPr>
        <w:pPrChange w:id="319" w:author="Student" w:date="2024-10-04T11:41:00Z">
          <w:pPr>
            <w:ind w:firstLine="0"/>
          </w:pPr>
        </w:pPrChange>
      </w:pPr>
      <w:del w:id="320" w:author="Student" w:date="2024-10-04T11:41:00Z">
        <w:r w:rsidRPr="00821BBB" w:rsidDel="0012204B">
          <w:rPr>
            <w:b/>
            <w:lang w:val="en-US"/>
            <w:rPrChange w:id="321" w:author="Student" w:date="2024-10-04T12:00:00Z">
              <w:rPr>
                <w:b/>
                <w:lang w:val="ru-RU"/>
              </w:rPr>
            </w:rPrChange>
          </w:rPr>
          <w:delText xml:space="preserve">1.2 </w:delText>
        </w:r>
        <w:r w:rsidRPr="00DD2D24" w:rsidDel="0012204B">
          <w:rPr>
            <w:b/>
            <w:lang w:val="ru-RU"/>
          </w:rPr>
          <w:delText>Ход</w:delText>
        </w:r>
        <w:r w:rsidRPr="00821BBB" w:rsidDel="0012204B">
          <w:rPr>
            <w:b/>
            <w:lang w:val="en-US"/>
            <w:rPrChange w:id="322" w:author="Student" w:date="2024-10-04T12:00:00Z">
              <w:rPr>
                <w:b/>
                <w:lang w:val="ru-RU"/>
              </w:rPr>
            </w:rPrChange>
          </w:rPr>
          <w:delText xml:space="preserve"> </w:delText>
        </w:r>
        <w:r w:rsidRPr="00DD2D24" w:rsidDel="0012204B">
          <w:rPr>
            <w:b/>
            <w:lang w:val="ru-RU"/>
          </w:rPr>
          <w:delText>работы</w:delText>
        </w:r>
        <w:r w:rsidRPr="00821BBB" w:rsidDel="0012204B">
          <w:rPr>
            <w:b/>
            <w:lang w:val="en-US"/>
            <w:rPrChange w:id="323" w:author="Student" w:date="2024-10-04T12:00:00Z">
              <w:rPr>
                <w:b/>
                <w:lang w:val="ru-RU"/>
              </w:rPr>
            </w:rPrChange>
          </w:rPr>
          <w:delText>:</w:delText>
        </w:r>
      </w:del>
    </w:p>
    <w:p w14:paraId="50564EB1" w14:textId="1B4B63F7" w:rsidR="006B4A6C" w:rsidRPr="00821BBB" w:rsidDel="0012204B" w:rsidRDefault="00697E35" w:rsidP="0012204B">
      <w:pPr>
        <w:ind w:firstLine="0"/>
        <w:rPr>
          <w:ins w:id="324" w:author="Lexer" w:date="2024-09-28T13:30:00Z"/>
          <w:del w:id="325" w:author="Student" w:date="2024-10-04T11:41:00Z"/>
          <w:lang w:val="en-US"/>
          <w:rPrChange w:id="326" w:author="Student" w:date="2024-10-04T12:00:00Z">
            <w:rPr>
              <w:ins w:id="327" w:author="Lexer" w:date="2024-09-28T13:30:00Z"/>
              <w:del w:id="328" w:author="Student" w:date="2024-10-04T11:41:00Z"/>
              <w:lang w:val="ru-RU"/>
            </w:rPr>
          </w:rPrChange>
        </w:rPr>
        <w:pPrChange w:id="329" w:author="Student" w:date="2024-10-04T11:41:00Z">
          <w:pPr>
            <w:ind w:firstLine="0"/>
          </w:pPr>
        </w:pPrChange>
      </w:pPr>
      <w:del w:id="330" w:author="Student" w:date="2024-10-04T11:41:00Z">
        <w:r w:rsidRPr="00821BBB" w:rsidDel="0012204B">
          <w:rPr>
            <w:lang w:val="en-US"/>
            <w:rPrChange w:id="331" w:author="Student" w:date="2024-10-04T12:00:00Z">
              <w:rPr>
                <w:lang w:val="ru-RU"/>
              </w:rPr>
            </w:rPrChange>
          </w:rPr>
          <w:tab/>
        </w:r>
        <w:r w:rsidR="008E14E7" w:rsidDel="0012204B">
          <w:rPr>
            <w:lang w:val="ru-RU"/>
          </w:rPr>
          <w:delText>П</w:delText>
        </w:r>
        <w:r w:rsidR="008E14E7" w:rsidDel="0012204B">
          <w:delText>оказания</w:delText>
        </w:r>
        <w:r w:rsidR="008E14E7" w:rsidRPr="00821BBB" w:rsidDel="0012204B">
          <w:rPr>
            <w:lang w:val="en-US"/>
            <w:rPrChange w:id="332" w:author="Student" w:date="2024-10-04T12:00:00Z">
              <w:rPr/>
            </w:rPrChange>
          </w:rPr>
          <w:delText xml:space="preserve"> </w:delText>
        </w:r>
        <w:r w:rsidR="008E14E7" w:rsidDel="0012204B">
          <w:delText>приборов</w:delText>
        </w:r>
        <w:r w:rsidR="008E14E7" w:rsidRPr="00821BBB" w:rsidDel="0012204B">
          <w:rPr>
            <w:lang w:val="en-US"/>
            <w:rPrChange w:id="333" w:author="Student" w:date="2024-10-04T12:00:00Z">
              <w:rPr/>
            </w:rPrChange>
          </w:rPr>
          <w:delText xml:space="preserve">, </w:delText>
        </w:r>
        <w:r w:rsidR="008E14E7" w:rsidDel="0012204B">
          <w:delText>где</w:delText>
        </w:r>
        <w:r w:rsidR="008E14E7" w:rsidRPr="00821BBB" w:rsidDel="0012204B">
          <w:rPr>
            <w:lang w:val="en-US"/>
            <w:rPrChange w:id="334" w:author="Student" w:date="2024-10-04T12:00:00Z">
              <w:rPr/>
            </w:rPrChange>
          </w:rPr>
          <w:delText xml:space="preserve"> </w:delText>
        </w:r>
        <w:r w:rsidR="008E14E7" w:rsidDel="0012204B">
          <w:delText>амперметр</w:delText>
        </w:r>
        <w:r w:rsidR="008E14E7" w:rsidRPr="00821BBB" w:rsidDel="0012204B">
          <w:rPr>
            <w:lang w:val="en-US"/>
            <w:rPrChange w:id="335" w:author="Student" w:date="2024-10-04T12:00:00Z">
              <w:rPr/>
            </w:rPrChange>
          </w:rPr>
          <w:delText xml:space="preserve"> I</w:delText>
        </w:r>
        <w:r w:rsidR="008E14E7" w:rsidRPr="00821BBB" w:rsidDel="0012204B">
          <w:rPr>
            <w:lang w:val="en-US"/>
            <w:rPrChange w:id="336" w:author="Student" w:date="2024-10-04T12:00:00Z">
              <w:rPr>
                <w:lang w:val="ru-RU"/>
              </w:rPr>
            </w:rPrChange>
          </w:rPr>
          <w:delText>(</w:delText>
        </w:r>
        <w:r w:rsidR="008E14E7" w:rsidRPr="00821BBB" w:rsidDel="0012204B">
          <w:rPr>
            <w:lang w:val="en-US"/>
            <w:rPrChange w:id="337" w:author="Student" w:date="2024-10-04T12:00:00Z">
              <w:rPr/>
            </w:rPrChange>
          </w:rPr>
          <w:delText>1</w:delText>
        </w:r>
        <w:r w:rsidR="008E14E7" w:rsidRPr="00821BBB" w:rsidDel="0012204B">
          <w:rPr>
            <w:lang w:val="en-US"/>
            <w:rPrChange w:id="338" w:author="Student" w:date="2024-10-04T12:00:00Z">
              <w:rPr>
                <w:lang w:val="ru-RU"/>
              </w:rPr>
            </w:rPrChange>
          </w:rPr>
          <w:delText>)</w:delText>
        </w:r>
        <w:r w:rsidR="008E14E7" w:rsidRPr="00821BBB" w:rsidDel="0012204B">
          <w:rPr>
            <w:lang w:val="en-US"/>
            <w:rPrChange w:id="339" w:author="Student" w:date="2024-10-04T12:00:00Z">
              <w:rPr/>
            </w:rPrChange>
          </w:rPr>
          <w:delText xml:space="preserve"> </w:delText>
        </w:r>
        <w:r w:rsidR="008E14E7" w:rsidDel="0012204B">
          <w:delText>показывает</w:delText>
        </w:r>
        <w:r w:rsidR="008E14E7" w:rsidRPr="00821BBB" w:rsidDel="0012204B">
          <w:rPr>
            <w:lang w:val="en-US"/>
            <w:rPrChange w:id="340" w:author="Student" w:date="2024-10-04T12:00:00Z">
              <w:rPr/>
            </w:rPrChange>
          </w:rPr>
          <w:delText xml:space="preserve"> </w:delText>
        </w:r>
        <w:r w:rsidR="008E14E7" w:rsidDel="0012204B">
          <w:delText>ток</w:delText>
        </w:r>
        <w:r w:rsidR="008E14E7" w:rsidRPr="00821BBB" w:rsidDel="0012204B">
          <w:rPr>
            <w:lang w:val="en-US"/>
            <w:rPrChange w:id="341" w:author="Student" w:date="2024-10-04T12:00:00Z">
              <w:rPr/>
            </w:rPrChange>
          </w:rPr>
          <w:delText xml:space="preserve"> </w:delText>
        </w:r>
        <w:r w:rsidR="008E14E7" w:rsidDel="0012204B">
          <w:delText>намагничивания</w:delText>
        </w:r>
        <w:r w:rsidR="008E14E7" w:rsidRPr="00821BBB" w:rsidDel="0012204B">
          <w:rPr>
            <w:lang w:val="en-US"/>
            <w:rPrChange w:id="342" w:author="Student" w:date="2024-10-04T12:00:00Z">
              <w:rPr/>
            </w:rPrChange>
          </w:rPr>
          <w:delText xml:space="preserve"> I</w:delText>
        </w:r>
        <w:r w:rsidR="008E14E7" w:rsidRPr="00821BBB" w:rsidDel="0012204B">
          <w:rPr>
            <w:lang w:val="en-US"/>
            <w:rPrChange w:id="343" w:author="Student" w:date="2024-10-04T12:00:00Z">
              <w:rPr>
                <w:lang w:val="ru-RU"/>
              </w:rPr>
            </w:rPrChange>
          </w:rPr>
          <w:delText>(</w:delText>
        </w:r>
        <w:r w:rsidR="008E14E7" w:rsidRPr="00821BBB" w:rsidDel="0012204B">
          <w:rPr>
            <w:lang w:val="en-US"/>
            <w:rPrChange w:id="344" w:author="Student" w:date="2024-10-04T12:00:00Z">
              <w:rPr/>
            </w:rPrChange>
          </w:rPr>
          <w:delText>01</w:delText>
        </w:r>
        <w:r w:rsidR="008E14E7" w:rsidRPr="00821BBB" w:rsidDel="0012204B">
          <w:rPr>
            <w:lang w:val="en-US"/>
            <w:rPrChange w:id="345" w:author="Student" w:date="2024-10-04T12:00:00Z">
              <w:rPr>
                <w:lang w:val="ru-RU"/>
              </w:rPr>
            </w:rPrChange>
          </w:rPr>
          <w:delText xml:space="preserve">). </w:delText>
        </w:r>
      </w:del>
    </w:p>
    <w:p w14:paraId="2EF99710" w14:textId="517ECE73" w:rsidR="00402D50" w:rsidRPr="00821BBB" w:rsidDel="0012204B" w:rsidRDefault="00402D50" w:rsidP="0012204B">
      <w:pPr>
        <w:ind w:firstLine="0"/>
        <w:rPr>
          <w:del w:id="346" w:author="Student" w:date="2024-10-04T11:41:00Z"/>
          <w:b/>
          <w:bCs/>
          <w:lang w:val="en-US"/>
          <w:rPrChange w:id="347" w:author="Student" w:date="2024-10-04T12:00:00Z">
            <w:rPr>
              <w:del w:id="348" w:author="Student" w:date="2024-10-04T11:41:00Z"/>
              <w:lang w:val="ru-RU"/>
            </w:rPr>
          </w:rPrChange>
        </w:rPr>
        <w:pPrChange w:id="349" w:author="Student" w:date="2024-10-04T11:41:00Z">
          <w:pPr>
            <w:ind w:firstLine="0"/>
          </w:pPr>
        </w:pPrChange>
      </w:pPr>
      <w:ins w:id="350" w:author="Lexer" w:date="2024-09-28T13:30:00Z">
        <w:del w:id="351" w:author="Student" w:date="2024-10-04T11:41:00Z">
          <w:r w:rsidRPr="00402D50" w:rsidDel="0012204B">
            <w:rPr>
              <w:b/>
              <w:bCs/>
              <w:lang w:val="ru-RU"/>
              <w:rPrChange w:id="352" w:author="Lexer" w:date="2024-09-28T13:30:00Z">
                <w:rPr>
                  <w:lang w:val="ru-RU"/>
                </w:rPr>
              </w:rPrChange>
            </w:rPr>
            <w:delText>Режим</w:delText>
          </w:r>
          <w:r w:rsidRPr="00821BBB" w:rsidDel="0012204B">
            <w:rPr>
              <w:b/>
              <w:bCs/>
              <w:lang w:val="en-US"/>
              <w:rPrChange w:id="353" w:author="Student" w:date="2024-10-04T12:00:00Z">
                <w:rPr>
                  <w:lang w:val="ru-RU"/>
                </w:rPr>
              </w:rPrChange>
            </w:rPr>
            <w:delText xml:space="preserve"> </w:delText>
          </w:r>
          <w:r w:rsidRPr="00402D50" w:rsidDel="0012204B">
            <w:rPr>
              <w:b/>
              <w:bCs/>
              <w:lang w:val="ru-RU"/>
              <w:rPrChange w:id="354" w:author="Lexer" w:date="2024-09-28T13:30:00Z">
                <w:rPr>
                  <w:lang w:val="ru-RU"/>
                </w:rPr>
              </w:rPrChange>
            </w:rPr>
            <w:delText>ХХ</w:delText>
          </w:r>
          <w:r w:rsidRPr="00821BBB" w:rsidDel="0012204B">
            <w:rPr>
              <w:b/>
              <w:bCs/>
              <w:lang w:val="en-US"/>
              <w:rPrChange w:id="355" w:author="Student" w:date="2024-10-04T12:00:00Z">
                <w:rPr>
                  <w:lang w:val="ru-RU"/>
                </w:rPr>
              </w:rPrChange>
            </w:rPr>
            <w:delText>:</w:delText>
          </w:r>
        </w:del>
      </w:ins>
    </w:p>
    <w:p w14:paraId="31128B83" w14:textId="644CC161" w:rsidR="008E14E7" w:rsidRPr="00821BBB" w:rsidDel="0012204B" w:rsidRDefault="008E14E7" w:rsidP="0012204B">
      <w:pPr>
        <w:ind w:firstLine="0"/>
        <w:rPr>
          <w:del w:id="356" w:author="Student" w:date="2024-10-04T11:41:00Z"/>
          <w:lang w:val="en-US"/>
        </w:rPr>
        <w:pPrChange w:id="357" w:author="Student" w:date="2024-10-04T11:41:00Z">
          <w:pPr>
            <w:ind w:firstLine="0"/>
          </w:pPr>
        </w:pPrChange>
      </w:pPr>
      <w:del w:id="358" w:author="Student" w:date="2024-10-04T11:41:00Z">
        <w:r w:rsidRPr="008E14E7" w:rsidDel="0012204B">
          <w:rPr>
            <w:b/>
            <w:bCs/>
            <w:lang w:val="ru-RU"/>
          </w:rPr>
          <w:delText>Показания</w:delText>
        </w:r>
        <w:r w:rsidRPr="00821BBB" w:rsidDel="0012204B">
          <w:rPr>
            <w:b/>
            <w:bCs/>
            <w:lang w:val="en-US"/>
            <w:rPrChange w:id="359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12204B">
          <w:rPr>
            <w:lang w:val="en-US"/>
            <w:rPrChange w:id="360" w:author="Student" w:date="2024-10-04T12:00:00Z">
              <w:rPr>
                <w:lang w:val="ru-RU"/>
              </w:rPr>
            </w:rPrChange>
          </w:rPr>
          <w:delText xml:space="preserve"> </w:delText>
        </w:r>
        <w:r w:rsidDel="0012204B">
          <w:rPr>
            <w:lang w:val="en-US"/>
          </w:rPr>
          <w:delText>I</w:delText>
        </w:r>
        <w:r w:rsidRPr="00821BBB" w:rsidDel="0012204B">
          <w:rPr>
            <w:lang w:val="en-US"/>
            <w:rPrChange w:id="361" w:author="Student" w:date="2024-10-04T12:00:00Z">
              <w:rPr>
                <w:lang w:val="ru-RU"/>
              </w:rPr>
            </w:rPrChange>
          </w:rPr>
          <w:delText xml:space="preserve">(01) = 196,3 </w:delText>
        </w:r>
        <w:r w:rsidDel="0012204B">
          <w:rPr>
            <w:lang w:val="en-US"/>
          </w:rPr>
          <w:delText>mA</w:delText>
        </w:r>
        <w:r w:rsidRPr="00821BBB" w:rsidDel="0012204B">
          <w:rPr>
            <w:lang w:val="en-US"/>
          </w:rPr>
          <w:delText>.</w:delText>
        </w:r>
      </w:del>
    </w:p>
    <w:p w14:paraId="1542A143" w14:textId="040FE07B" w:rsidR="008E14E7" w:rsidRPr="00821BBB" w:rsidDel="0012204B" w:rsidRDefault="008E14E7" w:rsidP="0012204B">
      <w:pPr>
        <w:ind w:firstLine="0"/>
        <w:rPr>
          <w:del w:id="362" w:author="Student" w:date="2024-10-04T11:41:00Z"/>
          <w:b/>
          <w:bCs/>
          <w:lang w:val="en-US"/>
          <w:rPrChange w:id="363" w:author="Student" w:date="2024-10-04T12:00:00Z">
            <w:rPr>
              <w:del w:id="364" w:author="Student" w:date="2024-10-04T11:41:00Z"/>
              <w:b/>
              <w:bCs/>
              <w:lang w:val="ru-RU"/>
            </w:rPr>
          </w:rPrChange>
        </w:rPr>
        <w:pPrChange w:id="365" w:author="Student" w:date="2024-10-04T11:41:00Z">
          <w:pPr>
            <w:ind w:firstLine="0"/>
          </w:pPr>
        </w:pPrChange>
      </w:pPr>
      <w:del w:id="366" w:author="Student" w:date="2024-10-04T11:41:00Z">
        <w:r w:rsidRPr="008E14E7" w:rsidDel="0012204B">
          <w:rPr>
            <w:b/>
            <w:bCs/>
            <w:lang w:val="ru-RU"/>
          </w:rPr>
          <w:delText>К</w:delText>
        </w:r>
        <w:r w:rsidRPr="008E14E7" w:rsidDel="0012204B">
          <w:rPr>
            <w:b/>
            <w:bCs/>
          </w:rPr>
          <w:delText>оэффициент</w:delText>
        </w:r>
        <w:r w:rsidRPr="00821BBB" w:rsidDel="0012204B">
          <w:rPr>
            <w:b/>
            <w:bCs/>
            <w:lang w:val="en-US"/>
            <w:rPrChange w:id="367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8E14E7" w:rsidDel="0012204B">
          <w:rPr>
            <w:b/>
            <w:bCs/>
          </w:rPr>
          <w:delText>трансформации</w:delText>
        </w:r>
        <w:r w:rsidRPr="00821BBB" w:rsidDel="0012204B">
          <w:rPr>
            <w:b/>
            <w:bCs/>
            <w:lang w:val="en-US"/>
            <w:rPrChange w:id="368" w:author="Student" w:date="2024-10-04T12:00:00Z">
              <w:rPr>
                <w:b/>
                <w:bCs/>
                <w:lang w:val="ru-RU"/>
              </w:rPr>
            </w:rPrChange>
          </w:rPr>
          <w:delText xml:space="preserve">: </w:delText>
        </w:r>
      </w:del>
    </w:p>
    <w:p w14:paraId="729ACBCD" w14:textId="387F0B85" w:rsidR="008E14E7" w:rsidRPr="00821BBB" w:rsidDel="0012204B" w:rsidRDefault="008E14E7" w:rsidP="0012204B">
      <w:pPr>
        <w:ind w:firstLine="0"/>
        <w:rPr>
          <w:del w:id="369" w:author="Student" w:date="2024-10-04T11:41:00Z"/>
          <w:lang w:val="en-US"/>
          <w:rPrChange w:id="370" w:author="Student" w:date="2024-10-04T12:00:00Z">
            <w:rPr>
              <w:del w:id="371" w:author="Student" w:date="2024-10-04T11:41:00Z"/>
              <w:lang w:val="ru-RU"/>
            </w:rPr>
          </w:rPrChange>
        </w:rPr>
        <w:pPrChange w:id="372" w:author="Student" w:date="2024-10-04T11:41:00Z">
          <w:pPr>
            <w:ind w:firstLine="0"/>
          </w:pPr>
        </w:pPrChange>
      </w:pPr>
      <w:del w:id="373" w:author="Student" w:date="2024-10-04T11:41:00Z">
        <w:r w:rsidRPr="008E14E7" w:rsidDel="0012204B">
          <w:rPr>
            <w:lang w:val="en-US"/>
          </w:rPr>
          <w:delText>N</w:delText>
        </w:r>
        <w:r w:rsidRPr="00821BBB" w:rsidDel="0012204B">
          <w:rPr>
            <w:lang w:val="en-US"/>
            <w:rPrChange w:id="374" w:author="Student" w:date="2024-10-04T12:00:00Z">
              <w:rPr>
                <w:lang w:val="ru-RU"/>
              </w:rPr>
            </w:rPrChange>
          </w:rPr>
          <w:delText xml:space="preserve"> = </w:delText>
        </w:r>
        <w:r w:rsidRPr="008E14E7" w:rsidDel="0012204B">
          <w:rPr>
            <w:lang w:val="en-US"/>
          </w:rPr>
          <w:delText>U</w:delText>
        </w:r>
        <w:r w:rsidRPr="00821BBB" w:rsidDel="0012204B">
          <w:rPr>
            <w:lang w:val="en-US"/>
            <w:rPrChange w:id="375" w:author="Student" w:date="2024-10-04T12:00:00Z">
              <w:rPr>
                <w:lang w:val="ru-RU"/>
              </w:rPr>
            </w:rPrChange>
          </w:rPr>
          <w:delText>(1)/</w:delText>
        </w:r>
        <w:r w:rsidRPr="008E14E7" w:rsidDel="0012204B">
          <w:rPr>
            <w:lang w:val="en-US"/>
          </w:rPr>
          <w:delText>U</w:delText>
        </w:r>
        <w:r w:rsidRPr="00821BBB" w:rsidDel="0012204B">
          <w:rPr>
            <w:lang w:val="en-US"/>
            <w:rPrChange w:id="376" w:author="Student" w:date="2024-10-04T12:00:00Z">
              <w:rPr>
                <w:lang w:val="ru-RU"/>
              </w:rPr>
            </w:rPrChange>
          </w:rPr>
          <w:delText xml:space="preserve">(2) = 100/50,9 = 1,96 </w:delText>
        </w:r>
        <w:r w:rsidDel="0012204B">
          <w:rPr>
            <w:lang w:val="en-US"/>
          </w:rPr>
          <w:delText>V</w:delText>
        </w:r>
      </w:del>
    </w:p>
    <w:p w14:paraId="3654CA66" w14:textId="4EB414A5" w:rsidR="008E14E7" w:rsidRPr="00821BBB" w:rsidDel="0012204B" w:rsidRDefault="008E14E7" w:rsidP="0012204B">
      <w:pPr>
        <w:ind w:firstLine="0"/>
        <w:rPr>
          <w:del w:id="377" w:author="Student" w:date="2024-10-04T11:41:00Z"/>
          <w:lang w:val="en-US"/>
        </w:rPr>
        <w:pPrChange w:id="378" w:author="Student" w:date="2024-10-04T11:41:00Z">
          <w:pPr>
            <w:ind w:firstLine="0"/>
          </w:pPr>
        </w:pPrChange>
      </w:pPr>
      <w:del w:id="379" w:author="Student" w:date="2024-10-04T11:41:00Z">
        <w:r w:rsidRPr="008E14E7" w:rsidDel="0012204B">
          <w:rPr>
            <w:b/>
            <w:bCs/>
            <w:lang w:val="ru-RU"/>
          </w:rPr>
          <w:delText>Заданный</w:delText>
        </w:r>
        <w:r w:rsidRPr="00821BBB" w:rsidDel="0012204B">
          <w:rPr>
            <w:b/>
            <w:bCs/>
            <w:lang w:val="en-US"/>
            <w:rPrChange w:id="380" w:author="Student" w:date="2024-10-04T12:00:00Z">
              <w:rPr>
                <w:b/>
                <w:bCs/>
                <w:lang w:val="ru-RU"/>
              </w:rPr>
            </w:rPrChange>
          </w:rPr>
          <w:delText xml:space="preserve"> </w:delText>
        </w:r>
        <w:r w:rsidRPr="008E14E7" w:rsidDel="0012204B">
          <w:rPr>
            <w:b/>
            <w:bCs/>
            <w:lang w:val="ru-RU"/>
          </w:rPr>
          <w:delText>коэффициент</w:delText>
        </w:r>
        <w:r w:rsidRPr="00821BBB" w:rsidDel="0012204B">
          <w:rPr>
            <w:b/>
            <w:bCs/>
            <w:lang w:val="en-US"/>
            <w:rPrChange w:id="381" w:author="Student" w:date="2024-10-04T12:00:00Z">
              <w:rPr>
                <w:b/>
                <w:bCs/>
                <w:lang w:val="ru-RU"/>
              </w:rPr>
            </w:rPrChange>
          </w:rPr>
          <w:delText xml:space="preserve"> </w:delText>
        </w:r>
        <w:r w:rsidRPr="008E14E7" w:rsidDel="0012204B">
          <w:rPr>
            <w:b/>
            <w:bCs/>
            <w:lang w:val="ru-RU"/>
          </w:rPr>
          <w:delText>трансформации</w:delText>
        </w:r>
        <w:r w:rsidRPr="00821BBB" w:rsidDel="0012204B">
          <w:rPr>
            <w:b/>
            <w:bCs/>
            <w:lang w:val="en-US"/>
            <w:rPrChange w:id="382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12204B">
          <w:rPr>
            <w:lang w:val="en-US"/>
            <w:rPrChange w:id="383" w:author="Student" w:date="2024-10-04T12:00:00Z">
              <w:rPr>
                <w:lang w:val="ru-RU"/>
              </w:rPr>
            </w:rPrChange>
          </w:rPr>
          <w:delText xml:space="preserve"> </w:delText>
        </w:r>
        <w:r w:rsidDel="0012204B">
          <w:rPr>
            <w:lang w:val="en-US"/>
          </w:rPr>
          <w:delText>N</w:delText>
        </w:r>
        <w:r w:rsidRPr="00821BBB" w:rsidDel="0012204B">
          <w:rPr>
            <w:lang w:val="en-US"/>
            <w:rPrChange w:id="384" w:author="Student" w:date="2024-10-04T12:00:00Z">
              <w:rPr>
                <w:lang w:val="ru-RU"/>
              </w:rPr>
            </w:rPrChange>
          </w:rPr>
          <w:delText xml:space="preserve"> = 2 </w:delText>
        </w:r>
        <w:r w:rsidDel="0012204B">
          <w:rPr>
            <w:lang w:val="en-US"/>
          </w:rPr>
          <w:delText>V</w:delText>
        </w:r>
      </w:del>
    </w:p>
    <w:p w14:paraId="5D366296" w14:textId="2C7DD90C" w:rsidR="008E14E7" w:rsidRPr="00821BBB" w:rsidDel="0012204B" w:rsidRDefault="008E14E7" w:rsidP="0012204B">
      <w:pPr>
        <w:ind w:firstLine="0"/>
        <w:rPr>
          <w:del w:id="385" w:author="Student" w:date="2024-10-04T11:41:00Z"/>
          <w:b/>
          <w:bCs/>
          <w:lang w:val="en-US"/>
          <w:rPrChange w:id="386" w:author="Student" w:date="2024-10-04T12:00:00Z">
            <w:rPr>
              <w:del w:id="387" w:author="Student" w:date="2024-10-04T11:41:00Z"/>
              <w:b/>
              <w:bCs/>
              <w:lang w:val="ru-RU"/>
            </w:rPr>
          </w:rPrChange>
        </w:rPr>
        <w:pPrChange w:id="388" w:author="Student" w:date="2024-10-04T11:41:00Z">
          <w:pPr>
            <w:ind w:firstLine="0"/>
          </w:pPr>
        </w:pPrChange>
      </w:pPr>
      <w:del w:id="389" w:author="Student" w:date="2024-10-04T11:41:00Z">
        <w:r w:rsidRPr="008E14E7" w:rsidDel="0012204B">
          <w:rPr>
            <w:b/>
            <w:bCs/>
            <w:lang w:val="ru-RU"/>
          </w:rPr>
          <w:delText>П</w:delText>
        </w:r>
        <w:r w:rsidRPr="008E14E7" w:rsidDel="0012204B">
          <w:rPr>
            <w:b/>
            <w:bCs/>
          </w:rPr>
          <w:delText>отери</w:delText>
        </w:r>
        <w:r w:rsidRPr="00821BBB" w:rsidDel="0012204B">
          <w:rPr>
            <w:b/>
            <w:bCs/>
            <w:lang w:val="en-US"/>
            <w:rPrChange w:id="390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8E14E7" w:rsidDel="0012204B">
          <w:rPr>
            <w:b/>
            <w:bCs/>
          </w:rPr>
          <w:delText>в</w:delText>
        </w:r>
        <w:r w:rsidRPr="00821BBB" w:rsidDel="0012204B">
          <w:rPr>
            <w:b/>
            <w:bCs/>
            <w:lang w:val="en-US"/>
            <w:rPrChange w:id="391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8E14E7" w:rsidDel="0012204B">
          <w:rPr>
            <w:b/>
            <w:bCs/>
          </w:rPr>
          <w:delText>магнитопроводе</w:delText>
        </w:r>
        <w:r w:rsidRPr="00821BBB" w:rsidDel="0012204B">
          <w:rPr>
            <w:b/>
            <w:bCs/>
            <w:lang w:val="en-US"/>
            <w:rPrChange w:id="392" w:author="Student" w:date="2024-10-04T12:00:00Z">
              <w:rPr>
                <w:b/>
                <w:bCs/>
                <w:lang w:val="ru-RU"/>
              </w:rPr>
            </w:rPrChange>
          </w:rPr>
          <w:delText xml:space="preserve">: </w:delText>
        </w:r>
      </w:del>
    </w:p>
    <w:p w14:paraId="0C28E4C3" w14:textId="6DA30AE9" w:rsidR="003778B7" w:rsidRPr="00821BBB" w:rsidDel="0012204B" w:rsidRDefault="003778B7" w:rsidP="0012204B">
      <w:pPr>
        <w:ind w:firstLine="0"/>
        <w:rPr>
          <w:del w:id="393" w:author="Student" w:date="2024-10-04T11:41:00Z"/>
          <w:lang w:val="en-US"/>
          <w:rPrChange w:id="394" w:author="Student" w:date="2024-10-04T12:00:00Z">
            <w:rPr>
              <w:del w:id="395" w:author="Student" w:date="2024-10-04T11:41:00Z"/>
              <w:lang w:val="ru-RU"/>
            </w:rPr>
          </w:rPrChange>
        </w:rPr>
        <w:pPrChange w:id="396" w:author="Student" w:date="2024-10-04T11:41:00Z">
          <w:pPr>
            <w:ind w:firstLine="0"/>
          </w:pPr>
        </w:pPrChange>
      </w:pPr>
      <w:del w:id="397" w:author="Student" w:date="2024-10-04T11:41:00Z">
        <w:r w:rsidRPr="00B933F4" w:rsidDel="0012204B">
          <w:rPr>
            <w:position w:val="-12"/>
          </w:rPr>
          <w:object w:dxaOrig="2520" w:dyaOrig="360" w14:anchorId="17DCCEDB">
            <v:shape id="_x0000_i1026" type="#_x0000_t75" style="width:186.25pt;height:27.4pt" o:ole="" fillcolor="window">
              <v:imagedata r:id="rId12" o:title=""/>
            </v:shape>
            <o:OLEObject Type="Embed" ProgID="Equation.DSMT4" ShapeID="_x0000_i1026" DrawAspect="Content" ObjectID="_1789550837" r:id="rId13"/>
          </w:object>
        </w:r>
        <w:r w:rsidRPr="00821BBB" w:rsidDel="0012204B">
          <w:rPr>
            <w:lang w:val="en-US"/>
            <w:rPrChange w:id="398" w:author="Student" w:date="2024-10-04T12:00:00Z">
              <w:rPr>
                <w:lang w:val="ru-RU"/>
              </w:rPr>
            </w:rPrChange>
          </w:rPr>
          <w:delText xml:space="preserve"> </w:delText>
        </w:r>
      </w:del>
    </w:p>
    <w:p w14:paraId="70366002" w14:textId="7010767B" w:rsidR="003778B7" w:rsidRPr="00821BBB" w:rsidDel="0012204B" w:rsidRDefault="003778B7" w:rsidP="0012204B">
      <w:pPr>
        <w:ind w:firstLine="0"/>
        <w:rPr>
          <w:del w:id="399" w:author="Student" w:date="2024-10-04T11:41:00Z"/>
          <w:lang w:val="en-US"/>
          <w:rPrChange w:id="400" w:author="Student" w:date="2024-10-04T12:00:00Z">
            <w:rPr>
              <w:del w:id="401" w:author="Student" w:date="2024-10-04T11:41:00Z"/>
              <w:lang w:val="ru-RU"/>
            </w:rPr>
          </w:rPrChange>
        </w:rPr>
        <w:pPrChange w:id="402" w:author="Student" w:date="2024-10-04T11:41:00Z">
          <w:pPr>
            <w:ind w:firstLine="0"/>
          </w:pPr>
        </w:pPrChange>
      </w:pPr>
      <w:del w:id="403" w:author="Student" w:date="2024-10-04T11:41:00Z">
        <w:r w:rsidDel="0012204B">
          <w:rPr>
            <w:lang w:val="ru-RU"/>
          </w:rPr>
          <w:delText>Р</w:delText>
        </w:r>
        <w:r w:rsidRPr="00821BBB" w:rsidDel="0012204B">
          <w:rPr>
            <w:lang w:val="en-US"/>
            <w:rPrChange w:id="404" w:author="Student" w:date="2024-10-04T12:00:00Z">
              <w:rPr>
                <w:lang w:val="ru-RU"/>
              </w:rPr>
            </w:rPrChange>
          </w:rPr>
          <w:delText>(</w:delText>
        </w:r>
        <w:r w:rsidDel="0012204B">
          <w:rPr>
            <w:lang w:val="ru-RU"/>
          </w:rPr>
          <w:delText>маг</w:delText>
        </w:r>
        <w:r w:rsidRPr="00821BBB" w:rsidDel="0012204B">
          <w:rPr>
            <w:lang w:val="en-US"/>
            <w:rPrChange w:id="405" w:author="Student" w:date="2024-10-04T12:00:00Z">
              <w:rPr>
                <w:lang w:val="ru-RU"/>
              </w:rPr>
            </w:rPrChange>
          </w:rPr>
          <w:delText xml:space="preserve">) = </w:delText>
        </w:r>
        <w:r w:rsidDel="0012204B">
          <w:rPr>
            <w:lang w:val="ru-RU"/>
          </w:rPr>
          <w:delText>Р</w:delText>
        </w:r>
        <w:r w:rsidRPr="00821BBB" w:rsidDel="0012204B">
          <w:rPr>
            <w:lang w:val="en-US"/>
            <w:rPrChange w:id="406" w:author="Student" w:date="2024-10-04T12:00:00Z">
              <w:rPr>
                <w:lang w:val="ru-RU"/>
              </w:rPr>
            </w:rPrChange>
          </w:rPr>
          <w:delText xml:space="preserve">(01) = 100 * 0,1963 * </w:delText>
        </w:r>
      </w:del>
      <w:ins w:id="407" w:author="Lexer" w:date="2024-09-28T14:18:00Z">
        <w:del w:id="408" w:author="Student" w:date="2024-10-04T11:41:00Z">
          <w:r w:rsidR="004B709B" w:rsidRPr="00821BBB" w:rsidDel="0012204B">
            <w:rPr>
              <w:lang w:val="en-US"/>
            </w:rPr>
            <w:delText>0</w:delText>
          </w:r>
        </w:del>
      </w:ins>
      <w:ins w:id="409" w:author="Lexer" w:date="2024-09-28T14:22:00Z">
        <w:del w:id="410" w:author="Student" w:date="2024-10-04T11:41:00Z">
          <w:r w:rsidR="00E47E68" w:rsidRPr="00821BBB" w:rsidDel="0012204B">
            <w:rPr>
              <w:lang w:val="en-US"/>
            </w:rPr>
            <w:delText>3769</w:delText>
          </w:r>
        </w:del>
      </w:ins>
      <w:del w:id="411" w:author="Student" w:date="2024-09-27T12:49:00Z">
        <w:r w:rsidR="00B07702" w:rsidRPr="00821BBB" w:rsidDel="00665E0F">
          <w:rPr>
            <w:lang w:val="en-US"/>
            <w:rPrChange w:id="412" w:author="Student" w:date="2024-10-04T12:00:00Z">
              <w:rPr>
                <w:lang w:val="ru-RU"/>
              </w:rPr>
            </w:rPrChange>
          </w:rPr>
          <w:delText>-0,5</w:delText>
        </w:r>
      </w:del>
      <w:del w:id="413" w:author="Student" w:date="2024-10-04T11:41:00Z">
        <w:r w:rsidR="00B07702" w:rsidRPr="00821BBB" w:rsidDel="0012204B">
          <w:rPr>
            <w:lang w:val="en-US"/>
            <w:rPrChange w:id="414" w:author="Student" w:date="2024-10-04T12:00:00Z">
              <w:rPr>
                <w:lang w:val="ru-RU"/>
              </w:rPr>
            </w:rPrChange>
          </w:rPr>
          <w:delText xml:space="preserve"> = </w:delText>
        </w:r>
      </w:del>
      <w:ins w:id="415" w:author="Lexer" w:date="2024-09-28T14:22:00Z">
        <w:del w:id="416" w:author="Student" w:date="2024-10-04T11:41:00Z">
          <w:r w:rsidR="00E47E68" w:rsidRPr="00821BBB" w:rsidDel="0012204B">
            <w:rPr>
              <w:lang w:val="en-US"/>
            </w:rPr>
            <w:delText>0,74</w:delText>
          </w:r>
        </w:del>
      </w:ins>
      <w:del w:id="417" w:author="Student" w:date="2024-09-27T12:49:00Z">
        <w:r w:rsidR="00B07702" w:rsidRPr="00821BBB" w:rsidDel="00665E0F">
          <w:rPr>
            <w:lang w:val="en-US"/>
            <w:rPrChange w:id="418" w:author="Student" w:date="2024-10-04T12:00:00Z">
              <w:rPr>
                <w:lang w:val="ru-RU"/>
              </w:rPr>
            </w:rPrChange>
          </w:rPr>
          <w:delText>-9,815</w:delText>
        </w:r>
      </w:del>
      <w:del w:id="419" w:author="Student" w:date="2024-10-04T11:41:00Z">
        <w:r w:rsidR="00B07702" w:rsidRPr="00821BBB" w:rsidDel="0012204B">
          <w:rPr>
            <w:lang w:val="en-US"/>
            <w:rPrChange w:id="420" w:author="Student" w:date="2024-10-04T12:00:00Z">
              <w:rPr>
                <w:lang w:val="ru-RU"/>
              </w:rPr>
            </w:rPrChange>
          </w:rPr>
          <w:delText xml:space="preserve"> </w:delText>
        </w:r>
        <w:r w:rsidR="00B07702" w:rsidDel="0012204B">
          <w:rPr>
            <w:lang w:val="ru-RU"/>
          </w:rPr>
          <w:delText>Вт</w:delText>
        </w:r>
      </w:del>
    </w:p>
    <w:p w14:paraId="0E6DE0D1" w14:textId="761D9505" w:rsidR="003778B7" w:rsidRPr="00821BBB" w:rsidDel="0012204B" w:rsidRDefault="003778B7" w:rsidP="0012204B">
      <w:pPr>
        <w:ind w:firstLine="0"/>
        <w:rPr>
          <w:del w:id="421" w:author="Student" w:date="2024-10-04T11:41:00Z"/>
          <w:b/>
          <w:bCs/>
          <w:lang w:val="en-US"/>
          <w:rPrChange w:id="422" w:author="Student" w:date="2024-10-04T12:00:00Z">
            <w:rPr>
              <w:del w:id="423" w:author="Student" w:date="2024-10-04T11:41:00Z"/>
              <w:b/>
              <w:bCs/>
              <w:lang w:val="ru-RU"/>
            </w:rPr>
          </w:rPrChange>
        </w:rPr>
        <w:pPrChange w:id="424" w:author="Student" w:date="2024-10-04T11:41:00Z">
          <w:pPr>
            <w:ind w:firstLine="0"/>
          </w:pPr>
        </w:pPrChange>
      </w:pPr>
      <w:del w:id="425" w:author="Student" w:date="2024-10-04T11:41:00Z">
        <w:r w:rsidRPr="003778B7" w:rsidDel="0012204B">
          <w:rPr>
            <w:b/>
            <w:bCs/>
          </w:rPr>
          <w:delText>интервал</w:delText>
        </w:r>
        <w:r w:rsidRPr="00821BBB" w:rsidDel="0012204B">
          <w:rPr>
            <w:b/>
            <w:bCs/>
            <w:lang w:val="en-US"/>
            <w:rPrChange w:id="426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3778B7" w:rsidDel="0012204B">
          <w:rPr>
            <w:b/>
            <w:bCs/>
          </w:rPr>
          <w:delText>времени</w:delText>
        </w:r>
        <w:r w:rsidRPr="00821BBB" w:rsidDel="0012204B">
          <w:rPr>
            <w:b/>
            <w:bCs/>
            <w:lang w:val="en-US"/>
            <w:rPrChange w:id="427" w:author="Student" w:date="2024-10-04T12:00:00Z">
              <w:rPr>
                <w:b/>
                <w:bCs/>
              </w:rPr>
            </w:rPrChange>
          </w:rPr>
          <w:delText xml:space="preserve">  </w:delText>
        </w:r>
        <w:r w:rsidRPr="003778B7" w:rsidDel="0012204B">
          <w:rPr>
            <w:b/>
            <w:bCs/>
            <w:lang w:val="en-US"/>
          </w:rPr>
          <w:delText>T</w:delText>
        </w:r>
        <w:r w:rsidRPr="00821BBB" w:rsidDel="0012204B">
          <w:rPr>
            <w:b/>
            <w:bCs/>
            <w:lang w:val="en-US"/>
            <w:rPrChange w:id="428" w:author="Student" w:date="2024-10-04T12:00:00Z">
              <w:rPr>
                <w:b/>
                <w:bCs/>
              </w:rPr>
            </w:rPrChange>
          </w:rPr>
          <w:delText xml:space="preserve">2 – </w:delText>
        </w:r>
        <w:r w:rsidRPr="003778B7" w:rsidDel="0012204B">
          <w:rPr>
            <w:b/>
            <w:bCs/>
            <w:lang w:val="en-US"/>
          </w:rPr>
          <w:delText>T</w:delText>
        </w:r>
        <w:r w:rsidRPr="00821BBB" w:rsidDel="0012204B">
          <w:rPr>
            <w:b/>
            <w:bCs/>
            <w:lang w:val="en-US"/>
            <w:rPrChange w:id="429" w:author="Student" w:date="2024-10-04T12:00:00Z">
              <w:rPr>
                <w:b/>
                <w:bCs/>
              </w:rPr>
            </w:rPrChange>
          </w:rPr>
          <w:delText>1</w:delText>
        </w:r>
        <w:r w:rsidRPr="00821BBB" w:rsidDel="0012204B">
          <w:rPr>
            <w:b/>
            <w:bCs/>
            <w:lang w:val="en-US"/>
            <w:rPrChange w:id="430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12204B">
          <w:rPr>
            <w:lang w:val="en-US"/>
            <w:rPrChange w:id="431" w:author="Student" w:date="2024-10-04T12:00:00Z">
              <w:rPr>
                <w:lang w:val="ru-RU"/>
              </w:rPr>
            </w:rPrChange>
          </w:rPr>
          <w:delText xml:space="preserve"> </w:delText>
        </w:r>
        <w:r w:rsidR="001C1DE0" w:rsidRPr="00821BBB" w:rsidDel="0012204B">
          <w:rPr>
            <w:lang w:val="en-US"/>
            <w:rPrChange w:id="432" w:author="Student" w:date="2024-10-04T12:00:00Z">
              <w:rPr>
                <w:lang w:val="ru-RU"/>
              </w:rPr>
            </w:rPrChange>
          </w:rPr>
          <w:delText>3,</w:delText>
        </w:r>
      </w:del>
      <w:ins w:id="433" w:author="Lexer" w:date="2024-09-28T14:18:00Z">
        <w:del w:id="434" w:author="Student" w:date="2024-10-04T11:41:00Z">
          <w:r w:rsidR="004B709B" w:rsidRPr="00821BBB" w:rsidDel="0012204B">
            <w:rPr>
              <w:lang w:val="en-US"/>
            </w:rPr>
            <w:delText>0</w:delText>
          </w:r>
        </w:del>
      </w:ins>
      <w:ins w:id="435" w:author="Lexer" w:date="2024-09-28T14:20:00Z">
        <w:del w:id="436" w:author="Student" w:date="2024-10-04T11:41:00Z">
          <w:r w:rsidR="00E47E68" w:rsidRPr="00821BBB" w:rsidDel="0012204B">
            <w:rPr>
              <w:lang w:val="en-US"/>
            </w:rPr>
            <w:delText>5</w:delText>
          </w:r>
        </w:del>
      </w:ins>
      <w:del w:id="437" w:author="Student" w:date="2024-10-04T11:41:00Z">
        <w:r w:rsidR="001C1DE0" w:rsidRPr="00821BBB" w:rsidDel="0012204B">
          <w:rPr>
            <w:lang w:val="en-US"/>
            <w:rPrChange w:id="438" w:author="Student" w:date="2024-10-04T12:00:00Z">
              <w:rPr>
                <w:lang w:val="ru-RU"/>
              </w:rPr>
            </w:rPrChange>
          </w:rPr>
          <w:delText xml:space="preserve">1 </w:delText>
        </w:r>
      </w:del>
      <w:ins w:id="439" w:author="Lexer" w:date="2024-09-28T12:33:00Z">
        <w:del w:id="440" w:author="Student" w:date="2024-10-04T11:41:00Z">
          <w:r w:rsidR="009D63A3" w:rsidDel="0012204B">
            <w:rPr>
              <w:lang w:val="ru-RU"/>
            </w:rPr>
            <w:delText>м</w:delText>
          </w:r>
        </w:del>
      </w:ins>
      <w:del w:id="441" w:author="Student" w:date="2024-10-04T11:41:00Z">
        <w:r w:rsidDel="0012204B">
          <w:rPr>
            <w:lang w:val="ru-RU"/>
          </w:rPr>
          <w:delText>с</w:delText>
        </w:r>
      </w:del>
    </w:p>
    <w:p w14:paraId="0B9D3F19" w14:textId="5D072020" w:rsidR="008E14E7" w:rsidRPr="00821BBB" w:rsidDel="0012204B" w:rsidRDefault="00B07702" w:rsidP="0012204B">
      <w:pPr>
        <w:ind w:firstLine="0"/>
        <w:rPr>
          <w:del w:id="442" w:author="Student" w:date="2024-10-04T11:41:00Z"/>
          <w:lang w:val="en-US"/>
          <w:rPrChange w:id="443" w:author="Student" w:date="2024-10-04T12:00:00Z">
            <w:rPr>
              <w:del w:id="444" w:author="Student" w:date="2024-10-04T11:41:00Z"/>
              <w:lang w:val="ru-RU"/>
            </w:rPr>
          </w:rPrChange>
        </w:rPr>
        <w:pPrChange w:id="445" w:author="Student" w:date="2024-10-04T11:41:00Z">
          <w:pPr>
            <w:ind w:firstLine="0"/>
          </w:pPr>
        </w:pPrChange>
      </w:pPr>
      <w:del w:id="446" w:author="Student" w:date="2024-10-04T11:41:00Z">
        <w:r w:rsidRPr="00B07702" w:rsidDel="0012204B">
          <w:rPr>
            <w:b/>
            <w:bCs/>
            <w:lang w:val="ru-RU"/>
          </w:rPr>
          <w:delText>период</w:delText>
        </w:r>
        <w:r w:rsidRPr="00821BBB" w:rsidDel="0012204B">
          <w:rPr>
            <w:b/>
            <w:bCs/>
            <w:lang w:val="en-US"/>
            <w:rPrChange w:id="447" w:author="Student" w:date="2024-10-04T12:00:00Z">
              <w:rPr>
                <w:b/>
                <w:bCs/>
                <w:lang w:val="ru-RU"/>
              </w:rPr>
            </w:rPrChange>
          </w:rPr>
          <w:delText xml:space="preserve"> </w:delText>
        </w:r>
        <w:r w:rsidRPr="00B07702" w:rsidDel="0012204B">
          <w:rPr>
            <w:b/>
            <w:bCs/>
            <w:lang w:val="ru-RU"/>
          </w:rPr>
          <w:delText>Т</w:delText>
        </w:r>
        <w:r w:rsidRPr="00821BBB" w:rsidDel="0012204B">
          <w:rPr>
            <w:b/>
            <w:bCs/>
            <w:lang w:val="en-US"/>
            <w:rPrChange w:id="448" w:author="Student" w:date="2024-10-04T12:00:00Z">
              <w:rPr>
                <w:b/>
                <w:bCs/>
                <w:lang w:val="ru-RU"/>
              </w:rPr>
            </w:rPrChange>
          </w:rPr>
          <w:delText>:</w:delText>
        </w:r>
        <w:r w:rsidRPr="00821BBB" w:rsidDel="0012204B">
          <w:rPr>
            <w:lang w:val="en-US"/>
            <w:rPrChange w:id="449" w:author="Student" w:date="2024-10-04T12:00:00Z">
              <w:rPr>
                <w:lang w:val="ru-RU"/>
              </w:rPr>
            </w:rPrChange>
          </w:rPr>
          <w:delText xml:space="preserve"> </w:delText>
        </w:r>
        <w:r w:rsidR="003778B7" w:rsidDel="0012204B">
          <w:rPr>
            <w:lang w:val="ru-RU"/>
          </w:rPr>
          <w:delText>Т</w:delText>
        </w:r>
        <w:r w:rsidR="003778B7" w:rsidRPr="00821BBB" w:rsidDel="0012204B">
          <w:rPr>
            <w:lang w:val="en-US"/>
            <w:rPrChange w:id="450" w:author="Student" w:date="2024-10-04T12:00:00Z">
              <w:rPr>
                <w:lang w:val="ru-RU"/>
              </w:rPr>
            </w:rPrChange>
          </w:rPr>
          <w:delText xml:space="preserve"> = </w:delText>
        </w:r>
        <w:r w:rsidRPr="00821BBB" w:rsidDel="0012204B">
          <w:rPr>
            <w:lang w:val="en-US"/>
            <w:rPrChange w:id="451" w:author="Student" w:date="2024-10-04T12:00:00Z">
              <w:rPr>
                <w:lang w:val="ru-RU"/>
              </w:rPr>
            </w:rPrChange>
          </w:rPr>
          <w:delText>12,</w:delText>
        </w:r>
        <w:r w:rsidR="001C1DE0" w:rsidRPr="00821BBB" w:rsidDel="0012204B">
          <w:rPr>
            <w:lang w:val="en-US"/>
          </w:rPr>
          <w:delText>5</w:delText>
        </w:r>
        <w:r w:rsidRPr="00821BBB" w:rsidDel="0012204B">
          <w:rPr>
            <w:lang w:val="en-US"/>
            <w:rPrChange w:id="452" w:author="Student" w:date="2024-10-04T12:00:00Z">
              <w:rPr>
                <w:lang w:val="ru-RU"/>
              </w:rPr>
            </w:rPrChange>
          </w:rPr>
          <w:delText xml:space="preserve"> </w:delText>
        </w:r>
        <w:r w:rsidDel="0012204B">
          <w:rPr>
            <w:lang w:val="ru-RU"/>
          </w:rPr>
          <w:delText>мс</w:delText>
        </w:r>
        <w:r w:rsidRPr="00821BBB" w:rsidDel="0012204B">
          <w:rPr>
            <w:lang w:val="en-US"/>
            <w:rPrChange w:id="453" w:author="Student" w:date="2024-10-04T12:00:00Z">
              <w:rPr>
                <w:lang w:val="ru-RU"/>
              </w:rPr>
            </w:rPrChange>
          </w:rPr>
          <w:delText xml:space="preserve"> = 0,0125 </w:delText>
        </w:r>
        <w:r w:rsidDel="0012204B">
          <w:rPr>
            <w:lang w:val="ru-RU"/>
          </w:rPr>
          <w:delText>с</w:delText>
        </w:r>
      </w:del>
    </w:p>
    <w:p w14:paraId="64CF4DAA" w14:textId="3132EB47" w:rsidR="00B07702" w:rsidRPr="00821BBB" w:rsidDel="0012204B" w:rsidRDefault="00B07702" w:rsidP="0012204B">
      <w:pPr>
        <w:ind w:firstLine="0"/>
        <w:rPr>
          <w:del w:id="454" w:author="Student" w:date="2024-10-04T11:41:00Z"/>
          <w:b/>
          <w:bCs/>
          <w:lang w:val="en-US"/>
          <w:rPrChange w:id="455" w:author="Student" w:date="2024-10-04T12:00:00Z">
            <w:rPr>
              <w:del w:id="456" w:author="Student" w:date="2024-10-04T11:41:00Z"/>
              <w:b/>
              <w:bCs/>
              <w:lang w:val="ru-RU"/>
            </w:rPr>
          </w:rPrChange>
        </w:rPr>
        <w:pPrChange w:id="457" w:author="Student" w:date="2024-10-04T11:41:00Z">
          <w:pPr>
            <w:ind w:firstLine="0"/>
          </w:pPr>
        </w:pPrChange>
      </w:pPr>
      <w:del w:id="458" w:author="Student" w:date="2024-10-04T11:41:00Z">
        <w:r w:rsidRPr="00B07702" w:rsidDel="0012204B">
          <w:rPr>
            <w:b/>
            <w:bCs/>
          </w:rPr>
          <w:delText>Угол</w:delText>
        </w:r>
        <w:r w:rsidRPr="00821BBB" w:rsidDel="0012204B">
          <w:rPr>
            <w:b/>
            <w:bCs/>
            <w:lang w:val="en-US"/>
            <w:rPrChange w:id="459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12204B">
          <w:rPr>
            <w:b/>
            <w:bCs/>
          </w:rPr>
          <w:delText>фазового</w:delText>
        </w:r>
        <w:r w:rsidRPr="00821BBB" w:rsidDel="0012204B">
          <w:rPr>
            <w:b/>
            <w:bCs/>
            <w:lang w:val="en-US"/>
            <w:rPrChange w:id="460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12204B">
          <w:rPr>
            <w:b/>
            <w:bCs/>
          </w:rPr>
          <w:delText>сдвига</w:delText>
        </w:r>
        <w:r w:rsidRPr="00821BBB" w:rsidDel="0012204B">
          <w:rPr>
            <w:b/>
            <w:bCs/>
            <w:lang w:val="en-US"/>
            <w:rPrChange w:id="461" w:author="Student" w:date="2024-10-04T12:00:00Z">
              <w:rPr>
                <w:b/>
                <w:bCs/>
                <w:lang w:val="ru-RU"/>
              </w:rPr>
            </w:rPrChange>
          </w:rPr>
          <w:delText xml:space="preserve">:  </w:delText>
        </w:r>
      </w:del>
    </w:p>
    <w:p w14:paraId="5AA4C86B" w14:textId="6627E235" w:rsidR="0053381D" w:rsidRPr="00821BBB" w:rsidDel="0012204B" w:rsidRDefault="00B07702" w:rsidP="0012204B">
      <w:pPr>
        <w:ind w:firstLine="0"/>
        <w:rPr>
          <w:del w:id="462" w:author="Student" w:date="2024-10-04T11:41:00Z"/>
          <w:szCs w:val="20"/>
          <w:lang w:val="en-US"/>
          <w:rPrChange w:id="463" w:author="Student" w:date="2024-10-04T12:00:00Z">
            <w:rPr>
              <w:del w:id="464" w:author="Student" w:date="2024-10-04T11:41:00Z"/>
              <w:szCs w:val="20"/>
              <w:lang w:val="ru-RU"/>
            </w:rPr>
          </w:rPrChange>
        </w:rPr>
        <w:pPrChange w:id="465" w:author="Student" w:date="2024-10-04T11:41:00Z">
          <w:pPr>
            <w:ind w:firstLine="0"/>
          </w:pPr>
        </w:pPrChange>
      </w:pPr>
      <w:del w:id="466" w:author="Student" w:date="2024-10-04T11:41:00Z">
        <w:r w:rsidRPr="00B07702" w:rsidDel="0012204B">
          <w:rPr>
            <w:position w:val="-30"/>
            <w:szCs w:val="20"/>
            <w:lang w:val="ru-RU"/>
          </w:rPr>
          <w:object w:dxaOrig="2980" w:dyaOrig="840" w14:anchorId="38E4CB0F">
            <v:shape id="_x0000_i1027" type="#_x0000_t75" style="width:100.15pt;height:28.15pt" o:ole="">
              <v:imagedata r:id="rId14" o:title=""/>
            </v:shape>
            <o:OLEObject Type="Embed" ProgID="Equation.DSMT4" ShapeID="_x0000_i1027" DrawAspect="Content" ObjectID="_1789550838" r:id="rId15"/>
          </w:object>
        </w:r>
      </w:del>
    </w:p>
    <w:p w14:paraId="4F404CC5" w14:textId="78B48C55" w:rsidR="00B07702" w:rsidRPr="00821BBB" w:rsidDel="0012204B" w:rsidRDefault="00B07702" w:rsidP="0012204B">
      <w:pPr>
        <w:ind w:firstLine="0"/>
        <w:rPr>
          <w:del w:id="467" w:author="Student" w:date="2024-10-04T11:41:00Z"/>
          <w:szCs w:val="20"/>
          <w:lang w:val="en-US"/>
        </w:rPr>
        <w:pPrChange w:id="468" w:author="Student" w:date="2024-10-04T11:41:00Z">
          <w:pPr>
            <w:ind w:firstLine="0"/>
          </w:pPr>
        </w:pPrChange>
      </w:pPr>
      <w:del w:id="469" w:author="Student" w:date="2024-10-04T11:41:00Z">
        <w:r w:rsidDel="0012204B">
          <w:rPr>
            <w:szCs w:val="20"/>
            <w:lang w:val="ru-RU"/>
          </w:rPr>
          <w:delText>Фи</w:delText>
        </w:r>
        <w:r w:rsidRPr="00821BBB" w:rsidDel="0012204B">
          <w:rPr>
            <w:szCs w:val="20"/>
            <w:lang w:val="en-US"/>
            <w:rPrChange w:id="470" w:author="Student" w:date="2024-10-04T12:00:00Z">
              <w:rPr>
                <w:szCs w:val="20"/>
                <w:lang w:val="ru-RU"/>
              </w:rPr>
            </w:rPrChange>
          </w:rPr>
          <w:delText>(1) = (360/12</w:delText>
        </w:r>
        <w:r w:rsidR="001C1DE0" w:rsidRPr="00821BBB" w:rsidDel="0012204B">
          <w:rPr>
            <w:szCs w:val="20"/>
            <w:lang w:val="en-US"/>
          </w:rPr>
          <w:delText>,</w:delText>
        </w:r>
        <w:r w:rsidRPr="00821BBB" w:rsidDel="0012204B">
          <w:rPr>
            <w:szCs w:val="20"/>
            <w:lang w:val="en-US"/>
            <w:rPrChange w:id="471" w:author="Student" w:date="2024-10-04T12:00:00Z">
              <w:rPr>
                <w:szCs w:val="20"/>
                <w:lang w:val="ru-RU"/>
              </w:rPr>
            </w:rPrChange>
          </w:rPr>
          <w:delText>5)*</w:delText>
        </w:r>
        <w:r w:rsidR="001C1DE0" w:rsidRPr="00821BBB" w:rsidDel="0012204B">
          <w:rPr>
            <w:szCs w:val="20"/>
            <w:lang w:val="en-US"/>
          </w:rPr>
          <w:delText>3,</w:delText>
        </w:r>
      </w:del>
      <w:ins w:id="472" w:author="Lexer" w:date="2024-09-28T14:17:00Z">
        <w:del w:id="473" w:author="Student" w:date="2024-10-04T11:41:00Z">
          <w:r w:rsidR="004B709B" w:rsidRPr="00821BBB" w:rsidDel="0012204B">
            <w:rPr>
              <w:szCs w:val="20"/>
              <w:lang w:val="en-US"/>
            </w:rPr>
            <w:delText>0</w:delText>
          </w:r>
        </w:del>
      </w:ins>
      <w:ins w:id="474" w:author="Lexer" w:date="2024-09-28T14:20:00Z">
        <w:del w:id="475" w:author="Student" w:date="2024-10-04T11:41:00Z">
          <w:r w:rsidR="00E47E68" w:rsidRPr="00821BBB" w:rsidDel="0012204B">
            <w:rPr>
              <w:szCs w:val="20"/>
              <w:lang w:val="en-US"/>
            </w:rPr>
            <w:delText>5</w:delText>
          </w:r>
        </w:del>
      </w:ins>
      <w:del w:id="476" w:author="Student" w:date="2024-10-04T11:41:00Z">
        <w:r w:rsidR="001C1DE0" w:rsidRPr="00821BBB" w:rsidDel="0012204B">
          <w:rPr>
            <w:szCs w:val="20"/>
            <w:lang w:val="en-US"/>
          </w:rPr>
          <w:delText>1</w:delText>
        </w:r>
        <w:r w:rsidRPr="00821BBB" w:rsidDel="0012204B">
          <w:rPr>
            <w:szCs w:val="20"/>
            <w:lang w:val="en-US"/>
            <w:rPrChange w:id="477" w:author="Student" w:date="2024-10-04T12:00:00Z">
              <w:rPr>
                <w:szCs w:val="20"/>
                <w:lang w:val="ru-RU"/>
              </w:rPr>
            </w:rPrChange>
          </w:rPr>
          <w:delText xml:space="preserve"> = </w:delText>
        </w:r>
      </w:del>
      <w:ins w:id="478" w:author="Lexer" w:date="2024-09-28T14:20:00Z">
        <w:del w:id="479" w:author="Student" w:date="2024-10-04T11:41:00Z">
          <w:r w:rsidR="00E47E68" w:rsidRPr="00821BBB" w:rsidDel="0012204B">
            <w:rPr>
              <w:szCs w:val="20"/>
              <w:lang w:val="en-US"/>
            </w:rPr>
            <w:delText>87,8</w:delText>
          </w:r>
        </w:del>
      </w:ins>
      <w:ins w:id="480" w:author="Lexer" w:date="2024-09-28T14:21:00Z">
        <w:del w:id="481" w:author="Student" w:date="2024-10-04T11:41:00Z">
          <w:r w:rsidR="00E47E68" w:rsidRPr="00821BBB" w:rsidDel="0012204B">
            <w:rPr>
              <w:szCs w:val="20"/>
              <w:lang w:val="en-US"/>
            </w:rPr>
            <w:delText>4</w:delText>
          </w:r>
        </w:del>
      </w:ins>
      <w:del w:id="482" w:author="Student" w:date="2024-10-04T11:41:00Z">
        <w:r w:rsidR="001C1DE0" w:rsidRPr="00821BBB" w:rsidDel="0012204B">
          <w:rPr>
            <w:szCs w:val="20"/>
            <w:lang w:val="en-US"/>
          </w:rPr>
          <w:delText>89,28</w:delText>
        </w:r>
      </w:del>
    </w:p>
    <w:p w14:paraId="6827321C" w14:textId="3C4DA2F8" w:rsidR="00B07702" w:rsidRPr="00821BBB" w:rsidDel="0012204B" w:rsidRDefault="00B07702" w:rsidP="0012204B">
      <w:pPr>
        <w:ind w:firstLine="0"/>
        <w:rPr>
          <w:del w:id="483" w:author="Student" w:date="2024-10-04T11:41:00Z"/>
          <w:lang w:val="en-US"/>
          <w:rPrChange w:id="484" w:author="Student" w:date="2024-10-04T12:00:00Z">
            <w:rPr>
              <w:del w:id="485" w:author="Student" w:date="2024-10-04T11:41:00Z"/>
              <w:lang w:val="ru-RU"/>
            </w:rPr>
          </w:rPrChange>
        </w:rPr>
        <w:pPrChange w:id="486" w:author="Student" w:date="2024-10-04T11:41:00Z">
          <w:pPr>
            <w:ind w:firstLine="0"/>
          </w:pPr>
        </w:pPrChange>
      </w:pPr>
      <w:del w:id="487" w:author="Student" w:date="2024-10-04T11:41:00Z">
        <w:r w:rsidRPr="00B07702" w:rsidDel="0012204B">
          <w:rPr>
            <w:b/>
            <w:bCs/>
            <w:lang w:val="ru-RU"/>
          </w:rPr>
          <w:delText>П</w:delText>
        </w:r>
        <w:r w:rsidRPr="00B07702" w:rsidDel="0012204B">
          <w:rPr>
            <w:b/>
            <w:bCs/>
          </w:rPr>
          <w:delText>араметры</w:delText>
        </w:r>
        <w:r w:rsidRPr="00821BBB" w:rsidDel="0012204B">
          <w:rPr>
            <w:b/>
            <w:bCs/>
            <w:lang w:val="en-US"/>
            <w:rPrChange w:id="488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12204B">
          <w:rPr>
            <w:b/>
            <w:bCs/>
          </w:rPr>
          <w:delText>схемы</w:delText>
        </w:r>
        <w:r w:rsidRPr="00821BBB" w:rsidDel="0012204B">
          <w:rPr>
            <w:b/>
            <w:bCs/>
            <w:lang w:val="en-US"/>
            <w:rPrChange w:id="489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12204B">
          <w:rPr>
            <w:b/>
            <w:bCs/>
          </w:rPr>
          <w:delText>замещения</w:delText>
        </w:r>
        <w:r w:rsidRPr="00821BBB" w:rsidDel="0012204B">
          <w:rPr>
            <w:b/>
            <w:bCs/>
            <w:lang w:val="en-US"/>
            <w:rPrChange w:id="490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12204B">
          <w:rPr>
            <w:b/>
            <w:bCs/>
          </w:rPr>
          <w:delText>поперечного</w:delText>
        </w:r>
        <w:r w:rsidRPr="00821BBB" w:rsidDel="0012204B">
          <w:rPr>
            <w:b/>
            <w:bCs/>
            <w:lang w:val="en-US"/>
            <w:rPrChange w:id="491" w:author="Student" w:date="2024-10-04T12:00:00Z">
              <w:rPr>
                <w:b/>
                <w:bCs/>
              </w:rPr>
            </w:rPrChange>
          </w:rPr>
          <w:delText xml:space="preserve"> </w:delText>
        </w:r>
        <w:r w:rsidRPr="00B07702" w:rsidDel="0012204B">
          <w:rPr>
            <w:b/>
            <w:bCs/>
          </w:rPr>
          <w:delText>плеча</w:delText>
        </w:r>
        <w:r w:rsidRPr="00821BBB" w:rsidDel="0012204B">
          <w:rPr>
            <w:lang w:val="en-US"/>
            <w:rPrChange w:id="492" w:author="Student" w:date="2024-10-04T12:00:00Z">
              <w:rPr>
                <w:lang w:val="ru-RU"/>
              </w:rPr>
            </w:rPrChange>
          </w:rPr>
          <w:delText xml:space="preserve">: </w:delText>
        </w:r>
      </w:del>
    </w:p>
    <w:p w14:paraId="2FD1FEAF" w14:textId="13AFAA85" w:rsidR="00B07702" w:rsidRPr="00821BBB" w:rsidDel="0012204B" w:rsidRDefault="00B07702" w:rsidP="0012204B">
      <w:pPr>
        <w:ind w:firstLine="0"/>
        <w:rPr>
          <w:del w:id="493" w:author="Student" w:date="2024-10-04T11:41:00Z"/>
          <w:lang w:val="en-US"/>
          <w:rPrChange w:id="494" w:author="Student" w:date="2024-10-04T12:00:00Z">
            <w:rPr>
              <w:del w:id="495" w:author="Student" w:date="2024-10-04T11:41:00Z"/>
            </w:rPr>
          </w:rPrChange>
        </w:rPr>
        <w:pPrChange w:id="496" w:author="Student" w:date="2024-10-04T11:41:00Z">
          <w:pPr>
            <w:ind w:firstLine="0"/>
          </w:pPr>
        </w:pPrChange>
      </w:pPr>
      <w:del w:id="497" w:author="Student" w:date="2024-10-04T11:41:00Z">
        <w:r w:rsidRPr="005808EE" w:rsidDel="0012204B">
          <w:rPr>
            <w:position w:val="-30"/>
          </w:rPr>
          <w:object w:dxaOrig="859" w:dyaOrig="680" w14:anchorId="641391FD">
            <v:shape id="_x0000_i1028" type="#_x0000_t75" style="width:58.7pt;height:46.15pt" o:ole="" fillcolor="window">
              <v:imagedata r:id="rId16" o:title=""/>
            </v:shape>
            <o:OLEObject Type="Embed" ProgID="Equation.DSMT4" ShapeID="_x0000_i1028" DrawAspect="Content" ObjectID="_1789550839" r:id="rId17"/>
          </w:object>
        </w:r>
        <w:r w:rsidRPr="00821BBB" w:rsidDel="0012204B">
          <w:rPr>
            <w:lang w:val="en-US"/>
            <w:rPrChange w:id="498" w:author="Student" w:date="2024-10-04T12:00:00Z">
              <w:rPr>
                <w:lang w:val="ru-RU"/>
              </w:rPr>
            </w:rPrChange>
          </w:rPr>
          <w:delText xml:space="preserve"> </w:delText>
        </w:r>
        <w:r w:rsidRPr="005808EE" w:rsidDel="0012204B">
          <w:rPr>
            <w:position w:val="-30"/>
          </w:rPr>
          <w:object w:dxaOrig="859" w:dyaOrig="680" w14:anchorId="4D2BAB97">
            <v:shape id="_x0000_i1029" type="#_x0000_t75" style="width:57.9pt;height:45.4pt" o:ole="" fillcolor="window">
              <v:imagedata r:id="rId18" o:title=""/>
            </v:shape>
            <o:OLEObject Type="Embed" ProgID="Equation.DSMT4" ShapeID="_x0000_i1029" DrawAspect="Content" ObjectID="_1789550840" r:id="rId19"/>
          </w:object>
        </w:r>
        <w:r w:rsidRPr="00821BBB" w:rsidDel="0012204B">
          <w:rPr>
            <w:lang w:val="en-US"/>
            <w:rPrChange w:id="499" w:author="Student" w:date="2024-10-04T12:00:00Z">
              <w:rPr>
                <w:lang w:val="ru-RU"/>
              </w:rPr>
            </w:rPrChange>
          </w:rPr>
          <w:delText xml:space="preserve"> </w:delText>
        </w:r>
        <w:r w:rsidRPr="005808EE" w:rsidDel="0012204B">
          <w:rPr>
            <w:position w:val="-14"/>
          </w:rPr>
          <w:object w:dxaOrig="2740" w:dyaOrig="460" w14:anchorId="7A8FFEBF">
            <v:shape id="_x0000_i1030" type="#_x0000_t75" style="width:183.9pt;height:31.3pt" o:ole="" fillcolor="window">
              <v:imagedata r:id="rId20" o:title=""/>
            </v:shape>
            <o:OLEObject Type="Embed" ProgID="Equation.3" ShapeID="_x0000_i1030" DrawAspect="Content" ObjectID="_1789550841" r:id="rId21"/>
          </w:object>
        </w:r>
      </w:del>
    </w:p>
    <w:p w14:paraId="3A598239" w14:textId="6EF08F81" w:rsidR="00B07702" w:rsidRPr="00821BBB" w:rsidDel="0012204B" w:rsidRDefault="00B07702" w:rsidP="0012204B">
      <w:pPr>
        <w:ind w:firstLine="0"/>
        <w:rPr>
          <w:del w:id="500" w:author="Student" w:date="2024-10-04T11:41:00Z"/>
          <w:lang w:val="en-US"/>
          <w:rPrChange w:id="501" w:author="Student" w:date="2024-10-04T12:00:00Z">
            <w:rPr>
              <w:del w:id="502" w:author="Student" w:date="2024-10-04T11:41:00Z"/>
              <w:lang w:val="ru-RU"/>
            </w:rPr>
          </w:rPrChange>
        </w:rPr>
        <w:pPrChange w:id="503" w:author="Student" w:date="2024-10-04T11:41:00Z">
          <w:pPr>
            <w:ind w:firstLine="0"/>
          </w:pPr>
        </w:pPrChange>
      </w:pPr>
      <w:del w:id="504" w:author="Student" w:date="2024-10-04T11:41:00Z">
        <w:r w:rsidDel="0012204B">
          <w:rPr>
            <w:lang w:val="en-US"/>
          </w:rPr>
          <w:delText>Z</w:delText>
        </w:r>
        <w:r w:rsidRPr="00821BBB" w:rsidDel="0012204B">
          <w:rPr>
            <w:lang w:val="en-US"/>
            <w:rPrChange w:id="505" w:author="Student" w:date="2024-10-04T12:00:00Z">
              <w:rPr>
                <w:lang w:val="ru-RU"/>
              </w:rPr>
            </w:rPrChange>
          </w:rPr>
          <w:delText xml:space="preserve">(0) = 100/0,1963 = 509,42 </w:delText>
        </w:r>
        <w:r w:rsidDel="0012204B">
          <w:rPr>
            <w:lang w:val="ru-RU"/>
          </w:rPr>
          <w:delText>Ом</w:delText>
        </w:r>
      </w:del>
    </w:p>
    <w:p w14:paraId="663B6F52" w14:textId="04B71137" w:rsidR="00B07702" w:rsidRPr="00821BBB" w:rsidDel="0012204B" w:rsidRDefault="00B07702" w:rsidP="0012204B">
      <w:pPr>
        <w:ind w:firstLine="0"/>
        <w:rPr>
          <w:del w:id="506" w:author="Student" w:date="2024-10-04T11:41:00Z"/>
          <w:lang w:val="en-US"/>
          <w:rPrChange w:id="507" w:author="Student" w:date="2024-10-04T12:00:00Z">
            <w:rPr>
              <w:del w:id="508" w:author="Student" w:date="2024-10-04T11:41:00Z"/>
              <w:lang w:val="ru-RU"/>
            </w:rPr>
          </w:rPrChange>
        </w:rPr>
        <w:pPrChange w:id="509" w:author="Student" w:date="2024-10-04T11:41:00Z">
          <w:pPr>
            <w:ind w:firstLine="0"/>
          </w:pPr>
        </w:pPrChange>
      </w:pPr>
      <w:del w:id="510" w:author="Student" w:date="2024-10-04T11:41:00Z">
        <w:r w:rsidDel="0012204B">
          <w:rPr>
            <w:lang w:val="en-US"/>
          </w:rPr>
          <w:delText>R</w:delText>
        </w:r>
        <w:r w:rsidRPr="00821BBB" w:rsidDel="0012204B">
          <w:rPr>
            <w:lang w:val="en-US"/>
            <w:rPrChange w:id="511" w:author="Student" w:date="2024-10-04T12:00:00Z">
              <w:rPr>
                <w:lang w:val="ru-RU"/>
              </w:rPr>
            </w:rPrChange>
          </w:rPr>
          <w:delText xml:space="preserve">(0) = </w:delText>
        </w:r>
      </w:del>
      <w:ins w:id="512" w:author="Lexer" w:date="2024-09-28T14:23:00Z">
        <w:del w:id="513" w:author="Student" w:date="2024-10-04T11:41:00Z">
          <w:r w:rsidR="00E47E68" w:rsidRPr="00821BBB" w:rsidDel="0012204B">
            <w:rPr>
              <w:lang w:val="en-US"/>
            </w:rPr>
            <w:delText>0,74</w:delText>
          </w:r>
        </w:del>
      </w:ins>
      <w:del w:id="514" w:author="Student" w:date="2024-09-27T12:50:00Z">
        <w:r w:rsidRPr="00821BBB" w:rsidDel="00665E0F">
          <w:rPr>
            <w:lang w:val="en-US"/>
            <w:rPrChange w:id="515" w:author="Student" w:date="2024-10-04T12:00:00Z">
              <w:rPr>
                <w:lang w:val="ru-RU"/>
              </w:rPr>
            </w:rPrChange>
          </w:rPr>
          <w:delText>-9,815</w:delText>
        </w:r>
      </w:del>
      <w:del w:id="516" w:author="Student" w:date="2024-10-04T11:41:00Z">
        <w:r w:rsidRPr="00821BBB" w:rsidDel="0012204B">
          <w:rPr>
            <w:lang w:val="en-US"/>
            <w:rPrChange w:id="517" w:author="Student" w:date="2024-10-04T12:00:00Z">
              <w:rPr>
                <w:lang w:val="ru-RU"/>
              </w:rPr>
            </w:rPrChange>
          </w:rPr>
          <w:delText>/0,196</w:delText>
        </w:r>
      </w:del>
      <w:del w:id="518" w:author="Student" w:date="2024-09-27T12:51:00Z">
        <w:r w:rsidRPr="00821BBB" w:rsidDel="00665E0F">
          <w:rPr>
            <w:lang w:val="en-US"/>
            <w:rPrChange w:id="519" w:author="Student" w:date="2024-10-04T12:00:00Z">
              <w:rPr>
                <w:lang w:val="ru-RU"/>
              </w:rPr>
            </w:rPrChange>
          </w:rPr>
          <w:delText>9</w:delText>
        </w:r>
      </w:del>
      <w:del w:id="520" w:author="Student" w:date="2024-10-04T11:41:00Z">
        <w:r w:rsidRPr="00821BBB" w:rsidDel="0012204B">
          <w:rPr>
            <w:lang w:val="en-US"/>
          </w:rPr>
          <w:delText>^</w:delText>
        </w:r>
        <w:r w:rsidRPr="00821BBB" w:rsidDel="0012204B">
          <w:rPr>
            <w:lang w:val="en-US"/>
            <w:rPrChange w:id="521" w:author="Student" w:date="2024-10-04T12:00:00Z">
              <w:rPr>
                <w:lang w:val="ru-RU"/>
              </w:rPr>
            </w:rPrChange>
          </w:rPr>
          <w:delText>2</w:delText>
        </w:r>
        <w:r w:rsidR="001C1DE0" w:rsidRPr="00821BBB" w:rsidDel="0012204B">
          <w:rPr>
            <w:lang w:val="en-US"/>
            <w:rPrChange w:id="522" w:author="Student" w:date="2024-10-04T12:00:00Z">
              <w:rPr>
                <w:lang w:val="ru-RU"/>
              </w:rPr>
            </w:rPrChange>
          </w:rPr>
          <w:delText xml:space="preserve"> = </w:delText>
        </w:r>
      </w:del>
      <w:del w:id="523" w:author="Student" w:date="2024-09-27T12:51:00Z">
        <w:r w:rsidR="001C1DE0" w:rsidRPr="00821BBB" w:rsidDel="00665E0F">
          <w:rPr>
            <w:lang w:val="en-US"/>
            <w:rPrChange w:id="524" w:author="Student" w:date="2024-10-04T12:00:00Z">
              <w:rPr>
                <w:lang w:val="ru-RU"/>
              </w:rPr>
            </w:rPrChange>
          </w:rPr>
          <w:delText xml:space="preserve">-254,71 </w:delText>
        </w:r>
      </w:del>
      <w:ins w:id="525" w:author="Lexer" w:date="2024-09-28T14:23:00Z">
        <w:del w:id="526" w:author="Student" w:date="2024-10-04T11:41:00Z">
          <w:r w:rsidR="00E47E68" w:rsidRPr="00821BBB" w:rsidDel="0012204B">
            <w:rPr>
              <w:lang w:val="en-US"/>
            </w:rPr>
            <w:delText>19,2</w:delText>
          </w:r>
        </w:del>
      </w:ins>
      <w:ins w:id="527" w:author="Lexer" w:date="2024-09-28T12:14:00Z">
        <w:del w:id="528" w:author="Student" w:date="2024-10-04T11:41:00Z">
          <w:r w:rsidR="00496B71" w:rsidRPr="00821BBB" w:rsidDel="0012204B">
            <w:rPr>
              <w:lang w:val="en-US"/>
              <w:rPrChange w:id="529" w:author="Student" w:date="2024-10-04T12:00:00Z">
                <w:rPr>
                  <w:lang w:val="ru-RU"/>
                </w:rPr>
              </w:rPrChange>
            </w:rPr>
            <w:delText xml:space="preserve"> </w:delText>
          </w:r>
          <w:r w:rsidR="00496B71" w:rsidDel="0012204B">
            <w:rPr>
              <w:lang w:val="ru-RU"/>
            </w:rPr>
            <w:delText>Ом</w:delText>
          </w:r>
        </w:del>
      </w:ins>
    </w:p>
    <w:p w14:paraId="28B0C54C" w14:textId="67002CCB" w:rsidR="001C1DE0" w:rsidRPr="00821BBB" w:rsidDel="0012204B" w:rsidRDefault="001C1DE0" w:rsidP="0012204B">
      <w:pPr>
        <w:ind w:firstLine="0"/>
        <w:rPr>
          <w:ins w:id="530" w:author="Lexer" w:date="2024-09-28T13:30:00Z"/>
          <w:del w:id="531" w:author="Student" w:date="2024-10-04T11:41:00Z"/>
          <w:lang w:val="en-US"/>
          <w:rPrChange w:id="532" w:author="Student" w:date="2024-10-04T12:00:00Z">
            <w:rPr>
              <w:ins w:id="533" w:author="Lexer" w:date="2024-09-28T13:30:00Z"/>
              <w:del w:id="534" w:author="Student" w:date="2024-10-04T11:41:00Z"/>
              <w:lang w:val="ru-RU"/>
            </w:rPr>
          </w:rPrChange>
        </w:rPr>
        <w:pPrChange w:id="535" w:author="Student" w:date="2024-10-04T11:41:00Z">
          <w:pPr>
            <w:ind w:firstLine="0"/>
          </w:pPr>
        </w:pPrChange>
      </w:pPr>
      <w:del w:id="536" w:author="Student" w:date="2024-10-04T11:41:00Z">
        <w:r w:rsidDel="0012204B">
          <w:rPr>
            <w:lang w:val="en-US"/>
          </w:rPr>
          <w:delText>x</w:delText>
        </w:r>
        <w:r w:rsidRPr="00821BBB" w:rsidDel="0012204B">
          <w:rPr>
            <w:lang w:val="en-US"/>
            <w:rPrChange w:id="537" w:author="Student" w:date="2024-10-04T12:00:00Z">
              <w:rPr>
                <w:lang w:val="ru-RU"/>
              </w:rPr>
            </w:rPrChange>
          </w:rPr>
          <w:delText xml:space="preserve">(0) = </w:delText>
        </w:r>
        <w:r w:rsidDel="0012204B">
          <w:rPr>
            <w:lang w:val="en-US"/>
          </w:rPr>
          <w:delText>sqrt</w:delText>
        </w:r>
        <w:r w:rsidRPr="00821BBB" w:rsidDel="0012204B">
          <w:rPr>
            <w:lang w:val="en-US"/>
            <w:rPrChange w:id="538" w:author="Student" w:date="2024-10-04T12:00:00Z">
              <w:rPr>
                <w:lang w:val="ru-RU"/>
              </w:rPr>
            </w:rPrChange>
          </w:rPr>
          <w:delText>((509,42)^2 – (</w:delText>
        </w:r>
      </w:del>
      <w:del w:id="539" w:author="Student" w:date="2024-09-27T12:51:00Z">
        <w:r w:rsidRPr="00821BBB" w:rsidDel="00665E0F">
          <w:rPr>
            <w:lang w:val="en-US"/>
            <w:rPrChange w:id="540" w:author="Student" w:date="2024-10-04T12:00:00Z">
              <w:rPr>
                <w:lang w:val="ru-RU"/>
              </w:rPr>
            </w:rPrChange>
          </w:rPr>
          <w:delText>-254,71</w:delText>
        </w:r>
      </w:del>
      <w:ins w:id="541" w:author="Lexer" w:date="2024-09-28T14:24:00Z">
        <w:del w:id="542" w:author="Student" w:date="2024-10-04T11:41:00Z">
          <w:r w:rsidR="00E43387" w:rsidRPr="00821BBB" w:rsidDel="0012204B">
            <w:rPr>
              <w:lang w:val="en-US"/>
            </w:rPr>
            <w:delText>19,2</w:delText>
          </w:r>
        </w:del>
      </w:ins>
      <w:del w:id="543" w:author="Student" w:date="2024-10-04T11:41:00Z">
        <w:r w:rsidRPr="00821BBB" w:rsidDel="0012204B">
          <w:rPr>
            <w:lang w:val="en-US"/>
            <w:rPrChange w:id="544" w:author="Student" w:date="2024-10-04T12:00:00Z">
              <w:rPr>
                <w:lang w:val="ru-RU"/>
              </w:rPr>
            </w:rPrChange>
          </w:rPr>
          <w:delText>)^2 ) = 492,8</w:delText>
        </w:r>
      </w:del>
      <w:ins w:id="545" w:author="Lexer" w:date="2024-09-28T14:25:00Z">
        <w:del w:id="546" w:author="Student" w:date="2024-10-04T11:41:00Z">
          <w:r w:rsidR="00E43387" w:rsidRPr="00821BBB" w:rsidDel="0012204B">
            <w:rPr>
              <w:lang w:val="en-US"/>
            </w:rPr>
            <w:delText>509,06</w:delText>
          </w:r>
        </w:del>
      </w:ins>
      <w:del w:id="547" w:author="Student" w:date="2024-09-27T12:51:00Z">
        <w:r w:rsidRPr="00821BBB" w:rsidDel="00665E0F">
          <w:rPr>
            <w:lang w:val="en-US"/>
            <w:rPrChange w:id="548" w:author="Student" w:date="2024-10-04T12:00:00Z">
              <w:rPr>
                <w:lang w:val="ru-RU"/>
              </w:rPr>
            </w:rPrChange>
          </w:rPr>
          <w:delText>9</w:delText>
        </w:r>
      </w:del>
    </w:p>
    <w:p w14:paraId="07211830" w14:textId="0CC365A1" w:rsidR="00402D50" w:rsidRPr="00821BBB" w:rsidDel="0012204B" w:rsidRDefault="00402D50" w:rsidP="0012204B">
      <w:pPr>
        <w:ind w:firstLine="0"/>
        <w:rPr>
          <w:del w:id="549" w:author="Student" w:date="2024-10-04T11:41:00Z"/>
          <w:lang w:val="en-US"/>
          <w:rPrChange w:id="550" w:author="Student" w:date="2024-10-04T12:00:00Z">
            <w:rPr>
              <w:del w:id="551" w:author="Student" w:date="2024-10-04T11:41:00Z"/>
              <w:lang w:val="ru-RU"/>
            </w:rPr>
          </w:rPrChange>
        </w:rPr>
        <w:pPrChange w:id="552" w:author="Student" w:date="2024-10-04T11:41:00Z">
          <w:pPr>
            <w:ind w:firstLine="0"/>
          </w:pPr>
        </w:pPrChange>
      </w:pPr>
    </w:p>
    <w:p w14:paraId="5A589AAC" w14:textId="77777777" w:rsidR="001C1DE0" w:rsidRPr="00821BBB" w:rsidDel="00665E0F" w:rsidRDefault="001C1DE0" w:rsidP="0012204B">
      <w:pPr>
        <w:ind w:firstLine="0"/>
        <w:rPr>
          <w:del w:id="553" w:author="Student" w:date="2024-09-27T12:43:00Z"/>
          <w:rFonts w:eastAsia="Courier New"/>
          <w:b/>
          <w:bCs/>
          <w:lang w:val="en-US"/>
          <w:rPrChange w:id="554" w:author="Student" w:date="2024-10-04T12:00:00Z">
            <w:rPr>
              <w:del w:id="555" w:author="Student" w:date="2024-09-27T12:43:00Z"/>
              <w:rFonts w:eastAsia="Courier New"/>
              <w:lang w:val="ru-RU"/>
            </w:rPr>
          </w:rPrChange>
        </w:rPr>
        <w:pPrChange w:id="556" w:author="Student" w:date="2024-10-04T11:41:00Z">
          <w:pPr>
            <w:ind w:firstLine="0"/>
          </w:pPr>
        </w:pPrChange>
      </w:pPr>
    </w:p>
    <w:p w14:paraId="38E026EB" w14:textId="599A2BD0" w:rsidR="00665E0F" w:rsidRPr="00821BBB" w:rsidDel="0012204B" w:rsidRDefault="00665E0F" w:rsidP="0012204B">
      <w:pPr>
        <w:ind w:firstLine="0"/>
        <w:rPr>
          <w:ins w:id="557" w:author="Lexer" w:date="2024-09-28T13:30:00Z"/>
          <w:del w:id="558" w:author="Student" w:date="2024-10-04T11:41:00Z"/>
          <w:lang w:val="en-US"/>
          <w:rPrChange w:id="559" w:author="Student" w:date="2024-10-04T12:00:00Z">
            <w:rPr>
              <w:ins w:id="560" w:author="Lexer" w:date="2024-09-28T13:30:00Z"/>
              <w:del w:id="561" w:author="Student" w:date="2024-10-04T11:41:00Z"/>
              <w:lang w:val="ru-RU"/>
            </w:rPr>
          </w:rPrChange>
        </w:rPr>
        <w:pPrChange w:id="562" w:author="Student" w:date="2024-10-04T11:41:00Z">
          <w:pPr>
            <w:ind w:firstLine="0"/>
          </w:pPr>
        </w:pPrChange>
      </w:pPr>
      <w:del w:id="563" w:author="Student" w:date="2024-10-04T11:41:00Z">
        <w:r w:rsidRPr="00665E0F" w:rsidDel="0012204B">
          <w:rPr>
            <w:lang w:val="ru-RU"/>
          </w:rPr>
          <w:fldChar w:fldCharType="begin"/>
        </w:r>
        <w:r w:rsidRPr="00665E0F" w:rsidDel="0012204B">
          <w:rPr>
            <w:lang w:val="ru-RU"/>
          </w:rPr>
          <w:fldChar w:fldCharType="separate"/>
        </w:r>
        <w:r w:rsidRPr="00665E0F" w:rsidDel="0012204B">
          <w:rPr>
            <w:lang w:val="ru-RU"/>
          </w:rPr>
          <w:fldChar w:fldCharType="end"/>
        </w:r>
      </w:del>
      <w:ins w:id="564" w:author="Lexer" w:date="2024-09-28T13:24:00Z">
        <w:del w:id="565" w:author="Student" w:date="2024-10-04T11:41:00Z">
          <w:r w:rsidR="00301437" w:rsidRPr="00821BBB" w:rsidDel="0012204B">
            <w:rPr>
              <w:szCs w:val="20"/>
              <w:lang w:val="en-US"/>
              <w:rPrChange w:id="566" w:author="Student" w:date="2024-10-04T12:00:00Z">
                <w:rPr>
                  <w:szCs w:val="20"/>
                  <w:lang w:val="ru-RU"/>
                </w:rPr>
              </w:rPrChange>
            </w:rPr>
            <w:delText>0,012</w:delText>
          </w:r>
        </w:del>
      </w:ins>
      <w:ins w:id="567" w:author="Lexer" w:date="2024-09-28T18:16:00Z">
        <w:del w:id="568" w:author="Student" w:date="2024-10-04T11:41:00Z">
          <w:r w:rsidR="00960A0D" w:rsidRPr="00821BBB" w:rsidDel="0012204B">
            <w:rPr>
              <w:szCs w:val="20"/>
              <w:lang w:val="en-US"/>
              <w:rPrChange w:id="569" w:author="Student" w:date="2024-10-04T12:00:00Z">
                <w:rPr>
                  <w:szCs w:val="20"/>
                  <w:lang w:val="ru-RU"/>
                </w:rPr>
              </w:rPrChange>
            </w:rPr>
            <w:delText>5</w:delText>
          </w:r>
        </w:del>
      </w:ins>
      <w:ins w:id="570" w:author="Lexer" w:date="2024-09-28T13:24:00Z">
        <w:del w:id="571" w:author="Student" w:date="2024-10-04T11:41:00Z">
          <w:r w:rsidR="00301437" w:rsidRPr="00821BBB" w:rsidDel="0012204B">
            <w:rPr>
              <w:szCs w:val="20"/>
              <w:lang w:val="en-US"/>
              <w:rPrChange w:id="572" w:author="Student" w:date="2024-10-04T12:00:00Z">
                <w:rPr>
                  <w:szCs w:val="20"/>
                  <w:lang w:val="ru-RU"/>
                </w:rPr>
              </w:rPrChange>
            </w:rPr>
            <w:delText>0,0000</w:delText>
          </w:r>
        </w:del>
      </w:ins>
      <w:ins w:id="573" w:author="Lexer" w:date="2024-09-28T18:16:00Z">
        <w:del w:id="574" w:author="Student" w:date="2024-10-04T11:41:00Z">
          <w:r w:rsidR="00960A0D" w:rsidRPr="00821BBB" w:rsidDel="0012204B">
            <w:rPr>
              <w:szCs w:val="20"/>
              <w:lang w:val="en-US"/>
              <w:rPrChange w:id="575" w:author="Student" w:date="2024-10-04T12:00:00Z">
                <w:rPr>
                  <w:szCs w:val="20"/>
                  <w:lang w:val="ru-RU"/>
                </w:rPr>
              </w:rPrChange>
            </w:rPr>
            <w:delText>69877</w:delText>
          </w:r>
        </w:del>
      </w:ins>
      <w:ins w:id="576" w:author="Lexer" w:date="2024-09-28T13:25:00Z">
        <w:del w:id="577" w:author="Student" w:date="2024-10-04T11:41:00Z">
          <w:r w:rsidR="00301437" w:rsidRPr="00821BBB" w:rsidDel="0012204B">
            <w:rPr>
              <w:szCs w:val="20"/>
              <w:lang w:val="en-US"/>
              <w:rPrChange w:id="578" w:author="Student" w:date="2024-10-04T12:00:00Z">
                <w:rPr>
                  <w:szCs w:val="20"/>
                  <w:lang w:val="ru-RU"/>
                </w:rPr>
              </w:rPrChange>
            </w:rPr>
            <w:delText>2,</w:delText>
          </w:r>
        </w:del>
      </w:ins>
      <w:ins w:id="579" w:author="Lexer" w:date="2024-09-28T18:16:00Z">
        <w:del w:id="580" w:author="Student" w:date="2024-10-04T11:41:00Z">
          <w:r w:rsidR="00960A0D" w:rsidRPr="00821BBB" w:rsidDel="0012204B">
            <w:rPr>
              <w:szCs w:val="20"/>
              <w:lang w:val="en-US"/>
              <w:rPrChange w:id="581" w:author="Student" w:date="2024-10-04T12:00:00Z">
                <w:rPr>
                  <w:szCs w:val="20"/>
                  <w:lang w:val="ru-RU"/>
                </w:rPr>
              </w:rPrChange>
            </w:rPr>
            <w:delText>01</w:delText>
          </w:r>
        </w:del>
      </w:ins>
      <w:ins w:id="582" w:author="Lexer" w:date="2024-09-28T14:11:00Z">
        <w:del w:id="583" w:author="Student" w:date="2024-10-04T11:41:00Z">
          <w:r w:rsidR="00BA0DCB" w:rsidRPr="00821BBB" w:rsidDel="0012204B">
            <w:rPr>
              <w:lang w:val="en-US"/>
            </w:rPr>
            <w:delText>0,99</w:delText>
          </w:r>
        </w:del>
      </w:ins>
      <w:ins w:id="584" w:author="Lexer" w:date="2024-09-28T18:17:00Z">
        <w:del w:id="585" w:author="Student" w:date="2024-10-04T11:41:00Z">
          <w:r w:rsidR="00960A0D" w:rsidRPr="00821BBB" w:rsidDel="0012204B">
            <w:rPr>
              <w:lang w:val="en-US"/>
              <w:rPrChange w:id="586" w:author="Student" w:date="2024-10-04T12:00:00Z">
                <w:rPr>
                  <w:lang w:val="ru-RU"/>
                </w:rPr>
              </w:rPrChange>
            </w:rPr>
            <w:delText>9384</w:delText>
          </w:r>
        </w:del>
      </w:ins>
      <w:ins w:id="587" w:author="Lexer" w:date="2024-09-28T14:11:00Z">
        <w:del w:id="588" w:author="Student" w:date="2024-10-04T11:41:00Z">
          <w:r w:rsidR="00BA0DCB" w:rsidRPr="00821BBB" w:rsidDel="0012204B">
            <w:rPr>
              <w:lang w:val="en-US"/>
            </w:rPr>
            <w:delText>1,</w:delText>
          </w:r>
        </w:del>
      </w:ins>
      <w:ins w:id="589" w:author="Lexer" w:date="2024-09-28T14:12:00Z">
        <w:del w:id="590" w:author="Student" w:date="2024-10-04T11:41:00Z">
          <w:r w:rsidR="00BA0DCB" w:rsidRPr="00821BBB" w:rsidDel="0012204B">
            <w:rPr>
              <w:lang w:val="en-US"/>
            </w:rPr>
            <w:delText>37</w:delText>
          </w:r>
        </w:del>
      </w:ins>
      <w:ins w:id="591" w:author="Lexer" w:date="2024-09-28T18:17:00Z">
        <w:del w:id="592" w:author="Student" w:date="2024-10-04T11:41:00Z">
          <w:r w:rsidR="00960A0D" w:rsidRPr="00821BBB" w:rsidDel="0012204B">
            <w:rPr>
              <w:lang w:val="en-US"/>
              <w:rPrChange w:id="593" w:author="Student" w:date="2024-10-04T12:00:00Z">
                <w:rPr>
                  <w:lang w:val="ru-RU"/>
                </w:rPr>
              </w:rPrChange>
            </w:rPr>
            <w:delText>96</w:delText>
          </w:r>
        </w:del>
      </w:ins>
      <w:ins w:id="594" w:author="Lexer" w:date="2024-09-28T14:12:00Z">
        <w:del w:id="595" w:author="Student" w:date="2024-10-04T11:41:00Z">
          <w:r w:rsidR="00BA0DCB" w:rsidRPr="00821BBB" w:rsidDel="0012204B">
            <w:rPr>
              <w:lang w:val="en-US"/>
            </w:rPr>
            <w:delText xml:space="preserve"> </w:delText>
          </w:r>
        </w:del>
      </w:ins>
    </w:p>
    <w:p w14:paraId="628474E1" w14:textId="692DDD89" w:rsidR="00402D50" w:rsidRPr="00821BBB" w:rsidDel="0012204B" w:rsidRDefault="00402D50" w:rsidP="0012204B">
      <w:pPr>
        <w:ind w:firstLine="0"/>
        <w:rPr>
          <w:ins w:id="596" w:author="Lexer" w:date="2024-09-28T13:30:00Z"/>
          <w:del w:id="597" w:author="Student" w:date="2024-10-04T11:41:00Z"/>
          <w:lang w:val="en-US"/>
          <w:rPrChange w:id="598" w:author="Student" w:date="2024-10-04T12:00:00Z">
            <w:rPr>
              <w:ins w:id="599" w:author="Lexer" w:date="2024-09-28T13:30:00Z"/>
              <w:del w:id="600" w:author="Student" w:date="2024-10-04T11:41:00Z"/>
              <w:lang w:val="ru-RU"/>
            </w:rPr>
          </w:rPrChange>
        </w:rPr>
        <w:pPrChange w:id="601" w:author="Student" w:date="2024-10-04T11:41:00Z">
          <w:pPr>
            <w:ind w:firstLine="0"/>
          </w:pPr>
        </w:pPrChange>
      </w:pPr>
      <w:ins w:id="602" w:author="Lexer" w:date="2024-09-28T13:30:00Z">
        <w:del w:id="603" w:author="Student" w:date="2024-10-04T11:41:00Z">
          <w:r w:rsidRPr="00B07702" w:rsidDel="0012204B">
            <w:rPr>
              <w:b/>
              <w:bCs/>
              <w:lang w:val="ru-RU"/>
            </w:rPr>
            <w:delText>П</w:delText>
          </w:r>
          <w:r w:rsidRPr="00B07702" w:rsidDel="0012204B">
            <w:rPr>
              <w:b/>
              <w:bCs/>
            </w:rPr>
            <w:delText>араметры</w:delText>
          </w:r>
          <w:r w:rsidRPr="00821BBB" w:rsidDel="0012204B">
            <w:rPr>
              <w:b/>
              <w:bCs/>
              <w:lang w:val="en-US"/>
              <w:rPrChange w:id="604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12204B">
            <w:rPr>
              <w:b/>
              <w:bCs/>
            </w:rPr>
            <w:delText>схемы</w:delText>
          </w:r>
          <w:r w:rsidRPr="00821BBB" w:rsidDel="0012204B">
            <w:rPr>
              <w:b/>
              <w:bCs/>
              <w:lang w:val="en-US"/>
              <w:rPrChange w:id="605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12204B">
            <w:rPr>
              <w:b/>
              <w:bCs/>
            </w:rPr>
            <w:delText>замещения</w:delText>
          </w:r>
          <w:r w:rsidRPr="00821BBB" w:rsidDel="0012204B">
            <w:rPr>
              <w:b/>
              <w:bCs/>
              <w:lang w:val="en-US"/>
              <w:rPrChange w:id="606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12204B">
            <w:rPr>
              <w:b/>
              <w:bCs/>
            </w:rPr>
            <w:delText>поперечного</w:delText>
          </w:r>
          <w:r w:rsidRPr="00821BBB" w:rsidDel="0012204B">
            <w:rPr>
              <w:b/>
              <w:bCs/>
              <w:lang w:val="en-US"/>
              <w:rPrChange w:id="607" w:author="Student" w:date="2024-10-04T12:00:00Z">
                <w:rPr>
                  <w:b/>
                  <w:bCs/>
                </w:rPr>
              </w:rPrChange>
            </w:rPr>
            <w:delText xml:space="preserve"> </w:delText>
          </w:r>
          <w:r w:rsidRPr="00B07702" w:rsidDel="0012204B">
            <w:rPr>
              <w:b/>
              <w:bCs/>
            </w:rPr>
            <w:delText>плеча</w:delText>
          </w:r>
          <w:r w:rsidRPr="00821BBB" w:rsidDel="0012204B">
            <w:rPr>
              <w:lang w:val="en-US"/>
              <w:rPrChange w:id="608" w:author="Student" w:date="2024-10-04T12:00:00Z">
                <w:rPr>
                  <w:lang w:val="ru-RU"/>
                </w:rPr>
              </w:rPrChange>
            </w:rPr>
            <w:delText xml:space="preserve">: </w:delText>
          </w:r>
        </w:del>
      </w:ins>
    </w:p>
    <w:p w14:paraId="6C9D1D93" w14:textId="5F5FA3BA" w:rsidR="00402D50" w:rsidRPr="00821BBB" w:rsidDel="0012204B" w:rsidRDefault="00402D50" w:rsidP="0012204B">
      <w:pPr>
        <w:ind w:firstLine="0"/>
        <w:rPr>
          <w:ins w:id="609" w:author="Lexer" w:date="2024-09-28T13:32:00Z"/>
          <w:del w:id="610" w:author="Student" w:date="2024-10-04T11:41:00Z"/>
          <w:lang w:val="en-US"/>
          <w:rPrChange w:id="611" w:author="Student" w:date="2024-10-04T12:00:00Z">
            <w:rPr>
              <w:ins w:id="612" w:author="Lexer" w:date="2024-09-28T13:32:00Z"/>
              <w:del w:id="613" w:author="Student" w:date="2024-10-04T11:41:00Z"/>
            </w:rPr>
          </w:rPrChange>
        </w:rPr>
        <w:pPrChange w:id="614" w:author="Student" w:date="2024-10-04T11:41:00Z">
          <w:pPr>
            <w:ind w:firstLine="0"/>
          </w:pPr>
        </w:pPrChange>
      </w:pPr>
      <w:ins w:id="615" w:author="Lexer" w:date="2024-09-28T13:32:00Z">
        <w:del w:id="616" w:author="Student" w:date="2024-10-04T11:41:00Z">
          <w:r w:rsidRPr="005808EE" w:rsidDel="0012204B">
            <w:rPr>
              <w:position w:val="-30"/>
            </w:rPr>
            <w:object w:dxaOrig="1440" w:dyaOrig="680" w14:anchorId="44046684">
              <v:shape id="_x0000_i1032" type="#_x0000_t75" style="width:98.6pt;height:46.95pt" o:ole="" fillcolor="window">
                <v:imagedata r:id="rId22" o:title=""/>
              </v:shape>
              <o:OLEObject Type="Embed" ProgID="Equation.DSMT4" ShapeID="_x0000_i1032" DrawAspect="Content" ObjectID="_1789550842" r:id="rId23"/>
            </w:object>
          </w:r>
        </w:del>
      </w:ins>
      <w:ins w:id="617" w:author="Lexer" w:date="2024-09-28T13:32:00Z">
        <w:del w:id="618" w:author="Student" w:date="2024-10-04T11:41:00Z">
          <w:r w:rsidRPr="00821BBB" w:rsidDel="0012204B">
            <w:rPr>
              <w:lang w:val="en-US"/>
              <w:rPrChange w:id="619" w:author="Student" w:date="2024-10-04T12:00:00Z">
                <w:rPr>
                  <w:lang w:val="ru-RU"/>
                </w:rPr>
              </w:rPrChange>
            </w:rPr>
            <w:delText xml:space="preserve"> </w:delText>
          </w:r>
        </w:del>
      </w:ins>
      <w:ins w:id="620" w:author="Lexer" w:date="2024-09-28T13:32:00Z">
        <w:del w:id="621" w:author="Student" w:date="2024-10-04T11:41:00Z">
          <w:r w:rsidRPr="005808EE" w:rsidDel="0012204B">
            <w:rPr>
              <w:position w:val="-30"/>
            </w:rPr>
            <w:object w:dxaOrig="940" w:dyaOrig="680" w14:anchorId="259DC2A1">
              <v:shape id="_x0000_i1033" type="#_x0000_t75" style="width:62.6pt;height:46.15pt" o:ole="" fillcolor="window">
                <v:imagedata r:id="rId24" o:title=""/>
              </v:shape>
              <o:OLEObject Type="Embed" ProgID="Equation.DSMT4" ShapeID="_x0000_i1033" DrawAspect="Content" ObjectID="_1789550843" r:id="rId25"/>
            </w:object>
          </w:r>
        </w:del>
      </w:ins>
      <w:ins w:id="622" w:author="Lexer" w:date="2024-09-28T13:32:00Z">
        <w:del w:id="623" w:author="Student" w:date="2024-10-04T11:41:00Z">
          <w:r w:rsidRPr="00821BBB" w:rsidDel="0012204B">
            <w:rPr>
              <w:lang w:val="en-US"/>
              <w:rPrChange w:id="624" w:author="Student" w:date="2024-10-04T12:00:00Z">
                <w:rPr>
                  <w:lang w:val="ru-RU"/>
                </w:rPr>
              </w:rPrChange>
            </w:rPr>
            <w:delText xml:space="preserve"> </w:delText>
          </w:r>
        </w:del>
      </w:ins>
      <w:ins w:id="625" w:author="Lexer" w:date="2024-09-28T13:32:00Z">
        <w:del w:id="626" w:author="Student" w:date="2024-10-04T11:41:00Z">
          <w:r w:rsidRPr="00AB0C2D" w:rsidDel="0012204B">
            <w:rPr>
              <w:position w:val="-12"/>
            </w:rPr>
            <w:object w:dxaOrig="2700" w:dyaOrig="440" w14:anchorId="738057B4">
              <v:shape id="_x0000_i1034" type="#_x0000_t75" style="width:204.25pt;height:32.85pt" o:ole="" fillcolor="window">
                <v:imagedata r:id="rId26" o:title=""/>
              </v:shape>
              <o:OLEObject Type="Embed" ProgID="Equation.DSMT4" ShapeID="_x0000_i1034" DrawAspect="Content" ObjectID="_1789550844" r:id="rId27"/>
            </w:object>
          </w:r>
        </w:del>
      </w:ins>
    </w:p>
    <w:p w14:paraId="71875CCA" w14:textId="1334A855" w:rsidR="00402D50" w:rsidRPr="00821BBB" w:rsidDel="0012204B" w:rsidRDefault="00402D50" w:rsidP="0012204B">
      <w:pPr>
        <w:ind w:firstLine="0"/>
        <w:rPr>
          <w:ins w:id="627" w:author="Lexer" w:date="2024-09-28T13:33:00Z"/>
          <w:del w:id="628" w:author="Student" w:date="2024-10-04T11:41:00Z"/>
          <w:lang w:val="en-US"/>
          <w:rPrChange w:id="629" w:author="Student" w:date="2024-10-04T12:00:00Z">
            <w:rPr>
              <w:ins w:id="630" w:author="Lexer" w:date="2024-09-28T13:33:00Z"/>
              <w:del w:id="631" w:author="Student" w:date="2024-10-04T11:41:00Z"/>
              <w:lang w:val="ru-RU"/>
            </w:rPr>
          </w:rPrChange>
        </w:rPr>
        <w:pPrChange w:id="632" w:author="Student" w:date="2024-10-04T11:41:00Z">
          <w:pPr>
            <w:ind w:firstLine="0"/>
          </w:pPr>
        </w:pPrChange>
      </w:pPr>
      <w:ins w:id="633" w:author="Lexer" w:date="2024-09-28T13:32:00Z">
        <w:del w:id="634" w:author="Student" w:date="2024-10-04T11:41:00Z">
          <w:r w:rsidDel="0012204B">
            <w:rPr>
              <w:lang w:val="en-US"/>
            </w:rPr>
            <w:delText>Z</w:delText>
          </w:r>
          <w:r w:rsidRPr="00821BBB" w:rsidDel="0012204B">
            <w:rPr>
              <w:lang w:val="en-US"/>
            </w:rPr>
            <w:delText>(</w:delText>
          </w:r>
          <w:r w:rsidDel="0012204B">
            <w:rPr>
              <w:lang w:val="en-US"/>
            </w:rPr>
            <w:delText>K</w:delText>
          </w:r>
          <w:r w:rsidRPr="00821BBB" w:rsidDel="0012204B">
            <w:rPr>
              <w:lang w:val="en-US"/>
            </w:rPr>
            <w:delText xml:space="preserve">) = </w:delText>
          </w:r>
          <w:r w:rsidRPr="00821BBB" w:rsidDel="0012204B">
            <w:rPr>
              <w:lang w:val="en-US"/>
              <w:rPrChange w:id="635" w:author="Student" w:date="2024-10-04T12:00:00Z">
                <w:rPr>
                  <w:lang w:val="ru-RU"/>
                </w:rPr>
              </w:rPrChange>
            </w:rPr>
            <w:delText xml:space="preserve">5 </w:delText>
          </w:r>
        </w:del>
      </w:ins>
      <w:ins w:id="636" w:author="Lexer" w:date="2024-09-28T13:39:00Z">
        <w:del w:id="637" w:author="Student" w:date="2024-10-04T11:41:00Z">
          <w:r w:rsidR="008B3AA5" w:rsidRPr="00821BBB" w:rsidDel="0012204B">
            <w:rPr>
              <w:lang w:val="en-US"/>
            </w:rPr>
            <w:delText>/</w:delText>
          </w:r>
        </w:del>
      </w:ins>
      <w:ins w:id="638" w:author="Lexer" w:date="2024-09-28T13:32:00Z">
        <w:del w:id="639" w:author="Student" w:date="2024-10-04T11:41:00Z">
          <w:r w:rsidRPr="00821BBB" w:rsidDel="0012204B">
            <w:rPr>
              <w:lang w:val="en-US"/>
              <w:rPrChange w:id="640" w:author="Student" w:date="2024-10-04T12:00:00Z">
                <w:rPr>
                  <w:lang w:val="ru-RU"/>
                </w:rPr>
              </w:rPrChange>
            </w:rPr>
            <w:delText xml:space="preserve"> </w:delText>
          </w:r>
        </w:del>
      </w:ins>
      <w:ins w:id="641" w:author="Lexer" w:date="2024-09-28T13:33:00Z">
        <w:del w:id="642" w:author="Student" w:date="2024-10-04T11:41:00Z">
          <w:r w:rsidRPr="00821BBB" w:rsidDel="0012204B">
            <w:rPr>
              <w:lang w:val="en-US"/>
              <w:rPrChange w:id="643" w:author="Student" w:date="2024-10-04T12:00:00Z">
                <w:rPr>
                  <w:lang w:val="ru-RU"/>
                </w:rPr>
              </w:rPrChange>
            </w:rPr>
            <w:delText>0,</w:delText>
          </w:r>
          <w:r w:rsidR="00A04790" w:rsidRPr="00821BBB" w:rsidDel="0012204B">
            <w:rPr>
              <w:lang w:val="en-US"/>
              <w:rPrChange w:id="644" w:author="Student" w:date="2024-10-04T12:00:00Z">
                <w:rPr>
                  <w:lang w:val="ru-RU"/>
                </w:rPr>
              </w:rPrChange>
            </w:rPr>
            <w:delText xml:space="preserve">2761 = </w:delText>
          </w:r>
        </w:del>
      </w:ins>
      <w:ins w:id="645" w:author="Lexer" w:date="2024-09-28T13:39:00Z">
        <w:del w:id="646" w:author="Student" w:date="2024-10-04T11:41:00Z">
          <w:r w:rsidR="008B3AA5" w:rsidRPr="00821BBB" w:rsidDel="0012204B">
            <w:rPr>
              <w:lang w:val="en-US"/>
            </w:rPr>
            <w:delText>18,</w:delText>
          </w:r>
        </w:del>
      </w:ins>
      <w:ins w:id="647" w:author="Lexer" w:date="2024-09-28T13:40:00Z">
        <w:del w:id="648" w:author="Student" w:date="2024-10-04T11:41:00Z">
          <w:r w:rsidR="008B3AA5" w:rsidRPr="00821BBB" w:rsidDel="0012204B">
            <w:rPr>
              <w:lang w:val="en-US"/>
            </w:rPr>
            <w:delText xml:space="preserve">1 </w:delText>
          </w:r>
        </w:del>
      </w:ins>
      <w:ins w:id="649" w:author="Lexer" w:date="2024-09-28T13:33:00Z">
        <w:del w:id="650" w:author="Student" w:date="2024-10-04T11:41:00Z">
          <w:r w:rsidR="00A04790" w:rsidDel="0012204B">
            <w:rPr>
              <w:lang w:val="ru-RU"/>
            </w:rPr>
            <w:delText>Ом</w:delText>
          </w:r>
        </w:del>
      </w:ins>
    </w:p>
    <w:p w14:paraId="7D21A81F" w14:textId="5B12BF6D" w:rsidR="00A04790" w:rsidRPr="00821BBB" w:rsidDel="0012204B" w:rsidRDefault="00A04790" w:rsidP="0012204B">
      <w:pPr>
        <w:ind w:firstLine="0"/>
        <w:rPr>
          <w:ins w:id="651" w:author="Lexer" w:date="2024-09-28T13:36:00Z"/>
          <w:del w:id="652" w:author="Student" w:date="2024-10-04T11:41:00Z"/>
          <w:lang w:val="en-US"/>
          <w:rPrChange w:id="653" w:author="Student" w:date="2024-10-04T12:00:00Z">
            <w:rPr>
              <w:ins w:id="654" w:author="Lexer" w:date="2024-09-28T13:36:00Z"/>
              <w:del w:id="655" w:author="Student" w:date="2024-10-04T11:41:00Z"/>
              <w:lang w:val="ru-RU"/>
            </w:rPr>
          </w:rPrChange>
        </w:rPr>
        <w:pPrChange w:id="656" w:author="Student" w:date="2024-10-04T11:41:00Z">
          <w:pPr>
            <w:ind w:firstLine="0"/>
          </w:pPr>
        </w:pPrChange>
      </w:pPr>
      <w:ins w:id="657" w:author="Lexer" w:date="2024-09-28T13:33:00Z">
        <w:del w:id="658" w:author="Student" w:date="2024-10-04T11:41:00Z">
          <w:r w:rsidDel="0012204B">
            <w:rPr>
              <w:lang w:val="en-US"/>
            </w:rPr>
            <w:delText>R</w:delText>
          </w:r>
        </w:del>
      </w:ins>
      <w:ins w:id="659" w:author="Lexer" w:date="2024-09-28T13:34:00Z">
        <w:del w:id="660" w:author="Student" w:date="2024-10-04T11:41:00Z">
          <w:r w:rsidRPr="00821BBB" w:rsidDel="0012204B">
            <w:rPr>
              <w:lang w:val="en-US"/>
            </w:rPr>
            <w:delText>(</w:delText>
          </w:r>
          <w:r w:rsidDel="0012204B">
            <w:rPr>
              <w:lang w:val="en-US"/>
            </w:rPr>
            <w:delText>K</w:delText>
          </w:r>
          <w:r w:rsidRPr="00821BBB" w:rsidDel="0012204B">
            <w:rPr>
              <w:lang w:val="en-US"/>
            </w:rPr>
            <w:delText xml:space="preserve">) = </w:delText>
          </w:r>
        </w:del>
      </w:ins>
      <w:ins w:id="661" w:author="Lexer" w:date="2024-09-28T14:27:00Z">
        <w:del w:id="662" w:author="Student" w:date="2024-10-04T11:41:00Z">
          <w:r w:rsidR="00E43387" w:rsidRPr="00821BBB" w:rsidDel="0012204B">
            <w:rPr>
              <w:lang w:val="en-US"/>
            </w:rPr>
            <w:delText>1,37</w:delText>
          </w:r>
        </w:del>
      </w:ins>
      <w:ins w:id="663" w:author="Lexer" w:date="2024-09-28T18:17:00Z">
        <w:del w:id="664" w:author="Student" w:date="2024-10-04T11:41:00Z">
          <w:r w:rsidR="00960A0D" w:rsidRPr="00821BBB" w:rsidDel="0012204B">
            <w:rPr>
              <w:lang w:val="en-US"/>
              <w:rPrChange w:id="665" w:author="Student" w:date="2024-10-04T12:00:00Z">
                <w:rPr>
                  <w:lang w:val="ru-RU"/>
                </w:rPr>
              </w:rPrChange>
            </w:rPr>
            <w:delText>96</w:delText>
          </w:r>
        </w:del>
      </w:ins>
      <w:ins w:id="666" w:author="Lexer" w:date="2024-09-28T13:34:00Z">
        <w:del w:id="667" w:author="Student" w:date="2024-10-04T11:41:00Z">
          <w:r w:rsidRPr="00821BBB" w:rsidDel="0012204B">
            <w:rPr>
              <w:lang w:val="en-US"/>
              <w:rPrChange w:id="668" w:author="Student" w:date="2024-10-04T12:00:00Z">
                <w:rPr>
                  <w:lang w:val="ru-RU"/>
                </w:rPr>
              </w:rPrChange>
            </w:rPr>
            <w:delText xml:space="preserve"> /</w:delText>
          </w:r>
        </w:del>
      </w:ins>
      <w:ins w:id="669" w:author="Lexer" w:date="2024-09-28T13:35:00Z">
        <w:del w:id="670" w:author="Student" w:date="2024-10-04T11:41:00Z">
          <w:r w:rsidRPr="00821BBB" w:rsidDel="0012204B">
            <w:rPr>
              <w:lang w:val="en-US"/>
              <w:rPrChange w:id="671" w:author="Student" w:date="2024-10-04T12:00:00Z">
                <w:rPr>
                  <w:lang w:val="ru-RU"/>
                </w:rPr>
              </w:rPrChange>
            </w:rPr>
            <w:delText xml:space="preserve"> 0,2761</w:delText>
          </w:r>
        </w:del>
      </w:ins>
      <w:ins w:id="672" w:author="Lexer" w:date="2024-09-28T13:36:00Z">
        <w:del w:id="673" w:author="Student" w:date="2024-10-04T11:41:00Z">
          <w:r w:rsidRPr="00821BBB" w:rsidDel="0012204B">
            <w:rPr>
              <w:lang w:val="en-US"/>
            </w:rPr>
            <w:delText>^2</w:delText>
          </w:r>
          <w:r w:rsidRPr="00821BBB" w:rsidDel="0012204B">
            <w:rPr>
              <w:lang w:val="en-US"/>
              <w:rPrChange w:id="674" w:author="Student" w:date="2024-10-04T12:00:00Z">
                <w:rPr>
                  <w:lang w:val="ru-RU"/>
                </w:rPr>
              </w:rPrChange>
            </w:rPr>
            <w:delText xml:space="preserve"> = </w:delText>
          </w:r>
        </w:del>
      </w:ins>
      <w:ins w:id="675" w:author="Lexer" w:date="2024-09-28T18:17:00Z">
        <w:del w:id="676" w:author="Student" w:date="2024-10-04T11:41:00Z">
          <w:r w:rsidR="00960A0D" w:rsidRPr="00821BBB" w:rsidDel="0012204B">
            <w:rPr>
              <w:lang w:val="en-US"/>
              <w:rPrChange w:id="677" w:author="Student" w:date="2024-10-04T12:00:00Z">
                <w:rPr>
                  <w:lang w:val="ru-RU"/>
                </w:rPr>
              </w:rPrChange>
            </w:rPr>
            <w:delText>18,097</w:delText>
          </w:r>
        </w:del>
      </w:ins>
      <w:ins w:id="678" w:author="Lexer" w:date="2024-09-28T13:36:00Z">
        <w:del w:id="679" w:author="Student" w:date="2024-10-04T11:41:00Z">
          <w:r w:rsidRPr="00821BBB" w:rsidDel="0012204B">
            <w:rPr>
              <w:lang w:val="en-US"/>
              <w:rPrChange w:id="680" w:author="Student" w:date="2024-10-04T12:00:00Z">
                <w:rPr>
                  <w:lang w:val="ru-RU"/>
                </w:rPr>
              </w:rPrChange>
            </w:rPr>
            <w:delText xml:space="preserve"> </w:delText>
          </w:r>
          <w:r w:rsidDel="0012204B">
            <w:rPr>
              <w:lang w:val="ru-RU"/>
            </w:rPr>
            <w:delText>Ом</w:delText>
          </w:r>
        </w:del>
      </w:ins>
    </w:p>
    <w:p w14:paraId="6266C303" w14:textId="12D4A199" w:rsidR="00A04790" w:rsidRPr="00821BBB" w:rsidDel="0012204B" w:rsidRDefault="00A04790" w:rsidP="0012204B">
      <w:pPr>
        <w:ind w:firstLine="0"/>
        <w:rPr>
          <w:ins w:id="681" w:author="Lexer" w:date="2024-09-28T13:41:00Z"/>
          <w:del w:id="682" w:author="Student" w:date="2024-10-04T11:41:00Z"/>
          <w:lang w:val="en-US"/>
          <w:rPrChange w:id="683" w:author="Student" w:date="2024-10-04T12:00:00Z">
            <w:rPr>
              <w:ins w:id="684" w:author="Lexer" w:date="2024-09-28T13:41:00Z"/>
              <w:del w:id="685" w:author="Student" w:date="2024-10-04T11:41:00Z"/>
              <w:lang w:val="ru-RU"/>
            </w:rPr>
          </w:rPrChange>
        </w:rPr>
        <w:pPrChange w:id="686" w:author="Student" w:date="2024-10-04T11:41:00Z">
          <w:pPr>
            <w:ind w:firstLine="0"/>
          </w:pPr>
        </w:pPrChange>
      </w:pPr>
      <w:ins w:id="687" w:author="Lexer" w:date="2024-09-28T13:36:00Z">
        <w:del w:id="688" w:author="Student" w:date="2024-10-04T11:41:00Z">
          <w:r w:rsidDel="0012204B">
            <w:rPr>
              <w:lang w:val="en-US"/>
            </w:rPr>
            <w:delText>x</w:delText>
          </w:r>
          <w:r w:rsidRPr="00821BBB" w:rsidDel="0012204B">
            <w:rPr>
              <w:lang w:val="en-US"/>
            </w:rPr>
            <w:delText>(</w:delText>
          </w:r>
          <w:r w:rsidDel="0012204B">
            <w:rPr>
              <w:lang w:val="en-US"/>
            </w:rPr>
            <w:delText>K</w:delText>
          </w:r>
          <w:r w:rsidRPr="00821BBB" w:rsidDel="0012204B">
            <w:rPr>
              <w:lang w:val="en-US"/>
            </w:rPr>
            <w:delText>)</w:delText>
          </w:r>
        </w:del>
      </w:ins>
      <w:ins w:id="689" w:author="Lexer" w:date="2024-09-28T13:37:00Z">
        <w:del w:id="690" w:author="Student" w:date="2024-10-04T11:41:00Z">
          <w:r w:rsidRPr="00821BBB" w:rsidDel="0012204B">
            <w:rPr>
              <w:lang w:val="en-US"/>
            </w:rPr>
            <w:delText xml:space="preserve"> = </w:delText>
          </w:r>
          <w:r w:rsidDel="0012204B">
            <w:rPr>
              <w:lang w:val="en-US"/>
            </w:rPr>
            <w:delText>sqrt</w:delText>
          </w:r>
          <w:r w:rsidRPr="00821BBB" w:rsidDel="0012204B">
            <w:rPr>
              <w:lang w:val="en-US"/>
            </w:rPr>
            <w:delText>(1</w:delText>
          </w:r>
        </w:del>
      </w:ins>
      <w:ins w:id="691" w:author="Lexer" w:date="2024-09-28T13:40:00Z">
        <w:del w:id="692" w:author="Student" w:date="2024-10-04T11:41:00Z">
          <w:r w:rsidR="008B3AA5" w:rsidRPr="00821BBB" w:rsidDel="0012204B">
            <w:rPr>
              <w:lang w:val="en-US"/>
            </w:rPr>
            <w:delText>8,1</w:delText>
          </w:r>
        </w:del>
      </w:ins>
      <w:ins w:id="693" w:author="Lexer" w:date="2024-09-28T13:37:00Z">
        <w:del w:id="694" w:author="Student" w:date="2024-10-04T11:41:00Z">
          <w:r w:rsidRPr="00821BBB" w:rsidDel="0012204B">
            <w:rPr>
              <w:lang w:val="en-US"/>
            </w:rPr>
            <w:delText>^2 –</w:delText>
          </w:r>
        </w:del>
      </w:ins>
      <w:ins w:id="695" w:author="Lexer" w:date="2024-09-28T18:17:00Z">
        <w:del w:id="696" w:author="Student" w:date="2024-10-04T11:41:00Z">
          <w:r w:rsidR="00960A0D" w:rsidRPr="00821BBB" w:rsidDel="0012204B">
            <w:rPr>
              <w:lang w:val="en-US"/>
              <w:rPrChange w:id="697" w:author="Student" w:date="2024-10-04T12:00:00Z">
                <w:rPr>
                  <w:lang w:val="ru-RU"/>
                </w:rPr>
              </w:rPrChange>
            </w:rPr>
            <w:delText>18,097</w:delText>
          </w:r>
        </w:del>
      </w:ins>
      <w:ins w:id="698" w:author="Lexer" w:date="2024-09-28T14:28:00Z">
        <w:del w:id="699" w:author="Student" w:date="2024-10-04T11:41:00Z">
          <w:r w:rsidR="00E43387" w:rsidRPr="00821BBB" w:rsidDel="0012204B">
            <w:rPr>
              <w:lang w:val="en-US"/>
            </w:rPr>
            <w:delText>^</w:delText>
          </w:r>
        </w:del>
      </w:ins>
      <w:ins w:id="700" w:author="Lexer" w:date="2024-09-28T13:37:00Z">
        <w:del w:id="701" w:author="Student" w:date="2024-10-04T11:41:00Z">
          <w:r w:rsidRPr="00821BBB" w:rsidDel="0012204B">
            <w:rPr>
              <w:lang w:val="en-US"/>
            </w:rPr>
            <w:delText xml:space="preserve">2) = </w:delText>
          </w:r>
        </w:del>
      </w:ins>
      <w:ins w:id="702" w:author="Lexer" w:date="2024-09-28T18:17:00Z">
        <w:del w:id="703" w:author="Student" w:date="2024-10-04T11:41:00Z">
          <w:r w:rsidR="00960A0D" w:rsidRPr="00821BBB" w:rsidDel="0012204B">
            <w:rPr>
              <w:lang w:val="en-US"/>
              <w:rPrChange w:id="704" w:author="Student" w:date="2024-10-04T12:00:00Z">
                <w:rPr>
                  <w:lang w:val="ru-RU"/>
                </w:rPr>
              </w:rPrChange>
            </w:rPr>
            <w:delText>0,6</w:delText>
          </w:r>
        </w:del>
      </w:ins>
      <w:ins w:id="705" w:author="Lexer" w:date="2024-09-28T18:18:00Z">
        <w:del w:id="706" w:author="Student" w:date="2024-10-04T11:41:00Z">
          <w:r w:rsidR="00960A0D" w:rsidRPr="00821BBB" w:rsidDel="0012204B">
            <w:rPr>
              <w:lang w:val="en-US"/>
              <w:rPrChange w:id="707" w:author="Student" w:date="2024-10-04T12:00:00Z">
                <w:rPr>
                  <w:lang w:val="ru-RU"/>
                </w:rPr>
              </w:rPrChange>
            </w:rPr>
            <w:delText xml:space="preserve">53 </w:delText>
          </w:r>
        </w:del>
      </w:ins>
    </w:p>
    <w:p w14:paraId="72583501" w14:textId="1B524259" w:rsidR="001C1DE0" w:rsidRPr="00821BBB" w:rsidDel="0012204B" w:rsidRDefault="008B3AA5" w:rsidP="0012204B">
      <w:pPr>
        <w:ind w:firstLine="0"/>
        <w:rPr>
          <w:ins w:id="708" w:author="Lexer" w:date="2024-09-28T13:41:00Z"/>
          <w:del w:id="709" w:author="Student" w:date="2024-10-04T11:41:00Z"/>
          <w:color w:val="000000"/>
          <w:lang w:val="en-US"/>
          <w:rPrChange w:id="710" w:author="Student" w:date="2024-10-04T12:00:00Z">
            <w:rPr>
              <w:ins w:id="711" w:author="Lexer" w:date="2024-09-28T13:41:00Z"/>
              <w:del w:id="712" w:author="Student" w:date="2024-10-04T11:41:00Z"/>
              <w:color w:val="000000"/>
            </w:rPr>
          </w:rPrChange>
        </w:rPr>
        <w:pPrChange w:id="713" w:author="Student" w:date="2024-10-04T11:41:00Z">
          <w:pPr>
            <w:ind w:firstLine="0"/>
          </w:pPr>
        </w:pPrChange>
      </w:pPr>
      <w:ins w:id="714" w:author="Lexer" w:date="2024-09-28T13:41:00Z">
        <w:del w:id="715" w:author="Student" w:date="2024-10-04T11:41:00Z">
          <w:r w:rsidDel="0012204B">
            <w:rPr>
              <w:color w:val="000000"/>
              <w:lang w:val="ru-RU"/>
            </w:rPr>
            <w:delText>З</w:delText>
          </w:r>
          <w:r w:rsidRPr="008B3AA5" w:rsidDel="0012204B">
            <w:rPr>
              <w:color w:val="000000"/>
            </w:rPr>
            <w:delText>начение</w:delText>
          </w:r>
          <w:r w:rsidRPr="00821BBB" w:rsidDel="0012204B">
            <w:rPr>
              <w:color w:val="000000"/>
              <w:lang w:val="en-US"/>
              <w:rPrChange w:id="716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12204B">
            <w:rPr>
              <w:color w:val="000000"/>
            </w:rPr>
            <w:delText>процентного</w:delText>
          </w:r>
          <w:r w:rsidRPr="00821BBB" w:rsidDel="0012204B">
            <w:rPr>
              <w:color w:val="000000"/>
              <w:lang w:val="en-US"/>
              <w:rPrChange w:id="717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12204B">
            <w:rPr>
              <w:color w:val="000000"/>
            </w:rPr>
            <w:delText>соотношения</w:delText>
          </w:r>
          <w:r w:rsidRPr="00821BBB" w:rsidDel="0012204B">
            <w:rPr>
              <w:color w:val="000000"/>
              <w:lang w:val="en-US"/>
              <w:rPrChange w:id="718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12204B">
            <w:rPr>
              <w:color w:val="000000"/>
            </w:rPr>
            <w:delText>тока</w:delText>
          </w:r>
          <w:r w:rsidRPr="00821BBB" w:rsidDel="0012204B">
            <w:rPr>
              <w:color w:val="000000"/>
              <w:lang w:val="en-US"/>
              <w:rPrChange w:id="719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12204B">
            <w:rPr>
              <w:color w:val="000000"/>
            </w:rPr>
            <w:delText>ХХ</w:delText>
          </w:r>
          <w:r w:rsidRPr="00821BBB" w:rsidDel="0012204B">
            <w:rPr>
              <w:color w:val="000000"/>
              <w:lang w:val="en-US"/>
              <w:rPrChange w:id="720" w:author="Student" w:date="2024-10-04T12:00:00Z">
                <w:rPr>
                  <w:color w:val="000000"/>
                </w:rPr>
              </w:rPrChange>
            </w:rPr>
            <w:delText xml:space="preserve"> (I</w:delText>
          </w:r>
          <w:r w:rsidRPr="00821BBB" w:rsidDel="0012204B">
            <w:rPr>
              <w:color w:val="000000"/>
              <w:sz w:val="18"/>
              <w:szCs w:val="18"/>
              <w:lang w:val="en-US"/>
              <w:rPrChange w:id="721" w:author="Student" w:date="2024-10-04T12:00:00Z">
                <w:rPr>
                  <w:color w:val="000000"/>
                  <w:sz w:val="18"/>
                  <w:szCs w:val="18"/>
                </w:rPr>
              </w:rPrChange>
            </w:rPr>
            <w:delText>01</w:delText>
          </w:r>
          <w:r w:rsidRPr="00821BBB" w:rsidDel="0012204B">
            <w:rPr>
              <w:color w:val="000000"/>
              <w:lang w:val="en-US"/>
              <w:rPrChange w:id="722" w:author="Student" w:date="2024-10-04T12:00:00Z">
                <w:rPr>
                  <w:color w:val="000000"/>
                </w:rPr>
              </w:rPrChange>
            </w:rPr>
            <w:delText xml:space="preserve">) </w:delText>
          </w:r>
          <w:r w:rsidRPr="008B3AA5" w:rsidDel="0012204B">
            <w:rPr>
              <w:color w:val="000000"/>
            </w:rPr>
            <w:delText>к</w:delText>
          </w:r>
          <w:r w:rsidRPr="00821BBB" w:rsidDel="0012204B">
            <w:rPr>
              <w:color w:val="000000"/>
              <w:lang w:val="en-US"/>
              <w:rPrChange w:id="723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12204B">
            <w:rPr>
              <w:color w:val="000000"/>
            </w:rPr>
            <w:delText>номинальному</w:delText>
          </w:r>
          <w:r w:rsidRPr="00821BBB" w:rsidDel="0012204B">
            <w:rPr>
              <w:color w:val="000000"/>
              <w:lang w:val="en-US"/>
              <w:rPrChange w:id="724" w:author="Student" w:date="2024-10-04T12:00:00Z">
                <w:rPr>
                  <w:color w:val="000000"/>
                </w:rPr>
              </w:rPrChange>
            </w:rPr>
            <w:br/>
          </w:r>
          <w:r w:rsidRPr="008B3AA5" w:rsidDel="0012204B">
            <w:rPr>
              <w:color w:val="000000"/>
            </w:rPr>
            <w:delText>току</w:delText>
          </w:r>
          <w:r w:rsidRPr="00821BBB" w:rsidDel="0012204B">
            <w:rPr>
              <w:color w:val="000000"/>
              <w:lang w:val="en-US"/>
              <w:rPrChange w:id="725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12204B">
            <w:rPr>
              <w:color w:val="000000"/>
            </w:rPr>
            <w:delText>первичной</w:delText>
          </w:r>
          <w:r w:rsidRPr="00821BBB" w:rsidDel="0012204B">
            <w:rPr>
              <w:color w:val="000000"/>
              <w:lang w:val="en-US"/>
              <w:rPrChange w:id="726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8B3AA5" w:rsidDel="0012204B">
            <w:rPr>
              <w:color w:val="000000"/>
            </w:rPr>
            <w:delText>цепи</w:delText>
          </w:r>
          <w:r w:rsidRPr="00821BBB" w:rsidDel="0012204B">
            <w:rPr>
              <w:color w:val="000000"/>
              <w:lang w:val="en-US"/>
              <w:rPrChange w:id="727" w:author="Student" w:date="2024-10-04T12:00:00Z">
                <w:rPr>
                  <w:color w:val="000000"/>
                </w:rPr>
              </w:rPrChange>
            </w:rPr>
            <w:delText xml:space="preserve"> I</w:delText>
          </w:r>
          <w:r w:rsidRPr="00821BBB" w:rsidDel="0012204B">
            <w:rPr>
              <w:color w:val="000000"/>
              <w:sz w:val="18"/>
              <w:szCs w:val="18"/>
              <w:lang w:val="en-US"/>
              <w:rPrChange w:id="728" w:author="Student" w:date="2024-10-04T12:00:00Z">
                <w:rPr>
                  <w:color w:val="000000"/>
                  <w:sz w:val="18"/>
                  <w:szCs w:val="18"/>
                </w:rPr>
              </w:rPrChange>
            </w:rPr>
            <w:delText>1K</w:delText>
          </w:r>
          <w:r w:rsidRPr="00821BBB" w:rsidDel="0012204B">
            <w:rPr>
              <w:color w:val="000000"/>
              <w:lang w:val="en-US"/>
              <w:rPrChange w:id="729" w:author="Student" w:date="2024-10-04T12:00:00Z">
                <w:rPr>
                  <w:color w:val="000000"/>
                </w:rPr>
              </w:rPrChange>
            </w:rPr>
            <w:delText>:</w:delText>
          </w:r>
        </w:del>
      </w:ins>
    </w:p>
    <w:p w14:paraId="5ED22793" w14:textId="76C7748C" w:rsidR="008B3AA5" w:rsidRPr="00821BBB" w:rsidDel="0012204B" w:rsidRDefault="008B3AA5" w:rsidP="0012204B">
      <w:pPr>
        <w:ind w:firstLine="0"/>
        <w:rPr>
          <w:ins w:id="730" w:author="Lexer" w:date="2024-09-28T13:41:00Z"/>
          <w:del w:id="731" w:author="Student" w:date="2024-10-04T11:41:00Z"/>
          <w:lang w:val="en-US"/>
          <w:rPrChange w:id="732" w:author="Student" w:date="2024-10-04T12:00:00Z">
            <w:rPr>
              <w:ins w:id="733" w:author="Lexer" w:date="2024-09-28T13:41:00Z"/>
              <w:del w:id="734" w:author="Student" w:date="2024-10-04T11:41:00Z"/>
            </w:rPr>
          </w:rPrChange>
        </w:rPr>
        <w:pPrChange w:id="735" w:author="Student" w:date="2024-10-04T11:41:00Z">
          <w:pPr>
            <w:ind w:firstLine="0"/>
          </w:pPr>
        </w:pPrChange>
      </w:pPr>
      <w:ins w:id="736" w:author="Lexer" w:date="2024-09-28T13:41:00Z">
        <w:del w:id="737" w:author="Student" w:date="2024-10-04T11:41:00Z">
          <w:r w:rsidRPr="005808EE" w:rsidDel="0012204B">
            <w:rPr>
              <w:position w:val="-30"/>
            </w:rPr>
            <w:object w:dxaOrig="2540" w:dyaOrig="680" w14:anchorId="42EE1212">
              <v:shape id="_x0000_i1035" type="#_x0000_t75" style="width:169.85pt;height:45.4pt" o:ole="" fillcolor="window">
                <v:imagedata r:id="rId28" o:title=""/>
              </v:shape>
              <o:OLEObject Type="Embed" ProgID="Equation.DSMT4" ShapeID="_x0000_i1035" DrawAspect="Content" ObjectID="_1789550845" r:id="rId29"/>
            </w:object>
          </w:r>
        </w:del>
      </w:ins>
    </w:p>
    <w:p w14:paraId="2AED58F4" w14:textId="781B3940" w:rsidR="002F7309" w:rsidRPr="00821BBB" w:rsidDel="0012204B" w:rsidRDefault="008B3AA5" w:rsidP="0012204B">
      <w:pPr>
        <w:ind w:firstLine="0"/>
        <w:rPr>
          <w:ins w:id="738" w:author="Lexer" w:date="2024-09-28T15:41:00Z"/>
          <w:del w:id="739" w:author="Student" w:date="2024-10-04T11:41:00Z"/>
          <w:b/>
          <w:bCs/>
          <w:color w:val="000000"/>
          <w:lang w:val="en-US"/>
          <w:rPrChange w:id="740" w:author="Student" w:date="2024-10-04T12:00:00Z">
            <w:rPr>
              <w:ins w:id="741" w:author="Lexer" w:date="2024-09-28T15:41:00Z"/>
              <w:del w:id="742" w:author="Student" w:date="2024-10-04T11:41:00Z"/>
              <w:b/>
              <w:bCs/>
              <w:color w:val="000000"/>
              <w:lang w:val="ru-RU"/>
            </w:rPr>
          </w:rPrChange>
        </w:rPr>
        <w:pPrChange w:id="743" w:author="Student" w:date="2024-10-04T11:41:00Z">
          <w:pPr>
            <w:ind w:firstLine="0"/>
          </w:pPr>
        </w:pPrChange>
      </w:pPr>
      <w:ins w:id="744" w:author="Lexer" w:date="2024-09-28T13:41:00Z">
        <w:del w:id="745" w:author="Student" w:date="2024-10-04T11:41:00Z">
          <w:r w:rsidDel="0012204B">
            <w:rPr>
              <w:lang w:val="en-US"/>
            </w:rPr>
            <w:delText>i</w:delText>
          </w:r>
          <w:r w:rsidRPr="00821BBB" w:rsidDel="0012204B">
            <w:rPr>
              <w:lang w:val="en-US"/>
            </w:rPr>
            <w:delText>(01)</w:delText>
          </w:r>
        </w:del>
      </w:ins>
      <w:ins w:id="746" w:author="Lexer" w:date="2024-09-28T13:42:00Z">
        <w:del w:id="747" w:author="Student" w:date="2024-10-04T11:41:00Z">
          <w:r w:rsidRPr="00821BBB" w:rsidDel="0012204B">
            <w:rPr>
              <w:lang w:val="en-US"/>
            </w:rPr>
            <w:delText xml:space="preserve"> = 196</w:delText>
          </w:r>
        </w:del>
      </w:ins>
      <w:ins w:id="748" w:author="Lexer" w:date="2024-09-28T13:47:00Z">
        <w:del w:id="749" w:author="Student" w:date="2024-10-04T11:41:00Z">
          <w:r w:rsidR="00C2677B" w:rsidRPr="00821BBB" w:rsidDel="0012204B">
            <w:rPr>
              <w:lang w:val="en-US"/>
            </w:rPr>
            <w:delText>,</w:delText>
          </w:r>
        </w:del>
      </w:ins>
      <w:ins w:id="750" w:author="Lexer" w:date="2024-09-28T13:42:00Z">
        <w:del w:id="751" w:author="Student" w:date="2024-10-04T11:41:00Z">
          <w:r w:rsidRPr="00821BBB" w:rsidDel="0012204B">
            <w:rPr>
              <w:lang w:val="en-US"/>
            </w:rPr>
            <w:delText xml:space="preserve">3 / </w:delText>
          </w:r>
        </w:del>
      </w:ins>
      <w:ins w:id="752" w:author="Lexer" w:date="2024-09-28T13:44:00Z">
        <w:del w:id="753" w:author="Student" w:date="2024-10-04T11:41:00Z">
          <w:r w:rsidR="00C2677B" w:rsidRPr="00821BBB" w:rsidDel="0012204B">
            <w:rPr>
              <w:lang w:val="en-US"/>
            </w:rPr>
            <w:delText>276</w:delText>
          </w:r>
        </w:del>
      </w:ins>
      <w:ins w:id="754" w:author="Lexer" w:date="2024-09-28T13:48:00Z">
        <w:del w:id="755" w:author="Student" w:date="2024-10-04T11:41:00Z">
          <w:r w:rsidR="00C2677B" w:rsidRPr="00821BBB" w:rsidDel="0012204B">
            <w:rPr>
              <w:lang w:val="en-US"/>
            </w:rPr>
            <w:delText>,</w:delText>
          </w:r>
        </w:del>
      </w:ins>
      <w:ins w:id="756" w:author="Lexer" w:date="2024-09-28T13:44:00Z">
        <w:del w:id="757" w:author="Student" w:date="2024-10-04T11:41:00Z">
          <w:r w:rsidR="00C2677B" w:rsidRPr="00821BBB" w:rsidDel="0012204B">
            <w:rPr>
              <w:lang w:val="en-US"/>
            </w:rPr>
            <w:delText xml:space="preserve">1 * 100% = </w:delText>
          </w:r>
        </w:del>
      </w:ins>
      <w:ins w:id="758" w:author="Lexer" w:date="2024-09-28T13:53:00Z">
        <w:del w:id="759" w:author="Student" w:date="2024-10-04T11:41:00Z">
          <w:r w:rsidR="00BE7E64" w:rsidRPr="00821BBB" w:rsidDel="0012204B">
            <w:rPr>
              <w:lang w:val="en-US"/>
            </w:rPr>
            <w:delText xml:space="preserve">0,71 * 100% = </w:delText>
          </w:r>
        </w:del>
      </w:ins>
      <w:ins w:id="760" w:author="Lexer" w:date="2024-09-28T18:28:00Z">
        <w:del w:id="761" w:author="Student" w:date="2024-10-04T11:41:00Z">
          <w:r w:rsidR="00826BB0" w:rsidRPr="00821BBB" w:rsidDel="0012204B">
            <w:rPr>
              <w:lang w:val="en-US"/>
              <w:rPrChange w:id="762" w:author="Student" w:date="2024-10-04T12:00:00Z">
                <w:rPr>
                  <w:lang w:val="ru-RU"/>
                </w:rPr>
              </w:rPrChange>
            </w:rPr>
            <w:delText>71%</w:delText>
          </w:r>
        </w:del>
      </w:ins>
      <w:ins w:id="763" w:author="Lexer" w:date="2024-09-28T15:42:00Z">
        <w:del w:id="764" w:author="Student" w:date="2024-10-04T11:41:00Z">
          <w:r w:rsidR="004C30E4" w:rsidRPr="00821BBB" w:rsidDel="0012204B">
            <w:rPr>
              <w:szCs w:val="20"/>
              <w:lang w:val="en-US"/>
              <w:rPrChange w:id="765" w:author="Student" w:date="2024-10-04T12:00:00Z">
                <w:rPr>
                  <w:szCs w:val="20"/>
                  <w:lang w:val="ru-RU"/>
                </w:rPr>
              </w:rPrChange>
            </w:rPr>
            <w:delText>246,1</w:delText>
          </w:r>
        </w:del>
      </w:ins>
      <w:ins w:id="766" w:author="Lexer" w:date="2024-09-28T15:45:00Z">
        <w:del w:id="767" w:author="Student" w:date="2024-10-04T11:41:00Z">
          <w:r w:rsidR="004C30E4" w:rsidRPr="00821BBB" w:rsidDel="0012204B">
            <w:rPr>
              <w:szCs w:val="20"/>
              <w:lang w:val="en-US"/>
              <w:rPrChange w:id="768" w:author="Student" w:date="2024-10-04T12:00:00Z">
                <w:rPr>
                  <w:szCs w:val="20"/>
                  <w:lang w:val="ru-RU"/>
                </w:rPr>
              </w:rPrChange>
            </w:rPr>
            <w:delText>278,2</w:delText>
          </w:r>
        </w:del>
      </w:ins>
      <w:ins w:id="769" w:author="Lexer" w:date="2024-09-28T15:50:00Z">
        <w:del w:id="770" w:author="Student" w:date="2024-10-04T11:41:00Z">
          <w:r w:rsidR="0008363D" w:rsidRPr="00821BBB" w:rsidDel="0012204B">
            <w:rPr>
              <w:szCs w:val="20"/>
              <w:lang w:val="en-US"/>
              <w:rPrChange w:id="771" w:author="Student" w:date="2024-10-04T12:00:00Z">
                <w:rPr>
                  <w:szCs w:val="20"/>
                  <w:lang w:val="ru-RU"/>
                </w:rPr>
              </w:rPrChange>
            </w:rPr>
            <w:delText>351,8</w:delText>
          </w:r>
        </w:del>
      </w:ins>
      <w:ins w:id="772" w:author="Lexer" w:date="2024-09-28T15:52:00Z">
        <w:del w:id="773" w:author="Student" w:date="2024-10-04T11:41:00Z">
          <w:r w:rsidR="002F3DEB" w:rsidRPr="00821BBB" w:rsidDel="0012204B">
            <w:rPr>
              <w:szCs w:val="20"/>
              <w:lang w:val="en-US"/>
              <w:rPrChange w:id="774" w:author="Student" w:date="2024-10-04T12:00:00Z">
                <w:rPr>
                  <w:szCs w:val="20"/>
                  <w:lang w:val="ru-RU"/>
                </w:rPr>
              </w:rPrChange>
            </w:rPr>
            <w:delText>591,1</w:delText>
          </w:r>
        </w:del>
      </w:ins>
      <w:ins w:id="775" w:author="Lexer" w:date="2024-09-28T15:56:00Z">
        <w:del w:id="776" w:author="Student" w:date="2024-10-04T11:41:00Z">
          <w:r w:rsidR="002F3DEB" w:rsidRPr="00821BBB" w:rsidDel="0012204B">
            <w:rPr>
              <w:szCs w:val="20"/>
              <w:lang w:val="en-US"/>
              <w:rPrChange w:id="777" w:author="Student" w:date="2024-10-04T12:00:00Z">
                <w:rPr>
                  <w:szCs w:val="20"/>
                  <w:lang w:val="ru-RU"/>
                </w:rPr>
              </w:rPrChange>
            </w:rPr>
            <w:delText>1034</w:delText>
          </w:r>
        </w:del>
      </w:ins>
      <w:ins w:id="778" w:author="Lexer" w:date="2024-09-28T15:42:00Z">
        <w:del w:id="779" w:author="Student" w:date="2024-10-04T11:41:00Z">
          <w:r w:rsidR="004C30E4" w:rsidRPr="00821BBB" w:rsidDel="0012204B">
            <w:rPr>
              <w:szCs w:val="20"/>
              <w:lang w:val="en-US"/>
              <w:rPrChange w:id="780" w:author="Student" w:date="2024-10-04T12:00:00Z">
                <w:rPr>
                  <w:szCs w:val="20"/>
                  <w:lang w:val="ru-RU"/>
                </w:rPr>
              </w:rPrChange>
            </w:rPr>
            <w:delText>304,6</w:delText>
          </w:r>
        </w:del>
      </w:ins>
      <w:ins w:id="781" w:author="Lexer" w:date="2024-09-28T15:45:00Z">
        <w:del w:id="782" w:author="Student" w:date="2024-10-04T11:41:00Z">
          <w:r w:rsidR="004C30E4" w:rsidRPr="00821BBB" w:rsidDel="0012204B">
            <w:rPr>
              <w:szCs w:val="20"/>
              <w:lang w:val="en-US"/>
              <w:rPrChange w:id="783" w:author="Student" w:date="2024-10-04T12:00:00Z">
                <w:rPr>
                  <w:szCs w:val="20"/>
                  <w:lang w:val="ru-RU"/>
                </w:rPr>
              </w:rPrChange>
            </w:rPr>
            <w:delText>402,2</w:delText>
          </w:r>
        </w:del>
      </w:ins>
      <w:ins w:id="784" w:author="Lexer" w:date="2024-09-28T15:50:00Z">
        <w:del w:id="785" w:author="Student" w:date="2024-10-04T11:41:00Z">
          <w:r w:rsidR="0008363D" w:rsidRPr="00821BBB" w:rsidDel="0012204B">
            <w:rPr>
              <w:szCs w:val="20"/>
              <w:lang w:val="en-US"/>
              <w:rPrChange w:id="786" w:author="Student" w:date="2024-10-04T12:00:00Z">
                <w:rPr>
                  <w:szCs w:val="20"/>
                  <w:lang w:val="ru-RU"/>
                </w:rPr>
              </w:rPrChange>
            </w:rPr>
            <w:delText>592,3</w:delText>
          </w:r>
        </w:del>
      </w:ins>
      <w:ins w:id="787" w:author="Lexer" w:date="2024-09-28T15:53:00Z">
        <w:del w:id="788" w:author="Student" w:date="2024-10-04T11:41:00Z">
          <w:r w:rsidR="002F3DEB" w:rsidRPr="00821BBB" w:rsidDel="0012204B">
            <w:rPr>
              <w:szCs w:val="20"/>
              <w:lang w:val="en-US"/>
              <w:rPrChange w:id="789" w:author="Student" w:date="2024-10-04T12:00:00Z">
                <w:rPr>
                  <w:szCs w:val="20"/>
                  <w:lang w:val="ru-RU"/>
                </w:rPr>
              </w:rPrChange>
            </w:rPr>
            <w:delText>1123</w:delText>
          </w:r>
        </w:del>
      </w:ins>
      <w:ins w:id="790" w:author="Lexer" w:date="2024-09-28T15:56:00Z">
        <w:del w:id="791" w:author="Student" w:date="2024-10-04T11:41:00Z">
          <w:r w:rsidR="002F3DEB" w:rsidRPr="00821BBB" w:rsidDel="0012204B">
            <w:rPr>
              <w:szCs w:val="20"/>
              <w:lang w:val="en-US"/>
              <w:rPrChange w:id="792" w:author="Student" w:date="2024-10-04T12:00:00Z">
                <w:rPr>
                  <w:szCs w:val="20"/>
                  <w:lang w:val="ru-RU"/>
                </w:rPr>
              </w:rPrChange>
            </w:rPr>
            <w:delText>2038</w:delText>
          </w:r>
        </w:del>
      </w:ins>
      <w:ins w:id="793" w:author="Lexer" w:date="2024-09-28T15:42:00Z">
        <w:del w:id="794" w:author="Student" w:date="2024-10-04T11:41:00Z">
          <w:r w:rsidR="004C30E4" w:rsidRPr="00821BBB" w:rsidDel="0012204B">
            <w:rPr>
              <w:szCs w:val="20"/>
              <w:lang w:val="en-US"/>
              <w:rPrChange w:id="795" w:author="Student" w:date="2024-10-04T12:00:00Z">
                <w:rPr>
                  <w:szCs w:val="20"/>
                  <w:lang w:val="ru-RU"/>
                </w:rPr>
              </w:rPrChange>
            </w:rPr>
            <w:delText>48,74</w:delText>
          </w:r>
        </w:del>
      </w:ins>
      <w:ins w:id="796" w:author="Lexer" w:date="2024-09-28T15:45:00Z">
        <w:del w:id="797" w:author="Student" w:date="2024-10-04T11:41:00Z">
          <w:r w:rsidR="004C30E4" w:rsidRPr="00821BBB" w:rsidDel="0012204B">
            <w:rPr>
              <w:szCs w:val="20"/>
              <w:lang w:val="en-US"/>
              <w:rPrChange w:id="798" w:author="Student" w:date="2024-10-04T12:00:00Z">
                <w:rPr>
                  <w:szCs w:val="20"/>
                  <w:lang w:val="ru-RU"/>
                </w:rPr>
              </w:rPrChange>
            </w:rPr>
            <w:delText>48,2</w:delText>
          </w:r>
        </w:del>
      </w:ins>
      <w:ins w:id="799" w:author="Lexer" w:date="2024-09-28T16:17:00Z">
        <w:del w:id="800" w:author="Student" w:date="2024-10-04T11:41:00Z">
          <w:r w:rsidR="00DA388C" w:rsidRPr="00821BBB" w:rsidDel="0012204B">
            <w:rPr>
              <w:szCs w:val="20"/>
              <w:lang w:val="en-US"/>
              <w:rPrChange w:id="801" w:author="Student" w:date="2024-10-04T12:00:00Z">
                <w:rPr>
                  <w:szCs w:val="20"/>
                  <w:lang w:val="ru-RU"/>
                </w:rPr>
              </w:rPrChange>
            </w:rPr>
            <w:delText>7</w:delText>
          </w:r>
        </w:del>
      </w:ins>
      <w:ins w:id="802" w:author="Lexer" w:date="2024-09-28T15:50:00Z">
        <w:del w:id="803" w:author="Student" w:date="2024-10-04T11:41:00Z">
          <w:r w:rsidR="0008363D" w:rsidRPr="00821BBB" w:rsidDel="0012204B">
            <w:rPr>
              <w:szCs w:val="20"/>
              <w:lang w:val="en-US"/>
              <w:rPrChange w:id="804" w:author="Student" w:date="2024-10-04T12:00:00Z">
                <w:rPr>
                  <w:szCs w:val="20"/>
                  <w:lang w:val="ru-RU"/>
                </w:rPr>
              </w:rPrChange>
            </w:rPr>
            <w:delText>47,39</w:delText>
          </w:r>
        </w:del>
      </w:ins>
      <w:ins w:id="805" w:author="Lexer" w:date="2024-09-28T15:53:00Z">
        <w:del w:id="806" w:author="Student" w:date="2024-10-04T11:41:00Z">
          <w:r w:rsidR="002F3DEB" w:rsidRPr="00821BBB" w:rsidDel="0012204B">
            <w:rPr>
              <w:szCs w:val="20"/>
              <w:lang w:val="en-US"/>
              <w:rPrChange w:id="807" w:author="Student" w:date="2024-10-04T12:00:00Z">
                <w:rPr>
                  <w:szCs w:val="20"/>
                  <w:lang w:val="ru-RU"/>
                </w:rPr>
              </w:rPrChange>
            </w:rPr>
            <w:delText>44,93</w:delText>
          </w:r>
        </w:del>
      </w:ins>
      <w:ins w:id="808" w:author="Lexer" w:date="2024-09-28T15:56:00Z">
        <w:del w:id="809" w:author="Student" w:date="2024-10-04T11:41:00Z">
          <w:r w:rsidR="002F3DEB" w:rsidRPr="00821BBB" w:rsidDel="0012204B">
            <w:rPr>
              <w:szCs w:val="20"/>
              <w:lang w:val="en-US"/>
              <w:rPrChange w:id="810" w:author="Student" w:date="2024-10-04T12:00:00Z">
                <w:rPr>
                  <w:szCs w:val="20"/>
                  <w:lang w:val="ru-RU"/>
                </w:rPr>
              </w:rPrChange>
            </w:rPr>
            <w:delText>40,76</w:delText>
          </w:r>
        </w:del>
      </w:ins>
      <w:ins w:id="811" w:author="Lexer" w:date="2024-09-28T15:43:00Z">
        <w:del w:id="812" w:author="Student" w:date="2024-10-04T11:41:00Z">
          <w:r w:rsidR="004C30E4" w:rsidRPr="00821BBB" w:rsidDel="0012204B">
            <w:rPr>
              <w:szCs w:val="20"/>
              <w:lang w:val="en-US"/>
              <w:rPrChange w:id="813" w:author="Student" w:date="2024-10-04T12:00:00Z">
                <w:rPr>
                  <w:szCs w:val="20"/>
                  <w:lang w:val="ru-RU"/>
                </w:rPr>
              </w:rPrChange>
            </w:rPr>
            <w:delText>1,75</w:delText>
          </w:r>
        </w:del>
      </w:ins>
      <w:ins w:id="814" w:author="Lexer" w:date="2024-09-28T15:48:00Z">
        <w:del w:id="815" w:author="Student" w:date="2024-10-04T11:41:00Z">
          <w:r w:rsidR="0008363D" w:rsidRPr="00821BBB" w:rsidDel="0012204B">
            <w:rPr>
              <w:szCs w:val="20"/>
              <w:lang w:val="en-US"/>
              <w:rPrChange w:id="816" w:author="Student" w:date="2024-10-04T12:00:00Z">
                <w:rPr>
                  <w:szCs w:val="20"/>
                  <w:lang w:val="ru-RU"/>
                </w:rPr>
              </w:rPrChange>
            </w:rPr>
            <w:delText>1,</w:delText>
          </w:r>
        </w:del>
      </w:ins>
      <w:ins w:id="817" w:author="Lexer" w:date="2024-09-28T16:53:00Z">
        <w:del w:id="818" w:author="Student" w:date="2024-10-04T11:41:00Z">
          <w:r w:rsidR="00981D37" w:rsidRPr="00821BBB" w:rsidDel="0012204B">
            <w:rPr>
              <w:szCs w:val="20"/>
              <w:lang w:val="en-US"/>
              <w:rPrChange w:id="819" w:author="Student" w:date="2024-10-04T12:00:00Z">
                <w:rPr>
                  <w:szCs w:val="20"/>
                  <w:lang w:val="ru-RU"/>
                </w:rPr>
              </w:rPrChange>
            </w:rPr>
            <w:delText>41</w:delText>
          </w:r>
        </w:del>
      </w:ins>
      <w:ins w:id="820" w:author="Lexer" w:date="2024-09-28T15:51:00Z">
        <w:del w:id="821" w:author="Student" w:date="2024-10-04T11:41:00Z">
          <w:r w:rsidR="0008363D" w:rsidRPr="00821BBB" w:rsidDel="0012204B">
            <w:rPr>
              <w:szCs w:val="20"/>
              <w:lang w:val="en-US"/>
              <w:rPrChange w:id="822" w:author="Student" w:date="2024-10-04T12:00:00Z">
                <w:rPr>
                  <w:szCs w:val="20"/>
                  <w:lang w:val="ru-RU"/>
                </w:rPr>
              </w:rPrChange>
            </w:rPr>
            <w:delText>1,</w:delText>
          </w:r>
        </w:del>
      </w:ins>
      <w:ins w:id="823" w:author="Lexer" w:date="2024-09-28T16:40:00Z">
        <w:del w:id="824" w:author="Student" w:date="2024-10-04T11:41:00Z">
          <w:r w:rsidR="00050D4D" w:rsidRPr="00821BBB" w:rsidDel="0012204B">
            <w:rPr>
              <w:szCs w:val="20"/>
              <w:lang w:val="en-US"/>
              <w:rPrChange w:id="825" w:author="Student" w:date="2024-10-04T12:00:00Z">
                <w:rPr>
                  <w:szCs w:val="20"/>
                  <w:lang w:val="ru-RU"/>
                </w:rPr>
              </w:rPrChange>
            </w:rPr>
            <w:delText>03</w:delText>
          </w:r>
        </w:del>
      </w:ins>
      <w:ins w:id="826" w:author="Lexer" w:date="2024-09-28T15:55:00Z">
        <w:del w:id="827" w:author="Student" w:date="2024-10-04T11:41:00Z">
          <w:r w:rsidR="002F3DEB" w:rsidRPr="00821BBB" w:rsidDel="0012204B">
            <w:rPr>
              <w:szCs w:val="20"/>
              <w:lang w:val="en-US"/>
              <w:rPrChange w:id="828" w:author="Student" w:date="2024-10-04T12:00:00Z">
                <w:rPr>
                  <w:szCs w:val="20"/>
                  <w:lang w:val="ru-RU"/>
                </w:rPr>
              </w:rPrChange>
            </w:rPr>
            <w:delText>0,406</w:delText>
          </w:r>
        </w:del>
      </w:ins>
      <w:ins w:id="829" w:author="Lexer" w:date="2024-09-28T15:57:00Z">
        <w:del w:id="830" w:author="Student" w:date="2024-10-04T11:41:00Z">
          <w:r w:rsidR="00C477F2" w:rsidRPr="00821BBB" w:rsidDel="0012204B">
            <w:rPr>
              <w:szCs w:val="20"/>
              <w:lang w:val="en-US"/>
              <w:rPrChange w:id="831" w:author="Student" w:date="2024-10-04T12:00:00Z">
                <w:rPr>
                  <w:szCs w:val="20"/>
                  <w:lang w:val="ru-RU"/>
                </w:rPr>
              </w:rPrChange>
            </w:rPr>
            <w:delText>0,59</w:delText>
          </w:r>
        </w:del>
      </w:ins>
      <w:ins w:id="832" w:author="Lexer" w:date="2024-09-28T15:58:00Z">
        <w:del w:id="833" w:author="Student" w:date="2024-10-04T11:41:00Z">
          <w:r w:rsidR="00C477F2" w:rsidRPr="00821BBB" w:rsidDel="0012204B">
            <w:rPr>
              <w:szCs w:val="20"/>
              <w:lang w:val="en-US"/>
              <w:rPrChange w:id="834" w:author="Student" w:date="2024-10-04T12:00:00Z">
                <w:rPr>
                  <w:szCs w:val="20"/>
                  <w:lang w:val="ru-RU"/>
                </w:rPr>
              </w:rPrChange>
            </w:rPr>
            <w:delText>4</w:delText>
          </w:r>
        </w:del>
      </w:ins>
      <w:ins w:id="835" w:author="Lexer" w:date="2024-09-28T15:40:00Z">
        <w:del w:id="836" w:author="Student" w:date="2024-10-04T11:41:00Z">
          <w:r w:rsidR="002F7309" w:rsidRPr="00821BBB" w:rsidDel="0012204B">
            <w:rPr>
              <w:szCs w:val="20"/>
              <w:lang w:val="en-US"/>
              <w:rPrChange w:id="837" w:author="Student" w:date="2024-10-04T12:00:00Z">
                <w:rPr>
                  <w:szCs w:val="20"/>
                  <w:lang w:val="ru-RU"/>
                </w:rPr>
              </w:rPrChange>
            </w:rPr>
            <w:delText>57,6</w:delText>
          </w:r>
        </w:del>
      </w:ins>
      <w:ins w:id="838" w:author="Lexer" w:date="2024-09-28T15:44:00Z">
        <w:del w:id="839" w:author="Student" w:date="2024-10-04T11:41:00Z">
          <w:r w:rsidR="004C30E4" w:rsidRPr="00821BBB" w:rsidDel="0012204B">
            <w:rPr>
              <w:szCs w:val="20"/>
              <w:lang w:val="en-US"/>
              <w:rPrChange w:id="840" w:author="Student" w:date="2024-10-04T12:00:00Z">
                <w:rPr>
                  <w:szCs w:val="20"/>
                  <w:lang w:val="ru-RU"/>
                </w:rPr>
              </w:rPrChange>
            </w:rPr>
            <w:delText>50,4</w:delText>
          </w:r>
        </w:del>
      </w:ins>
      <w:ins w:id="841" w:author="Lexer" w:date="2024-09-28T16:50:00Z">
        <w:del w:id="842" w:author="Student" w:date="2024-10-04T11:41:00Z">
          <w:r w:rsidR="00981D37" w:rsidRPr="00821BBB" w:rsidDel="0012204B">
            <w:rPr>
              <w:szCs w:val="20"/>
              <w:lang w:val="en-US"/>
              <w:rPrChange w:id="843" w:author="Student" w:date="2024-10-04T12:00:00Z">
                <w:rPr>
                  <w:szCs w:val="20"/>
                  <w:lang w:val="ru-RU"/>
                </w:rPr>
              </w:rPrChange>
            </w:rPr>
            <w:delText>40</w:delText>
          </w:r>
        </w:del>
      </w:ins>
      <w:ins w:id="844" w:author="Lexer" w:date="2024-09-28T16:53:00Z">
        <w:del w:id="845" w:author="Student" w:date="2024-10-04T11:41:00Z">
          <w:r w:rsidR="00981D37" w:rsidRPr="00821BBB" w:rsidDel="0012204B">
            <w:rPr>
              <w:szCs w:val="20"/>
              <w:lang w:val="en-US"/>
              <w:rPrChange w:id="846" w:author="Student" w:date="2024-10-04T12:00:00Z">
                <w:rPr>
                  <w:szCs w:val="20"/>
                  <w:lang w:val="ru-RU"/>
                </w:rPr>
              </w:rPrChange>
            </w:rPr>
            <w:delText>,89</w:delText>
          </w:r>
        </w:del>
      </w:ins>
      <w:ins w:id="847" w:author="Lexer" w:date="2024-09-28T16:40:00Z">
        <w:del w:id="848" w:author="Student" w:date="2024-10-04T11:41:00Z">
          <w:r w:rsidR="00050D4D" w:rsidRPr="00821BBB" w:rsidDel="0012204B">
            <w:rPr>
              <w:szCs w:val="20"/>
              <w:lang w:val="en-US"/>
              <w:rPrChange w:id="849" w:author="Student" w:date="2024-10-04T12:00:00Z">
                <w:rPr>
                  <w:szCs w:val="20"/>
                  <w:lang w:val="ru-RU"/>
                </w:rPr>
              </w:rPrChange>
            </w:rPr>
            <w:delText>29,66</w:delText>
          </w:r>
        </w:del>
      </w:ins>
      <w:ins w:id="850" w:author="Lexer" w:date="2024-09-28T15:55:00Z">
        <w:del w:id="851" w:author="Student" w:date="2024-10-04T11:41:00Z">
          <w:r w:rsidR="002F3DEB" w:rsidRPr="00821BBB" w:rsidDel="0012204B">
            <w:rPr>
              <w:szCs w:val="20"/>
              <w:lang w:val="en-US"/>
              <w:rPrChange w:id="852" w:author="Student" w:date="2024-10-04T12:00:00Z">
                <w:rPr>
                  <w:szCs w:val="20"/>
                  <w:lang w:val="ru-RU"/>
                </w:rPr>
              </w:rPrChange>
            </w:rPr>
            <w:delText>11,69</w:delText>
          </w:r>
        </w:del>
      </w:ins>
      <w:ins w:id="853" w:author="Lexer" w:date="2024-09-28T15:58:00Z">
        <w:del w:id="854" w:author="Student" w:date="2024-10-04T11:41:00Z">
          <w:r w:rsidR="00C477F2" w:rsidRPr="00821BBB" w:rsidDel="0012204B">
            <w:rPr>
              <w:szCs w:val="20"/>
              <w:lang w:val="en-US"/>
              <w:rPrChange w:id="855" w:author="Student" w:date="2024-10-04T12:00:00Z">
                <w:rPr>
                  <w:szCs w:val="20"/>
                  <w:lang w:val="ru-RU"/>
                </w:rPr>
              </w:rPrChange>
            </w:rPr>
            <w:delText>17,12</w:delText>
          </w:r>
        </w:del>
      </w:ins>
      <w:ins w:id="856" w:author="Lexer" w:date="2024-09-28T15:44:00Z">
        <w:del w:id="857" w:author="Student" w:date="2024-10-04T11:41:00Z">
          <w:r w:rsidR="004C30E4" w:rsidRPr="00821BBB" w:rsidDel="0012204B">
            <w:rPr>
              <w:szCs w:val="20"/>
              <w:lang w:val="en-US"/>
              <w:rPrChange w:id="858" w:author="Student" w:date="2024-10-04T12:00:00Z">
                <w:rPr>
                  <w:szCs w:val="20"/>
                  <w:lang w:val="ru-RU"/>
                </w:rPr>
              </w:rPrChange>
            </w:rPr>
            <w:delText>0,535</w:delText>
          </w:r>
        </w:del>
      </w:ins>
      <w:ins w:id="859" w:author="Lexer" w:date="2024-09-28T15:45:00Z">
        <w:del w:id="860" w:author="Student" w:date="2024-10-04T11:41:00Z">
          <w:r w:rsidR="004C30E4" w:rsidRPr="00821BBB" w:rsidDel="0012204B">
            <w:rPr>
              <w:szCs w:val="20"/>
              <w:lang w:val="en-US"/>
              <w:rPrChange w:id="861" w:author="Student" w:date="2024-10-04T12:00:00Z">
                <w:rPr>
                  <w:szCs w:val="20"/>
                  <w:lang w:val="ru-RU"/>
                </w:rPr>
              </w:rPrChange>
            </w:rPr>
            <w:delText>0,637</w:delText>
          </w:r>
        </w:del>
      </w:ins>
      <w:ins w:id="862" w:author="Lexer" w:date="2024-09-28T16:53:00Z">
        <w:del w:id="863" w:author="Student" w:date="2024-10-04T11:41:00Z">
          <w:r w:rsidR="00981D37" w:rsidRPr="00821BBB" w:rsidDel="0012204B">
            <w:rPr>
              <w:szCs w:val="20"/>
              <w:lang w:val="en-US"/>
              <w:rPrChange w:id="864" w:author="Student" w:date="2024-10-04T12:00:00Z">
                <w:rPr>
                  <w:szCs w:val="20"/>
                  <w:lang w:val="ru-RU"/>
                </w:rPr>
              </w:rPrChange>
            </w:rPr>
            <w:delText>0,755</w:delText>
          </w:r>
        </w:del>
      </w:ins>
      <w:ins w:id="865" w:author="Lexer" w:date="2024-09-28T15:52:00Z">
        <w:del w:id="866" w:author="Student" w:date="2024-10-04T11:41:00Z">
          <w:r w:rsidR="002F3DEB" w:rsidRPr="00821BBB" w:rsidDel="0012204B">
            <w:rPr>
              <w:szCs w:val="20"/>
              <w:lang w:val="en-US"/>
              <w:rPrChange w:id="867" w:author="Student" w:date="2024-10-04T12:00:00Z">
                <w:rPr>
                  <w:szCs w:val="20"/>
                  <w:lang w:val="ru-RU"/>
                </w:rPr>
              </w:rPrChange>
            </w:rPr>
            <w:delText>0,</w:delText>
          </w:r>
        </w:del>
      </w:ins>
      <w:ins w:id="868" w:author="Lexer" w:date="2024-09-28T16:40:00Z">
        <w:del w:id="869" w:author="Student" w:date="2024-10-04T11:41:00Z">
          <w:r w:rsidR="00050D4D" w:rsidRPr="00821BBB" w:rsidDel="0012204B">
            <w:rPr>
              <w:szCs w:val="20"/>
              <w:lang w:val="en-US"/>
              <w:rPrChange w:id="870" w:author="Student" w:date="2024-10-04T12:00:00Z">
                <w:rPr>
                  <w:szCs w:val="20"/>
                  <w:lang w:val="ru-RU"/>
                </w:rPr>
              </w:rPrChange>
            </w:rPr>
            <w:delText>869</w:delText>
          </w:r>
        </w:del>
      </w:ins>
      <w:ins w:id="871" w:author="Lexer" w:date="2024-09-28T15:56:00Z">
        <w:del w:id="872" w:author="Student" w:date="2024-10-04T11:41:00Z">
          <w:r w:rsidR="002F3DEB" w:rsidRPr="00821BBB" w:rsidDel="0012204B">
            <w:rPr>
              <w:szCs w:val="20"/>
              <w:lang w:val="en-US"/>
              <w:rPrChange w:id="873" w:author="Student" w:date="2024-10-04T12:00:00Z">
                <w:rPr>
                  <w:szCs w:val="20"/>
                  <w:lang w:val="ru-RU"/>
                </w:rPr>
              </w:rPrChange>
            </w:rPr>
            <w:delText>0,979</w:delText>
          </w:r>
        </w:del>
      </w:ins>
      <w:ins w:id="874" w:author="Lexer" w:date="2024-09-28T15:59:00Z">
        <w:del w:id="875" w:author="Student" w:date="2024-10-04T11:41:00Z">
          <w:r w:rsidR="00C477F2" w:rsidRPr="00821BBB" w:rsidDel="0012204B">
            <w:rPr>
              <w:szCs w:val="20"/>
              <w:lang w:val="en-US"/>
              <w:rPrChange w:id="876" w:author="Student" w:date="2024-10-04T12:00:00Z">
                <w:rPr>
                  <w:szCs w:val="20"/>
                  <w:lang w:val="ru-RU"/>
                </w:rPr>
              </w:rPrChange>
            </w:rPr>
            <w:delText>0,96</w:delText>
          </w:r>
        </w:del>
      </w:ins>
      <w:ins w:id="877" w:author="Lexer" w:date="2024-09-28T17:02:00Z">
        <w:del w:id="878" w:author="Student" w:date="2024-10-04T11:41:00Z">
          <w:r w:rsidR="0062218C" w:rsidRPr="00821BBB" w:rsidDel="0012204B">
            <w:rPr>
              <w:szCs w:val="20"/>
              <w:lang w:val="en-US"/>
              <w:rPrChange w:id="879" w:author="Student" w:date="2024-10-04T12:00:00Z">
                <w:rPr>
                  <w:szCs w:val="20"/>
                  <w:lang w:val="ru-RU"/>
                </w:rPr>
              </w:rPrChange>
            </w:rPr>
            <w:delText>0,980,950,930,910,870,84</w:delText>
          </w:r>
        </w:del>
      </w:ins>
      <w:ins w:id="880" w:author="Lexer" w:date="2024-09-28T15:38:00Z">
        <w:del w:id="881" w:author="Student" w:date="2024-10-04T11:41:00Z">
          <w:r w:rsidR="002F7309" w:rsidDel="0012204B">
            <w:rPr>
              <w:b/>
              <w:bCs/>
              <w:color w:val="000000"/>
              <w:lang w:val="ru-RU"/>
            </w:rPr>
            <w:delText>Фи</w:delText>
          </w:r>
          <w:r w:rsidR="002F7309" w:rsidRPr="00821BBB" w:rsidDel="0012204B">
            <w:rPr>
              <w:b/>
              <w:bCs/>
              <w:color w:val="000000"/>
              <w:lang w:val="en-US"/>
              <w:rPrChange w:id="882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(100) = 360/12</w:delText>
          </w:r>
        </w:del>
      </w:ins>
      <w:ins w:id="883" w:author="Lexer" w:date="2024-09-28T15:43:00Z">
        <w:del w:id="884" w:author="Student" w:date="2024-10-04T11:41:00Z">
          <w:r w:rsidR="004C30E4" w:rsidRPr="00821BBB" w:rsidDel="0012204B">
            <w:rPr>
              <w:b/>
              <w:bCs/>
              <w:color w:val="000000"/>
              <w:lang w:val="en-US"/>
              <w:rPrChange w:id="885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,</w:delText>
          </w:r>
        </w:del>
      </w:ins>
      <w:ins w:id="886" w:author="Lexer" w:date="2024-09-28T15:38:00Z">
        <w:del w:id="887" w:author="Student" w:date="2024-10-04T11:41:00Z">
          <w:r w:rsidR="002F7309" w:rsidRPr="00821BBB" w:rsidDel="0012204B">
            <w:rPr>
              <w:b/>
              <w:bCs/>
              <w:color w:val="000000"/>
              <w:lang w:val="en-US"/>
              <w:rPrChange w:id="888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5*</w:delText>
          </w:r>
        </w:del>
      </w:ins>
      <w:ins w:id="889" w:author="Lexer" w:date="2024-09-28T15:43:00Z">
        <w:del w:id="890" w:author="Student" w:date="2024-10-04T11:41:00Z">
          <w:r w:rsidR="004C30E4" w:rsidRPr="00821BBB" w:rsidDel="0012204B">
            <w:rPr>
              <w:b/>
              <w:bCs/>
              <w:color w:val="000000"/>
              <w:lang w:val="en-US"/>
              <w:rPrChange w:id="891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1</w:delText>
          </w:r>
        </w:del>
      </w:ins>
      <w:ins w:id="892" w:author="Lexer" w:date="2024-09-28T15:39:00Z">
        <w:del w:id="893" w:author="Student" w:date="2024-10-04T11:41:00Z">
          <w:r w:rsidR="002F7309" w:rsidRPr="00821BBB" w:rsidDel="0012204B">
            <w:rPr>
              <w:b/>
              <w:bCs/>
              <w:color w:val="000000"/>
              <w:lang w:val="en-US"/>
              <w:rPrChange w:id="894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,</w:delText>
          </w:r>
        </w:del>
      </w:ins>
      <w:ins w:id="895" w:author="Lexer" w:date="2024-09-28T15:43:00Z">
        <w:del w:id="896" w:author="Student" w:date="2024-10-04T11:41:00Z">
          <w:r w:rsidR="004C30E4" w:rsidRPr="00821BBB" w:rsidDel="0012204B">
            <w:rPr>
              <w:b/>
              <w:bCs/>
              <w:color w:val="000000"/>
              <w:lang w:val="en-US"/>
              <w:rPrChange w:id="897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92</w:delText>
          </w:r>
        </w:del>
      </w:ins>
      <w:ins w:id="898" w:author="Lexer" w:date="2024-09-28T15:39:00Z">
        <w:del w:id="899" w:author="Student" w:date="2024-10-04T11:41:00Z">
          <w:r w:rsidR="002F7309" w:rsidRPr="00821BBB" w:rsidDel="0012204B">
            <w:rPr>
              <w:b/>
              <w:bCs/>
              <w:color w:val="000000"/>
              <w:lang w:val="en-US"/>
              <w:rPrChange w:id="900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 = </w:delText>
          </w:r>
        </w:del>
      </w:ins>
      <w:ins w:id="901" w:author="Lexer" w:date="2024-09-28T15:40:00Z">
        <w:del w:id="902" w:author="Student" w:date="2024-10-04T11:41:00Z">
          <w:r w:rsidR="002F7309" w:rsidRPr="00821BBB" w:rsidDel="0012204B">
            <w:rPr>
              <w:b/>
              <w:bCs/>
              <w:color w:val="000000"/>
              <w:lang w:val="en-US"/>
              <w:rPrChange w:id="903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5</w:delText>
          </w:r>
        </w:del>
      </w:ins>
      <w:ins w:id="904" w:author="Lexer" w:date="2024-09-28T15:41:00Z">
        <w:del w:id="905" w:author="Student" w:date="2024-10-04T11:41:00Z">
          <w:r w:rsidR="002F7309" w:rsidRPr="00821BBB" w:rsidDel="0012204B">
            <w:rPr>
              <w:b/>
              <w:bCs/>
              <w:color w:val="000000"/>
              <w:lang w:val="en-US"/>
              <w:rPrChange w:id="906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5,29</w:delText>
          </w:r>
        </w:del>
      </w:ins>
    </w:p>
    <w:p w14:paraId="513BDEDA" w14:textId="6A7468B9" w:rsidR="002F7309" w:rsidRPr="00821BBB" w:rsidDel="0012204B" w:rsidRDefault="002F7309" w:rsidP="0012204B">
      <w:pPr>
        <w:ind w:firstLine="0"/>
        <w:rPr>
          <w:ins w:id="907" w:author="Lexer" w:date="2024-09-28T15:48:00Z"/>
          <w:del w:id="908" w:author="Student" w:date="2024-10-04T11:41:00Z"/>
          <w:b/>
          <w:bCs/>
          <w:color w:val="000000"/>
          <w:lang w:val="en-US"/>
          <w:rPrChange w:id="909" w:author="Student" w:date="2024-10-04T12:00:00Z">
            <w:rPr>
              <w:ins w:id="910" w:author="Lexer" w:date="2024-09-28T15:48:00Z"/>
              <w:del w:id="911" w:author="Student" w:date="2024-10-04T11:41:00Z"/>
              <w:b/>
              <w:bCs/>
              <w:color w:val="000000"/>
              <w:lang w:val="ru-RU"/>
            </w:rPr>
          </w:rPrChange>
        </w:rPr>
        <w:pPrChange w:id="912" w:author="Student" w:date="2024-10-04T11:41:00Z">
          <w:pPr>
            <w:ind w:firstLine="0"/>
          </w:pPr>
        </w:pPrChange>
      </w:pPr>
      <w:ins w:id="913" w:author="Lexer" w:date="2024-09-28T15:41:00Z">
        <w:del w:id="914" w:author="Student" w:date="2024-10-04T11:41:00Z">
          <w:r w:rsidDel="0012204B">
            <w:rPr>
              <w:b/>
              <w:bCs/>
              <w:color w:val="000000"/>
              <w:lang w:val="ru-RU"/>
            </w:rPr>
            <w:delText>Фи</w:delText>
          </w:r>
          <w:r w:rsidRPr="00821BBB" w:rsidDel="0012204B">
            <w:rPr>
              <w:b/>
              <w:bCs/>
              <w:color w:val="000000"/>
              <w:lang w:val="en-US"/>
              <w:rPrChange w:id="915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(80) = </w:delText>
          </w:r>
        </w:del>
      </w:ins>
      <w:ins w:id="916" w:author="Lexer" w:date="2024-09-28T15:43:00Z">
        <w:del w:id="917" w:author="Student" w:date="2024-10-04T11:41:00Z">
          <w:r w:rsidR="004C30E4" w:rsidRPr="00821BBB" w:rsidDel="0012204B">
            <w:rPr>
              <w:b/>
              <w:bCs/>
              <w:color w:val="000000"/>
              <w:lang w:val="en-US"/>
              <w:rPrChange w:id="918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360/12,5*1</w:delText>
          </w:r>
        </w:del>
      </w:ins>
      <w:ins w:id="919" w:author="Lexer" w:date="2024-09-28T15:44:00Z">
        <w:del w:id="920" w:author="Student" w:date="2024-10-04T11:41:00Z">
          <w:r w:rsidR="004C30E4" w:rsidRPr="00821BBB" w:rsidDel="0012204B">
            <w:rPr>
              <w:b/>
              <w:bCs/>
              <w:color w:val="000000"/>
              <w:lang w:val="en-US"/>
              <w:rPrChange w:id="921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,75 = 50,4</w:delText>
          </w:r>
        </w:del>
      </w:ins>
    </w:p>
    <w:p w14:paraId="226FEE0D" w14:textId="52F6DCD4" w:rsidR="0008363D" w:rsidRPr="00821BBB" w:rsidDel="0012204B" w:rsidRDefault="0008363D" w:rsidP="0012204B">
      <w:pPr>
        <w:ind w:firstLine="0"/>
        <w:rPr>
          <w:ins w:id="922" w:author="Lexer" w:date="2024-09-28T15:50:00Z"/>
          <w:del w:id="923" w:author="Student" w:date="2024-10-04T11:41:00Z"/>
          <w:b/>
          <w:bCs/>
          <w:color w:val="000000"/>
          <w:lang w:val="en-US"/>
          <w:rPrChange w:id="924" w:author="Student" w:date="2024-10-04T12:00:00Z">
            <w:rPr>
              <w:ins w:id="925" w:author="Lexer" w:date="2024-09-28T15:50:00Z"/>
              <w:del w:id="926" w:author="Student" w:date="2024-10-04T11:41:00Z"/>
              <w:b/>
              <w:bCs/>
              <w:color w:val="000000"/>
              <w:lang w:val="ru-RU"/>
            </w:rPr>
          </w:rPrChange>
        </w:rPr>
        <w:pPrChange w:id="927" w:author="Student" w:date="2024-10-04T11:41:00Z">
          <w:pPr>
            <w:ind w:firstLine="0"/>
          </w:pPr>
        </w:pPrChange>
      </w:pPr>
      <w:ins w:id="928" w:author="Lexer" w:date="2024-09-28T15:48:00Z">
        <w:del w:id="929" w:author="Student" w:date="2024-10-04T11:41:00Z">
          <w:r w:rsidDel="0012204B">
            <w:rPr>
              <w:b/>
              <w:bCs/>
              <w:color w:val="000000"/>
              <w:lang w:val="ru-RU"/>
            </w:rPr>
            <w:delText>Фи</w:delText>
          </w:r>
          <w:r w:rsidRPr="00821BBB" w:rsidDel="0012204B">
            <w:rPr>
              <w:b/>
              <w:bCs/>
              <w:color w:val="000000"/>
              <w:lang w:val="en-US"/>
              <w:rPrChange w:id="930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(60) = 360/12,5*</w:delText>
          </w:r>
        </w:del>
      </w:ins>
      <w:ins w:id="931" w:author="Lexer" w:date="2024-09-28T15:49:00Z">
        <w:del w:id="932" w:author="Student" w:date="2024-10-04T11:41:00Z">
          <w:r w:rsidRPr="00821BBB" w:rsidDel="0012204B">
            <w:rPr>
              <w:b/>
              <w:bCs/>
              <w:color w:val="000000"/>
              <w:lang w:val="en-US"/>
              <w:rPrChange w:id="933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1,</w:delText>
          </w:r>
        </w:del>
      </w:ins>
      <w:ins w:id="934" w:author="Lexer" w:date="2024-09-28T16:49:00Z">
        <w:del w:id="935" w:author="Student" w:date="2024-10-04T11:41:00Z">
          <w:r w:rsidR="0069039C" w:rsidRPr="00821BBB" w:rsidDel="0012204B">
            <w:rPr>
              <w:b/>
              <w:bCs/>
              <w:color w:val="000000"/>
              <w:lang w:val="en-US"/>
              <w:rPrChange w:id="936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39</w:delText>
          </w:r>
        </w:del>
      </w:ins>
      <w:ins w:id="937" w:author="Lexer" w:date="2024-09-28T15:49:00Z">
        <w:del w:id="938" w:author="Student" w:date="2024-10-04T11:41:00Z">
          <w:r w:rsidRPr="00821BBB" w:rsidDel="0012204B">
            <w:rPr>
              <w:b/>
              <w:bCs/>
              <w:color w:val="000000"/>
              <w:lang w:val="en-US"/>
              <w:rPrChange w:id="939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 = </w:delText>
          </w:r>
        </w:del>
      </w:ins>
      <w:ins w:id="940" w:author="Lexer" w:date="2024-09-28T16:50:00Z">
        <w:del w:id="941" w:author="Student" w:date="2024-10-04T11:41:00Z">
          <w:r w:rsidR="00981D37" w:rsidRPr="00821BBB" w:rsidDel="0012204B">
            <w:rPr>
              <w:b/>
              <w:bCs/>
              <w:color w:val="000000"/>
              <w:lang w:val="en-US"/>
              <w:rPrChange w:id="942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40</w:delText>
          </w:r>
        </w:del>
      </w:ins>
    </w:p>
    <w:p w14:paraId="768E39B9" w14:textId="36E80F4C" w:rsidR="0008363D" w:rsidRPr="00821BBB" w:rsidDel="0012204B" w:rsidRDefault="0008363D" w:rsidP="0012204B">
      <w:pPr>
        <w:ind w:firstLine="0"/>
        <w:rPr>
          <w:ins w:id="943" w:author="Lexer" w:date="2024-09-28T15:55:00Z"/>
          <w:del w:id="944" w:author="Student" w:date="2024-10-04T11:41:00Z"/>
          <w:b/>
          <w:bCs/>
          <w:color w:val="000000"/>
          <w:lang w:val="en-US"/>
          <w:rPrChange w:id="945" w:author="Student" w:date="2024-10-04T12:00:00Z">
            <w:rPr>
              <w:ins w:id="946" w:author="Lexer" w:date="2024-09-28T15:55:00Z"/>
              <w:del w:id="947" w:author="Student" w:date="2024-10-04T11:41:00Z"/>
              <w:b/>
              <w:bCs/>
              <w:color w:val="000000"/>
              <w:lang w:val="ru-RU"/>
            </w:rPr>
          </w:rPrChange>
        </w:rPr>
        <w:pPrChange w:id="948" w:author="Student" w:date="2024-10-04T11:41:00Z">
          <w:pPr>
            <w:ind w:firstLine="0"/>
          </w:pPr>
        </w:pPrChange>
      </w:pPr>
      <w:ins w:id="949" w:author="Lexer" w:date="2024-09-28T15:50:00Z">
        <w:del w:id="950" w:author="Student" w:date="2024-10-04T11:41:00Z">
          <w:r w:rsidDel="0012204B">
            <w:rPr>
              <w:b/>
              <w:bCs/>
              <w:color w:val="000000"/>
              <w:lang w:val="ru-RU"/>
            </w:rPr>
            <w:delText>Фи</w:delText>
          </w:r>
          <w:r w:rsidRPr="00821BBB" w:rsidDel="0012204B">
            <w:rPr>
              <w:b/>
              <w:bCs/>
              <w:color w:val="000000"/>
              <w:lang w:val="en-US"/>
              <w:rPrChange w:id="951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(40) = </w:delText>
          </w:r>
        </w:del>
      </w:ins>
      <w:ins w:id="952" w:author="Lexer" w:date="2024-09-28T15:51:00Z">
        <w:del w:id="953" w:author="Student" w:date="2024-10-04T11:41:00Z">
          <w:r w:rsidRPr="00821BBB" w:rsidDel="0012204B">
            <w:rPr>
              <w:b/>
              <w:bCs/>
              <w:color w:val="000000"/>
              <w:lang w:val="en-US"/>
              <w:rPrChange w:id="954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360/12,5*1,</w:delText>
          </w:r>
        </w:del>
      </w:ins>
      <w:ins w:id="955" w:author="Lexer" w:date="2024-09-28T16:43:00Z">
        <w:del w:id="956" w:author="Student" w:date="2024-10-04T11:41:00Z">
          <w:r w:rsidR="00050D4D" w:rsidRPr="00821BBB" w:rsidDel="0012204B">
            <w:rPr>
              <w:b/>
              <w:bCs/>
              <w:color w:val="000000"/>
              <w:lang w:val="en-US"/>
              <w:rPrChange w:id="957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03</w:delText>
          </w:r>
        </w:del>
      </w:ins>
      <w:ins w:id="958" w:author="Lexer" w:date="2024-09-28T15:51:00Z">
        <w:del w:id="959" w:author="Student" w:date="2024-10-04T11:41:00Z">
          <w:r w:rsidRPr="00821BBB" w:rsidDel="0012204B">
            <w:rPr>
              <w:b/>
              <w:bCs/>
              <w:color w:val="000000"/>
              <w:lang w:val="en-US"/>
              <w:rPrChange w:id="960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 = </w:delText>
          </w:r>
        </w:del>
      </w:ins>
      <w:ins w:id="961" w:author="Lexer" w:date="2024-09-28T16:43:00Z">
        <w:del w:id="962" w:author="Student" w:date="2024-10-04T11:41:00Z">
          <w:r w:rsidR="00050D4D" w:rsidRPr="00821BBB" w:rsidDel="0012204B">
            <w:rPr>
              <w:b/>
              <w:bCs/>
              <w:color w:val="000000"/>
              <w:lang w:val="en-US"/>
              <w:rPrChange w:id="963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29,66</w:delText>
          </w:r>
        </w:del>
      </w:ins>
    </w:p>
    <w:p w14:paraId="307C9085" w14:textId="27142391" w:rsidR="002F3DEB" w:rsidRPr="00821BBB" w:rsidDel="0012204B" w:rsidRDefault="002F3DEB" w:rsidP="0012204B">
      <w:pPr>
        <w:ind w:firstLine="0"/>
        <w:rPr>
          <w:ins w:id="964" w:author="Lexer" w:date="2024-09-28T15:58:00Z"/>
          <w:del w:id="965" w:author="Student" w:date="2024-10-04T11:41:00Z"/>
          <w:b/>
          <w:bCs/>
          <w:color w:val="000000"/>
          <w:lang w:val="en-US"/>
          <w:rPrChange w:id="966" w:author="Student" w:date="2024-10-04T12:00:00Z">
            <w:rPr>
              <w:ins w:id="967" w:author="Lexer" w:date="2024-09-28T15:58:00Z"/>
              <w:del w:id="968" w:author="Student" w:date="2024-10-04T11:41:00Z"/>
              <w:b/>
              <w:bCs/>
              <w:color w:val="000000"/>
              <w:lang w:val="ru-RU"/>
            </w:rPr>
          </w:rPrChange>
        </w:rPr>
        <w:pPrChange w:id="969" w:author="Student" w:date="2024-10-04T11:41:00Z">
          <w:pPr>
            <w:ind w:firstLine="0"/>
          </w:pPr>
        </w:pPrChange>
      </w:pPr>
      <w:ins w:id="970" w:author="Lexer" w:date="2024-09-28T15:55:00Z">
        <w:del w:id="971" w:author="Student" w:date="2024-10-04T11:41:00Z">
          <w:r w:rsidDel="0012204B">
            <w:rPr>
              <w:b/>
              <w:bCs/>
              <w:color w:val="000000"/>
              <w:lang w:val="ru-RU"/>
            </w:rPr>
            <w:delText>Фи</w:delText>
          </w:r>
          <w:r w:rsidRPr="00821BBB" w:rsidDel="0012204B">
            <w:rPr>
              <w:b/>
              <w:bCs/>
              <w:color w:val="000000"/>
              <w:lang w:val="en-US"/>
              <w:rPrChange w:id="972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 xml:space="preserve">(20) = 360/12,5*0,406 = </w:delText>
          </w:r>
        </w:del>
      </w:ins>
      <w:ins w:id="973" w:author="Lexer" w:date="2024-09-28T15:56:00Z">
        <w:del w:id="974" w:author="Student" w:date="2024-10-04T11:41:00Z">
          <w:r w:rsidRPr="00821BBB" w:rsidDel="0012204B">
            <w:rPr>
              <w:b/>
              <w:bCs/>
              <w:color w:val="000000"/>
              <w:lang w:val="en-US"/>
              <w:rPrChange w:id="975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11,69</w:delText>
          </w:r>
        </w:del>
      </w:ins>
    </w:p>
    <w:p w14:paraId="78C07C86" w14:textId="5E5CD85D" w:rsidR="00C477F2" w:rsidRPr="00821BBB" w:rsidDel="0012204B" w:rsidRDefault="00C477F2" w:rsidP="0012204B">
      <w:pPr>
        <w:ind w:firstLine="0"/>
        <w:rPr>
          <w:ins w:id="976" w:author="Lexer" w:date="2024-09-28T15:38:00Z"/>
          <w:del w:id="977" w:author="Student" w:date="2024-10-04T11:41:00Z"/>
          <w:b/>
          <w:bCs/>
          <w:color w:val="000000"/>
          <w:lang w:val="en-US"/>
          <w:rPrChange w:id="978" w:author="Student" w:date="2024-10-04T12:00:00Z">
            <w:rPr>
              <w:ins w:id="979" w:author="Lexer" w:date="2024-09-28T15:38:00Z"/>
              <w:del w:id="980" w:author="Student" w:date="2024-10-04T11:41:00Z"/>
              <w:b/>
              <w:bCs/>
              <w:color w:val="000000"/>
            </w:rPr>
          </w:rPrChange>
        </w:rPr>
        <w:pPrChange w:id="981" w:author="Student" w:date="2024-10-04T11:41:00Z">
          <w:pPr>
            <w:ind w:firstLine="0"/>
          </w:pPr>
        </w:pPrChange>
      </w:pPr>
      <w:ins w:id="982" w:author="Lexer" w:date="2024-09-28T15:58:00Z">
        <w:del w:id="983" w:author="Student" w:date="2024-10-04T11:41:00Z">
          <w:r w:rsidDel="0012204B">
            <w:rPr>
              <w:b/>
              <w:bCs/>
              <w:color w:val="000000"/>
              <w:lang w:val="ru-RU"/>
            </w:rPr>
            <w:delText>Фи</w:delText>
          </w:r>
          <w:r w:rsidRPr="00821BBB" w:rsidDel="0012204B">
            <w:rPr>
              <w:b/>
              <w:bCs/>
              <w:color w:val="000000"/>
              <w:lang w:val="en-US"/>
              <w:rPrChange w:id="984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(10) = 360/12,5*</w:delText>
          </w:r>
        </w:del>
      </w:ins>
      <w:ins w:id="985" w:author="Lexer" w:date="2024-09-28T15:59:00Z">
        <w:del w:id="986" w:author="Student" w:date="2024-10-04T11:41:00Z">
          <w:r w:rsidRPr="00821BBB" w:rsidDel="0012204B">
            <w:rPr>
              <w:b/>
              <w:bCs/>
              <w:color w:val="000000"/>
              <w:lang w:val="en-US"/>
              <w:rPrChange w:id="987" w:author="Student" w:date="2024-10-04T12:00:00Z">
                <w:rPr>
                  <w:b/>
                  <w:bCs/>
                  <w:color w:val="000000"/>
                  <w:lang w:val="ru-RU"/>
                </w:rPr>
              </w:rPrChange>
            </w:rPr>
            <w:delText>0,594 = 17,12</w:delText>
          </w:r>
        </w:del>
      </w:ins>
    </w:p>
    <w:p w14:paraId="33DC14FF" w14:textId="1A00EE4F" w:rsidR="0063169D" w:rsidRPr="00821BBB" w:rsidDel="0012204B" w:rsidRDefault="002F7309" w:rsidP="0012204B">
      <w:pPr>
        <w:ind w:firstLine="0"/>
        <w:rPr>
          <w:ins w:id="988" w:author="Lexer" w:date="2024-09-28T15:37:00Z"/>
          <w:del w:id="989" w:author="Student" w:date="2024-10-04T11:41:00Z"/>
          <w:b/>
          <w:bCs/>
          <w:color w:val="000000"/>
          <w:lang w:val="en-US"/>
          <w:rPrChange w:id="990" w:author="Student" w:date="2024-10-04T12:00:00Z">
            <w:rPr>
              <w:ins w:id="991" w:author="Lexer" w:date="2024-09-28T15:37:00Z"/>
              <w:del w:id="992" w:author="Student" w:date="2024-10-04T11:41:00Z"/>
              <w:color w:val="000000"/>
              <w:lang w:val="ru-RU"/>
            </w:rPr>
          </w:rPrChange>
        </w:rPr>
        <w:pPrChange w:id="993" w:author="Student" w:date="2024-10-04T11:41:00Z">
          <w:pPr>
            <w:ind w:firstLine="0"/>
          </w:pPr>
        </w:pPrChange>
      </w:pPr>
      <w:ins w:id="994" w:author="Lexer" w:date="2024-09-28T15:36:00Z">
        <w:del w:id="995" w:author="Student" w:date="2024-10-04T11:41:00Z">
          <w:r w:rsidRPr="002F7309" w:rsidDel="0012204B">
            <w:rPr>
              <w:b/>
              <w:bCs/>
              <w:color w:val="000000"/>
              <w:rPrChange w:id="996" w:author="Lexer" w:date="2024-09-28T15:37:00Z">
                <w:rPr>
                  <w:color w:val="000000"/>
                </w:rPr>
              </w:rPrChange>
            </w:rPr>
            <w:delText>КПД</w:delText>
          </w:r>
          <w:r w:rsidRPr="00821BBB" w:rsidDel="0012204B">
            <w:rPr>
              <w:b/>
              <w:bCs/>
              <w:color w:val="000000"/>
              <w:lang w:val="en-US"/>
              <w:rPrChange w:id="997" w:author="Student" w:date="2024-10-04T12:00:00Z">
                <w:rPr>
                  <w:color w:val="000000"/>
                </w:rPr>
              </w:rPrChange>
            </w:rPr>
            <w:delText xml:space="preserve"> (</w:delText>
          </w:r>
          <w:r w:rsidRPr="002F7309" w:rsidDel="0012204B">
            <w:rPr>
              <w:rFonts w:ascii="Symbol" w:hAnsi="Symbol"/>
              <w:b/>
              <w:bCs/>
              <w:color w:val="000000"/>
              <w:rPrChange w:id="998" w:author="Lexer" w:date="2024-09-28T15:37:00Z">
                <w:rPr>
                  <w:rFonts w:ascii="Symbol" w:hAnsi="Symbol"/>
                  <w:color w:val="000000"/>
                </w:rPr>
              </w:rPrChange>
            </w:rPr>
            <w:sym w:font="Symbol" w:char="F068"/>
          </w:r>
          <w:r w:rsidRPr="00821BBB" w:rsidDel="0012204B">
            <w:rPr>
              <w:b/>
              <w:bCs/>
              <w:color w:val="000000"/>
              <w:lang w:val="en-US"/>
              <w:rPrChange w:id="999" w:author="Student" w:date="2024-10-04T12:00:00Z">
                <w:rPr>
                  <w:color w:val="000000"/>
                </w:rPr>
              </w:rPrChange>
            </w:rPr>
            <w:delText>)</w:delText>
          </w:r>
        </w:del>
      </w:ins>
      <w:ins w:id="1000" w:author="Lexer" w:date="2024-09-28T15:37:00Z">
        <w:del w:id="1001" w:author="Student" w:date="2024-10-04T11:41:00Z">
          <w:r w:rsidRPr="00821BBB" w:rsidDel="0012204B">
            <w:rPr>
              <w:b/>
              <w:bCs/>
              <w:color w:val="000000"/>
              <w:lang w:val="en-US"/>
              <w:rPrChange w:id="1002" w:author="Student" w:date="2024-10-04T12:00:00Z">
                <w:rPr>
                  <w:color w:val="000000"/>
                  <w:lang w:val="ru-RU"/>
                </w:rPr>
              </w:rPrChange>
            </w:rPr>
            <w:delText>:</w:delText>
          </w:r>
        </w:del>
      </w:ins>
    </w:p>
    <w:p w14:paraId="42EA7F9F" w14:textId="584350B4" w:rsidR="002F7309" w:rsidRPr="00821BBB" w:rsidDel="0012204B" w:rsidRDefault="002F7309" w:rsidP="0012204B">
      <w:pPr>
        <w:ind w:firstLine="0"/>
        <w:rPr>
          <w:ins w:id="1003" w:author="Lexer" w:date="2024-09-28T15:37:00Z"/>
          <w:del w:id="1004" w:author="Student" w:date="2024-10-04T11:41:00Z"/>
          <w:position w:val="-32"/>
          <w:lang w:val="en-US"/>
          <w:rPrChange w:id="1005" w:author="Student" w:date="2024-10-04T12:00:00Z">
            <w:rPr>
              <w:ins w:id="1006" w:author="Lexer" w:date="2024-09-28T15:37:00Z"/>
              <w:del w:id="1007" w:author="Student" w:date="2024-10-04T11:41:00Z"/>
              <w:position w:val="-32"/>
            </w:rPr>
          </w:rPrChange>
        </w:rPr>
        <w:pPrChange w:id="1008" w:author="Student" w:date="2024-10-04T11:41:00Z">
          <w:pPr>
            <w:ind w:firstLine="0"/>
          </w:pPr>
        </w:pPrChange>
      </w:pPr>
      <w:ins w:id="1009" w:author="Lexer" w:date="2024-09-28T15:37:00Z">
        <w:del w:id="1010" w:author="Student" w:date="2024-10-04T11:41:00Z">
          <w:r w:rsidRPr="00890510" w:rsidDel="0012204B">
            <w:rPr>
              <w:position w:val="-30"/>
            </w:rPr>
            <w:object w:dxaOrig="2260" w:dyaOrig="680" w14:anchorId="78BFB303">
              <v:shape id="_x0000_i1036" type="#_x0000_t75" style="width:150.25pt;height:45.4pt" o:ole="" fillcolor="window">
                <v:imagedata r:id="rId30" o:title=""/>
              </v:shape>
              <o:OLEObject Type="Embed" ProgID="Equation.DSMT4" ShapeID="_x0000_i1036" DrawAspect="Content" ObjectID="_1789550846" r:id="rId31"/>
            </w:object>
          </w:r>
        </w:del>
      </w:ins>
    </w:p>
    <w:p w14:paraId="25EEF9C3" w14:textId="1F3991D4" w:rsidR="003217AF" w:rsidRPr="00821BBB" w:rsidDel="0012204B" w:rsidRDefault="002F7309" w:rsidP="0012204B">
      <w:pPr>
        <w:ind w:firstLine="0"/>
        <w:rPr>
          <w:ins w:id="1011" w:author="Lexer" w:date="2024-09-28T16:03:00Z"/>
          <w:del w:id="1012" w:author="Student" w:date="2024-10-04T11:41:00Z"/>
          <w:szCs w:val="20"/>
          <w:lang w:val="en-US"/>
          <w:rPrChange w:id="1013" w:author="Student" w:date="2024-10-04T12:00:00Z">
            <w:rPr>
              <w:ins w:id="1014" w:author="Lexer" w:date="2024-09-28T16:03:00Z"/>
              <w:del w:id="1015" w:author="Student" w:date="2024-10-04T11:41:00Z"/>
              <w:szCs w:val="20"/>
              <w:lang w:val="ru-RU"/>
            </w:rPr>
          </w:rPrChange>
        </w:rPr>
        <w:pPrChange w:id="1016" w:author="Student" w:date="2024-10-04T11:41:00Z">
          <w:pPr>
            <w:ind w:firstLine="0"/>
          </w:pPr>
        </w:pPrChange>
      </w:pPr>
      <w:ins w:id="1017" w:author="Lexer" w:date="2024-09-28T15:38:00Z">
        <w:del w:id="1018" w:author="Student" w:date="2024-10-04T11:41:00Z">
          <w:r w:rsidRPr="00120B23" w:rsidDel="0012204B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12204B">
            <w:rPr>
              <w:rFonts w:ascii="Symbol" w:hAnsi="Symbol"/>
              <w:b/>
              <w:bCs/>
              <w:color w:val="000000"/>
              <w:lang w:val="ru-RU"/>
            </w:rPr>
            <w:delText xml:space="preserve">(100) = </w:delText>
          </w:r>
        </w:del>
      </w:ins>
      <w:ins w:id="1019" w:author="Lexer" w:date="2024-09-28T16:02:00Z">
        <w:del w:id="1020" w:author="Student" w:date="2024-10-04T11:41:00Z">
          <w:r w:rsidR="005F0164" w:rsidDel="0012204B">
            <w:rPr>
              <w:rFonts w:ascii="Symbol" w:hAnsi="Symbol"/>
              <w:b/>
              <w:bCs/>
              <w:color w:val="000000"/>
              <w:lang w:val="ru-RU"/>
            </w:rPr>
            <w:delText>(</w:delText>
          </w:r>
        </w:del>
      </w:ins>
      <w:ins w:id="1021" w:author="Lexer" w:date="2024-09-28T16:01:00Z">
        <w:del w:id="1022" w:author="Student" w:date="2024-10-04T11:41:00Z">
          <w:r w:rsidR="00C477F2" w:rsidDel="0012204B">
            <w:rPr>
              <w:rFonts w:ascii="Symbol" w:hAnsi="Symbol"/>
              <w:b/>
              <w:bCs/>
              <w:color w:val="000000"/>
              <w:lang w:val="ru-RU"/>
            </w:rPr>
            <w:delText>49</w:delText>
          </w:r>
        </w:del>
      </w:ins>
      <w:ins w:id="1023" w:author="Lexer" w:date="2024-09-28T16:02:00Z">
        <w:del w:id="1024" w:author="Student" w:date="2024-10-04T11:41:00Z">
          <w:r w:rsidR="005F0164" w:rsidDel="0012204B">
            <w:rPr>
              <w:rFonts w:ascii="Symbol" w:hAnsi="Symbol"/>
              <w:b/>
              <w:bCs/>
              <w:color w:val="000000"/>
              <w:lang w:val="ru-RU"/>
            </w:rPr>
            <w:delText>,01*</w:delText>
          </w:r>
          <w:r w:rsidR="005F0164" w:rsidRPr="00821BBB" w:rsidDel="0012204B">
            <w:rPr>
              <w:szCs w:val="20"/>
              <w:lang w:val="en-US"/>
            </w:rPr>
            <w:delText>245,3</w:delText>
          </w:r>
          <w:r w:rsidR="005F0164" w:rsidRPr="00821BBB" w:rsidDel="0012204B">
            <w:rPr>
              <w:szCs w:val="20"/>
              <w:lang w:val="en-US"/>
              <w:rPrChange w:id="1025" w:author="Student" w:date="2024-10-04T12:00:00Z">
                <w:rPr>
                  <w:szCs w:val="20"/>
                  <w:lang w:val="ru-RU"/>
                </w:rPr>
              </w:rPrChange>
            </w:rPr>
            <w:delText>)/(100*229,4</w:delText>
          </w:r>
        </w:del>
      </w:ins>
      <w:ins w:id="1026" w:author="Lexer" w:date="2024-09-28T16:03:00Z">
        <w:del w:id="1027" w:author="Student" w:date="2024-10-04T11:41:00Z">
          <w:r w:rsidR="005F0164" w:rsidRPr="00821BBB" w:rsidDel="0012204B">
            <w:rPr>
              <w:szCs w:val="20"/>
              <w:lang w:val="en-US"/>
              <w:rPrChange w:id="1028" w:author="Student" w:date="2024-10-04T12:00:00Z">
                <w:rPr>
                  <w:szCs w:val="20"/>
                  <w:lang w:val="ru-RU"/>
                </w:rPr>
              </w:rPrChange>
            </w:rPr>
            <w:delText xml:space="preserve">*0,535) = </w:delText>
          </w:r>
        </w:del>
      </w:ins>
      <w:ins w:id="1029" w:author="Lexer" w:date="2024-09-28T16:10:00Z">
        <w:del w:id="1030" w:author="Student" w:date="2024-10-04T11:41:00Z">
          <w:r w:rsidR="003217AF" w:rsidRPr="00821BBB" w:rsidDel="0012204B">
            <w:rPr>
              <w:szCs w:val="20"/>
              <w:lang w:val="en-US"/>
              <w:rPrChange w:id="1031" w:author="Student" w:date="2024-10-04T12:00:00Z">
                <w:rPr>
                  <w:szCs w:val="20"/>
                  <w:lang w:val="ru-RU"/>
                </w:rPr>
              </w:rPrChange>
            </w:rPr>
            <w:delText xml:space="preserve">0,98 </w:delText>
          </w:r>
        </w:del>
      </w:ins>
    </w:p>
    <w:p w14:paraId="563AD3C2" w14:textId="2D83601D" w:rsidR="005F0164" w:rsidRPr="00821BBB" w:rsidDel="0012204B" w:rsidRDefault="005F0164" w:rsidP="0012204B">
      <w:pPr>
        <w:ind w:firstLine="0"/>
        <w:rPr>
          <w:ins w:id="1032" w:author="Lexer" w:date="2024-09-28T16:03:00Z"/>
          <w:del w:id="1033" w:author="Student" w:date="2024-10-04T11:41:00Z"/>
          <w:rFonts w:eastAsia="Courier New"/>
          <w:lang w:val="en-US"/>
          <w:rPrChange w:id="1034" w:author="Student" w:date="2024-10-04T12:00:00Z">
            <w:rPr>
              <w:ins w:id="1035" w:author="Lexer" w:date="2024-09-28T16:03:00Z"/>
              <w:del w:id="1036" w:author="Student" w:date="2024-10-04T11:41:00Z"/>
              <w:rFonts w:eastAsia="Courier New"/>
              <w:lang w:val="ru-RU"/>
            </w:rPr>
          </w:rPrChange>
        </w:rPr>
        <w:pPrChange w:id="1037" w:author="Student" w:date="2024-10-04T11:41:00Z">
          <w:pPr>
            <w:ind w:firstLine="0"/>
          </w:pPr>
        </w:pPrChange>
      </w:pPr>
      <w:ins w:id="1038" w:author="Lexer" w:date="2024-09-28T16:03:00Z">
        <w:del w:id="1039" w:author="Student" w:date="2024-10-04T11:41:00Z">
          <w:r w:rsidRPr="00120B23" w:rsidDel="0012204B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12204B">
            <w:rPr>
              <w:rFonts w:ascii="Symbol" w:hAnsi="Symbol"/>
              <w:b/>
              <w:bCs/>
              <w:color w:val="000000"/>
              <w:lang w:val="ru-RU"/>
            </w:rPr>
            <w:delText>(80) = (48,74*</w:delText>
          </w:r>
          <w:r w:rsidRPr="00821BBB" w:rsidDel="0012204B">
            <w:rPr>
              <w:szCs w:val="20"/>
              <w:lang w:val="en-US"/>
              <w:rPrChange w:id="1040" w:author="Student" w:date="2024-10-04T12:00:00Z">
                <w:rPr>
                  <w:szCs w:val="20"/>
                  <w:lang w:val="ru-RU"/>
                </w:rPr>
              </w:rPrChange>
            </w:rPr>
            <w:delText>304,6)/(100*246,1*</w:delText>
          </w:r>
        </w:del>
      </w:ins>
      <w:ins w:id="1041" w:author="Lexer" w:date="2024-09-28T16:04:00Z">
        <w:del w:id="1042" w:author="Student" w:date="2024-10-04T11:41:00Z">
          <w:r w:rsidRPr="00821BBB" w:rsidDel="0012204B">
            <w:rPr>
              <w:szCs w:val="20"/>
              <w:lang w:val="en-US"/>
              <w:rPrChange w:id="1043" w:author="Student" w:date="2024-10-04T12:00:00Z">
                <w:rPr>
                  <w:szCs w:val="20"/>
                  <w:lang w:val="ru-RU"/>
                </w:rPr>
              </w:rPrChange>
            </w:rPr>
            <w:delText>0,637</w:delText>
          </w:r>
        </w:del>
      </w:ins>
      <w:ins w:id="1044" w:author="Lexer" w:date="2024-09-28T16:03:00Z">
        <w:del w:id="1045" w:author="Student" w:date="2024-10-04T11:41:00Z">
          <w:r w:rsidRPr="00821BBB" w:rsidDel="0012204B">
            <w:rPr>
              <w:szCs w:val="20"/>
              <w:lang w:val="en-US"/>
              <w:rPrChange w:id="1046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1047" w:author="Lexer" w:date="2024-09-28T16:11:00Z">
        <w:del w:id="1048" w:author="Student" w:date="2024-10-04T11:41:00Z">
          <w:r w:rsidR="003217AF" w:rsidRPr="00821BBB" w:rsidDel="0012204B">
            <w:rPr>
              <w:szCs w:val="20"/>
              <w:lang w:val="en-US"/>
              <w:rPrChange w:id="1049" w:author="Student" w:date="2024-10-04T12:00:00Z">
                <w:rPr>
                  <w:szCs w:val="20"/>
                  <w:lang w:val="ru-RU"/>
                </w:rPr>
              </w:rPrChange>
            </w:rPr>
            <w:delText>0,95</w:delText>
          </w:r>
        </w:del>
      </w:ins>
    </w:p>
    <w:p w14:paraId="29DA8D66" w14:textId="689AB7A8" w:rsidR="005F0164" w:rsidRPr="00821BBB" w:rsidDel="0012204B" w:rsidRDefault="005F0164" w:rsidP="0012204B">
      <w:pPr>
        <w:ind w:firstLine="0"/>
        <w:rPr>
          <w:ins w:id="1050" w:author="Lexer" w:date="2024-09-28T16:03:00Z"/>
          <w:del w:id="1051" w:author="Student" w:date="2024-10-04T11:41:00Z"/>
          <w:rFonts w:eastAsia="Courier New"/>
          <w:lang w:val="en-US"/>
          <w:rPrChange w:id="1052" w:author="Student" w:date="2024-10-04T12:00:00Z">
            <w:rPr>
              <w:ins w:id="1053" w:author="Lexer" w:date="2024-09-28T16:03:00Z"/>
              <w:del w:id="1054" w:author="Student" w:date="2024-10-04T11:41:00Z"/>
              <w:rFonts w:eastAsia="Courier New"/>
              <w:lang w:val="ru-RU"/>
            </w:rPr>
          </w:rPrChange>
        </w:rPr>
        <w:pPrChange w:id="1055" w:author="Student" w:date="2024-10-04T11:41:00Z">
          <w:pPr>
            <w:ind w:firstLine="0"/>
          </w:pPr>
        </w:pPrChange>
      </w:pPr>
      <w:ins w:id="1056" w:author="Lexer" w:date="2024-09-28T16:03:00Z">
        <w:del w:id="1057" w:author="Student" w:date="2024-10-04T11:41:00Z">
          <w:r w:rsidRPr="00120B23" w:rsidDel="0012204B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12204B">
            <w:rPr>
              <w:rFonts w:ascii="Symbol" w:hAnsi="Symbol"/>
              <w:b/>
              <w:bCs/>
              <w:color w:val="000000"/>
              <w:lang w:val="ru-RU"/>
            </w:rPr>
            <w:delText>(60) = (</w:delText>
          </w:r>
        </w:del>
      </w:ins>
      <w:ins w:id="1058" w:author="Lexer" w:date="2024-09-28T16:04:00Z">
        <w:del w:id="1059" w:author="Student" w:date="2024-10-04T11:41:00Z">
          <w:r w:rsidRPr="00821BBB" w:rsidDel="0012204B">
            <w:rPr>
              <w:szCs w:val="20"/>
              <w:lang w:val="en-US"/>
              <w:rPrChange w:id="1060" w:author="Student" w:date="2024-10-04T12:00:00Z">
                <w:rPr>
                  <w:szCs w:val="20"/>
                  <w:lang w:val="ru-RU"/>
                </w:rPr>
              </w:rPrChange>
            </w:rPr>
            <w:delText>48,28</w:delText>
          </w:r>
        </w:del>
      </w:ins>
      <w:ins w:id="1061" w:author="Lexer" w:date="2024-09-28T16:03:00Z">
        <w:del w:id="1062" w:author="Student" w:date="2024-10-04T11:41:00Z">
          <w:r w:rsidDel="0012204B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1063" w:author="Lexer" w:date="2024-09-28T16:04:00Z">
        <w:del w:id="1064" w:author="Student" w:date="2024-10-04T11:41:00Z">
          <w:r w:rsidRPr="00821BBB" w:rsidDel="0012204B">
            <w:rPr>
              <w:szCs w:val="20"/>
              <w:lang w:val="en-US"/>
              <w:rPrChange w:id="1065" w:author="Student" w:date="2024-10-04T12:00:00Z">
                <w:rPr>
                  <w:szCs w:val="20"/>
                  <w:lang w:val="ru-RU"/>
                </w:rPr>
              </w:rPrChange>
            </w:rPr>
            <w:delText>402,2</w:delText>
          </w:r>
        </w:del>
      </w:ins>
      <w:ins w:id="1066" w:author="Lexer" w:date="2024-09-28T16:03:00Z">
        <w:del w:id="1067" w:author="Student" w:date="2024-10-04T11:41:00Z">
          <w:r w:rsidRPr="00821BBB" w:rsidDel="0012204B">
            <w:rPr>
              <w:szCs w:val="20"/>
              <w:lang w:val="en-US"/>
              <w:rPrChange w:id="1068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1069" w:author="Lexer" w:date="2024-09-28T16:04:00Z">
        <w:del w:id="1070" w:author="Student" w:date="2024-10-04T11:41:00Z">
          <w:r w:rsidRPr="00821BBB" w:rsidDel="0012204B">
            <w:rPr>
              <w:szCs w:val="20"/>
              <w:lang w:val="en-US"/>
              <w:rPrChange w:id="1071" w:author="Student" w:date="2024-10-04T12:00:00Z">
                <w:rPr>
                  <w:szCs w:val="20"/>
                  <w:lang w:val="ru-RU"/>
                </w:rPr>
              </w:rPrChange>
            </w:rPr>
            <w:delText>278,2</w:delText>
          </w:r>
        </w:del>
      </w:ins>
      <w:ins w:id="1072" w:author="Lexer" w:date="2024-09-28T16:03:00Z">
        <w:del w:id="1073" w:author="Student" w:date="2024-10-04T11:41:00Z">
          <w:r w:rsidRPr="00821BBB" w:rsidDel="0012204B">
            <w:rPr>
              <w:szCs w:val="20"/>
              <w:lang w:val="en-US"/>
              <w:rPrChange w:id="1074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1075" w:author="Lexer" w:date="2024-09-28T16:04:00Z">
        <w:del w:id="1076" w:author="Student" w:date="2024-10-04T11:41:00Z">
          <w:r w:rsidRPr="00821BBB" w:rsidDel="0012204B">
            <w:rPr>
              <w:szCs w:val="20"/>
              <w:lang w:val="en-US"/>
              <w:rPrChange w:id="1077" w:author="Student" w:date="2024-10-04T12:00:00Z">
                <w:rPr>
                  <w:szCs w:val="20"/>
                  <w:lang w:val="ru-RU"/>
                </w:rPr>
              </w:rPrChange>
            </w:rPr>
            <w:delText>0,602</w:delText>
          </w:r>
        </w:del>
      </w:ins>
      <w:ins w:id="1078" w:author="Lexer" w:date="2024-09-28T16:03:00Z">
        <w:del w:id="1079" w:author="Student" w:date="2024-10-04T11:41:00Z">
          <w:r w:rsidRPr="00821BBB" w:rsidDel="0012204B">
            <w:rPr>
              <w:szCs w:val="20"/>
              <w:lang w:val="en-US"/>
              <w:rPrChange w:id="1080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1081" w:author="Lexer" w:date="2024-09-28T16:52:00Z">
        <w:del w:id="1082" w:author="Student" w:date="2024-10-04T11:41:00Z">
          <w:r w:rsidR="00981D37" w:rsidRPr="00821BBB" w:rsidDel="0012204B">
            <w:rPr>
              <w:szCs w:val="20"/>
              <w:lang w:val="en-US"/>
              <w:rPrChange w:id="1083" w:author="Student" w:date="2024-10-04T12:00:00Z">
                <w:rPr>
                  <w:szCs w:val="20"/>
                  <w:lang w:val="ru-RU"/>
                </w:rPr>
              </w:rPrChange>
            </w:rPr>
            <w:delText>0,93</w:delText>
          </w:r>
        </w:del>
      </w:ins>
    </w:p>
    <w:p w14:paraId="406F4651" w14:textId="05F12883" w:rsidR="005F0164" w:rsidRPr="00821BBB" w:rsidDel="0012204B" w:rsidRDefault="005F0164" w:rsidP="0012204B">
      <w:pPr>
        <w:ind w:firstLine="0"/>
        <w:rPr>
          <w:ins w:id="1084" w:author="Lexer" w:date="2024-09-28T16:03:00Z"/>
          <w:del w:id="1085" w:author="Student" w:date="2024-10-04T11:41:00Z"/>
          <w:szCs w:val="20"/>
          <w:lang w:val="en-US"/>
          <w:rPrChange w:id="1086" w:author="Student" w:date="2024-10-04T12:00:00Z">
            <w:rPr>
              <w:ins w:id="1087" w:author="Lexer" w:date="2024-09-28T16:03:00Z"/>
              <w:del w:id="1088" w:author="Student" w:date="2024-10-04T11:41:00Z"/>
              <w:szCs w:val="20"/>
              <w:lang w:val="ru-RU"/>
            </w:rPr>
          </w:rPrChange>
        </w:rPr>
        <w:pPrChange w:id="1089" w:author="Student" w:date="2024-10-04T11:41:00Z">
          <w:pPr>
            <w:ind w:firstLine="0"/>
          </w:pPr>
        </w:pPrChange>
      </w:pPr>
      <w:ins w:id="1090" w:author="Lexer" w:date="2024-09-28T16:03:00Z">
        <w:del w:id="1091" w:author="Student" w:date="2024-10-04T11:41:00Z">
          <w:r w:rsidRPr="00120B23" w:rsidDel="0012204B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12204B">
            <w:rPr>
              <w:rFonts w:ascii="Symbol" w:hAnsi="Symbol"/>
              <w:b/>
              <w:bCs/>
              <w:color w:val="000000"/>
              <w:lang w:val="ru-RU"/>
            </w:rPr>
            <w:delText>(40) = (</w:delText>
          </w:r>
        </w:del>
      </w:ins>
      <w:ins w:id="1092" w:author="Lexer" w:date="2024-09-28T16:04:00Z">
        <w:del w:id="1093" w:author="Student" w:date="2024-10-04T11:41:00Z">
          <w:r w:rsidRPr="00821BBB" w:rsidDel="0012204B">
            <w:rPr>
              <w:szCs w:val="20"/>
              <w:lang w:val="en-US"/>
              <w:rPrChange w:id="1094" w:author="Student" w:date="2024-10-04T12:00:00Z">
                <w:rPr>
                  <w:szCs w:val="20"/>
                  <w:lang w:val="ru-RU"/>
                </w:rPr>
              </w:rPrChange>
            </w:rPr>
            <w:delText>47,39</w:delText>
          </w:r>
        </w:del>
      </w:ins>
      <w:ins w:id="1095" w:author="Lexer" w:date="2024-09-28T16:03:00Z">
        <w:del w:id="1096" w:author="Student" w:date="2024-10-04T11:41:00Z">
          <w:r w:rsidDel="0012204B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1097" w:author="Lexer" w:date="2024-09-28T16:27:00Z">
        <w:del w:id="1098" w:author="Student" w:date="2024-10-04T11:41:00Z">
          <w:r w:rsidR="00DD03DF" w:rsidRPr="00821BBB" w:rsidDel="0012204B">
            <w:rPr>
              <w:szCs w:val="20"/>
              <w:lang w:val="en-US"/>
              <w:rPrChange w:id="1099" w:author="Student" w:date="2024-10-04T12:00:00Z">
                <w:rPr>
                  <w:szCs w:val="20"/>
                  <w:lang w:val="ru-RU"/>
                </w:rPr>
              </w:rPrChange>
            </w:rPr>
            <w:delText>592,3</w:delText>
          </w:r>
        </w:del>
      </w:ins>
      <w:ins w:id="1100" w:author="Lexer" w:date="2024-09-28T16:03:00Z">
        <w:del w:id="1101" w:author="Student" w:date="2024-10-04T11:41:00Z">
          <w:r w:rsidRPr="00821BBB" w:rsidDel="0012204B">
            <w:rPr>
              <w:szCs w:val="20"/>
              <w:lang w:val="en-US"/>
              <w:rPrChange w:id="1102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1103" w:author="Lexer" w:date="2024-09-28T16:05:00Z">
        <w:del w:id="1104" w:author="Student" w:date="2024-10-04T11:41:00Z">
          <w:r w:rsidRPr="00821BBB" w:rsidDel="0012204B">
            <w:rPr>
              <w:szCs w:val="20"/>
              <w:lang w:val="en-US"/>
              <w:rPrChange w:id="1105" w:author="Student" w:date="2024-10-04T12:00:00Z">
                <w:rPr>
                  <w:szCs w:val="20"/>
                  <w:lang w:val="ru-RU"/>
                </w:rPr>
              </w:rPrChange>
            </w:rPr>
            <w:delText>351,8</w:delText>
          </w:r>
        </w:del>
      </w:ins>
      <w:ins w:id="1106" w:author="Lexer" w:date="2024-09-28T16:03:00Z">
        <w:del w:id="1107" w:author="Student" w:date="2024-10-04T11:41:00Z">
          <w:r w:rsidRPr="00821BBB" w:rsidDel="0012204B">
            <w:rPr>
              <w:szCs w:val="20"/>
              <w:lang w:val="en-US"/>
              <w:rPrChange w:id="1108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1109" w:author="Lexer" w:date="2024-09-28T16:05:00Z">
        <w:del w:id="1110" w:author="Student" w:date="2024-10-04T11:41:00Z">
          <w:r w:rsidRPr="00821BBB" w:rsidDel="0012204B">
            <w:rPr>
              <w:szCs w:val="20"/>
              <w:lang w:val="en-US"/>
              <w:rPrChange w:id="1111" w:author="Student" w:date="2024-10-04T12:00:00Z">
                <w:rPr>
                  <w:szCs w:val="20"/>
                  <w:lang w:val="ru-RU"/>
                </w:rPr>
              </w:rPrChange>
            </w:rPr>
            <w:delText>0,815</w:delText>
          </w:r>
        </w:del>
      </w:ins>
      <w:ins w:id="1112" w:author="Lexer" w:date="2024-09-28T16:03:00Z">
        <w:del w:id="1113" w:author="Student" w:date="2024-10-04T11:41:00Z">
          <w:r w:rsidRPr="00821BBB" w:rsidDel="0012204B">
            <w:rPr>
              <w:szCs w:val="20"/>
              <w:lang w:val="en-US"/>
              <w:rPrChange w:id="1114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1115" w:author="Lexer" w:date="2024-09-28T16:40:00Z">
        <w:del w:id="1116" w:author="Student" w:date="2024-10-04T11:41:00Z">
          <w:r w:rsidR="00050D4D" w:rsidRPr="00821BBB" w:rsidDel="0012204B">
            <w:rPr>
              <w:szCs w:val="20"/>
              <w:lang w:val="en-US"/>
              <w:rPrChange w:id="1117" w:author="Student" w:date="2024-10-04T12:00:00Z">
                <w:rPr>
                  <w:szCs w:val="20"/>
                  <w:lang w:val="ru-RU"/>
                </w:rPr>
              </w:rPrChange>
            </w:rPr>
            <w:delText>0,91</w:delText>
          </w:r>
        </w:del>
      </w:ins>
    </w:p>
    <w:p w14:paraId="377F310D" w14:textId="79B0D5FC" w:rsidR="005F0164" w:rsidRPr="00821BBB" w:rsidDel="0012204B" w:rsidRDefault="005F0164" w:rsidP="0012204B">
      <w:pPr>
        <w:ind w:firstLine="0"/>
        <w:rPr>
          <w:ins w:id="1118" w:author="Lexer" w:date="2024-09-28T16:03:00Z"/>
          <w:del w:id="1119" w:author="Student" w:date="2024-10-04T11:41:00Z"/>
          <w:szCs w:val="20"/>
          <w:lang w:val="en-US"/>
          <w:rPrChange w:id="1120" w:author="Student" w:date="2024-10-04T12:00:00Z">
            <w:rPr>
              <w:ins w:id="1121" w:author="Lexer" w:date="2024-09-28T16:03:00Z"/>
              <w:del w:id="1122" w:author="Student" w:date="2024-10-04T11:41:00Z"/>
              <w:rFonts w:eastAsia="Courier New"/>
              <w:lang w:val="ru-RU"/>
            </w:rPr>
          </w:rPrChange>
        </w:rPr>
        <w:pPrChange w:id="1123" w:author="Student" w:date="2024-10-04T11:41:00Z">
          <w:pPr>
            <w:ind w:firstLine="0"/>
          </w:pPr>
        </w:pPrChange>
      </w:pPr>
      <w:ins w:id="1124" w:author="Lexer" w:date="2024-09-28T16:03:00Z">
        <w:del w:id="1125" w:author="Student" w:date="2024-10-04T11:41:00Z">
          <w:r w:rsidRPr="00120B23" w:rsidDel="0012204B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12204B">
            <w:rPr>
              <w:rFonts w:ascii="Symbol" w:hAnsi="Symbol"/>
              <w:b/>
              <w:bCs/>
              <w:color w:val="000000"/>
              <w:lang w:val="ru-RU"/>
            </w:rPr>
            <w:delText>(20) = (</w:delText>
          </w:r>
        </w:del>
      </w:ins>
      <w:ins w:id="1126" w:author="Lexer" w:date="2024-09-28T16:05:00Z">
        <w:del w:id="1127" w:author="Student" w:date="2024-10-04T11:41:00Z">
          <w:r w:rsidRPr="00821BBB" w:rsidDel="0012204B">
            <w:rPr>
              <w:szCs w:val="20"/>
              <w:lang w:val="en-US"/>
              <w:rPrChange w:id="1128" w:author="Student" w:date="2024-10-04T12:00:00Z">
                <w:rPr>
                  <w:szCs w:val="20"/>
                  <w:lang w:val="ru-RU"/>
                </w:rPr>
              </w:rPrChange>
            </w:rPr>
            <w:delText>44,93</w:delText>
          </w:r>
        </w:del>
      </w:ins>
      <w:ins w:id="1129" w:author="Lexer" w:date="2024-09-28T16:03:00Z">
        <w:del w:id="1130" w:author="Student" w:date="2024-10-04T11:41:00Z">
          <w:r w:rsidDel="0012204B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1131" w:author="Lexer" w:date="2024-09-28T16:20:00Z">
        <w:del w:id="1132" w:author="Student" w:date="2024-10-04T11:41:00Z">
          <w:r w:rsidR="00DA388C" w:rsidRPr="00821BBB" w:rsidDel="0012204B">
            <w:rPr>
              <w:szCs w:val="20"/>
              <w:lang w:val="en-US"/>
              <w:rPrChange w:id="1133" w:author="Student" w:date="2024-10-04T12:00:00Z">
                <w:rPr>
                  <w:szCs w:val="20"/>
                  <w:lang w:val="ru-RU"/>
                </w:rPr>
              </w:rPrChange>
            </w:rPr>
            <w:delText>1123</w:delText>
          </w:r>
        </w:del>
      </w:ins>
      <w:ins w:id="1134" w:author="Lexer" w:date="2024-09-28T16:03:00Z">
        <w:del w:id="1135" w:author="Student" w:date="2024-10-04T11:41:00Z">
          <w:r w:rsidRPr="00821BBB" w:rsidDel="0012204B">
            <w:rPr>
              <w:szCs w:val="20"/>
              <w:lang w:val="en-US"/>
              <w:rPrChange w:id="1136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1137" w:author="Lexer" w:date="2024-09-28T16:05:00Z">
        <w:del w:id="1138" w:author="Student" w:date="2024-10-04T11:41:00Z">
          <w:r w:rsidRPr="00821BBB" w:rsidDel="0012204B">
            <w:rPr>
              <w:szCs w:val="20"/>
              <w:lang w:val="en-US"/>
              <w:rPrChange w:id="1139" w:author="Student" w:date="2024-10-04T12:00:00Z">
                <w:rPr>
                  <w:szCs w:val="20"/>
                  <w:lang w:val="ru-RU"/>
                </w:rPr>
              </w:rPrChange>
            </w:rPr>
            <w:delText>591,1</w:delText>
          </w:r>
        </w:del>
      </w:ins>
      <w:ins w:id="1140" w:author="Lexer" w:date="2024-09-28T16:03:00Z">
        <w:del w:id="1141" w:author="Student" w:date="2024-10-04T11:41:00Z">
          <w:r w:rsidRPr="00821BBB" w:rsidDel="0012204B">
            <w:rPr>
              <w:szCs w:val="20"/>
              <w:lang w:val="en-US"/>
              <w:rPrChange w:id="1142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1143" w:author="Lexer" w:date="2024-09-28T16:06:00Z">
        <w:del w:id="1144" w:author="Student" w:date="2024-10-04T11:41:00Z">
          <w:r w:rsidRPr="00821BBB" w:rsidDel="0012204B">
            <w:rPr>
              <w:szCs w:val="20"/>
              <w:lang w:val="en-US"/>
              <w:rPrChange w:id="1145" w:author="Student" w:date="2024-10-04T12:00:00Z">
                <w:rPr>
                  <w:szCs w:val="20"/>
                  <w:lang w:val="ru-RU"/>
                </w:rPr>
              </w:rPrChange>
            </w:rPr>
            <w:delText>0,979</w:delText>
          </w:r>
        </w:del>
      </w:ins>
      <w:ins w:id="1146" w:author="Lexer" w:date="2024-09-28T16:03:00Z">
        <w:del w:id="1147" w:author="Student" w:date="2024-10-04T11:41:00Z">
          <w:r w:rsidRPr="00821BBB" w:rsidDel="0012204B">
            <w:rPr>
              <w:szCs w:val="20"/>
              <w:lang w:val="en-US"/>
              <w:rPrChange w:id="1148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1149" w:author="Lexer" w:date="2024-09-28T16:17:00Z">
        <w:del w:id="1150" w:author="Student" w:date="2024-10-04T11:41:00Z">
          <w:r w:rsidR="00DA388C" w:rsidRPr="00821BBB" w:rsidDel="0012204B">
            <w:rPr>
              <w:szCs w:val="20"/>
              <w:lang w:val="en-US"/>
              <w:rPrChange w:id="1151" w:author="Student" w:date="2024-10-04T12:00:00Z">
                <w:rPr>
                  <w:szCs w:val="20"/>
                  <w:lang w:val="ru-RU"/>
                </w:rPr>
              </w:rPrChange>
            </w:rPr>
            <w:delText>0,87</w:delText>
          </w:r>
        </w:del>
      </w:ins>
    </w:p>
    <w:p w14:paraId="258987BB" w14:textId="16D9C676" w:rsidR="005F0164" w:rsidRPr="00821BBB" w:rsidDel="0012204B" w:rsidRDefault="005F0164" w:rsidP="0012204B">
      <w:pPr>
        <w:ind w:firstLine="0"/>
        <w:rPr>
          <w:ins w:id="1152" w:author="Lexer" w:date="2024-09-28T16:03:00Z"/>
          <w:del w:id="1153" w:author="Student" w:date="2024-10-04T11:41:00Z"/>
          <w:rFonts w:eastAsia="Courier New"/>
          <w:lang w:val="en-US"/>
          <w:rPrChange w:id="1154" w:author="Student" w:date="2024-10-04T12:00:00Z">
            <w:rPr>
              <w:ins w:id="1155" w:author="Lexer" w:date="2024-09-28T16:03:00Z"/>
              <w:del w:id="1156" w:author="Student" w:date="2024-10-04T11:41:00Z"/>
              <w:rFonts w:eastAsia="Courier New"/>
              <w:lang w:val="ru-RU"/>
            </w:rPr>
          </w:rPrChange>
        </w:rPr>
        <w:pPrChange w:id="1157" w:author="Student" w:date="2024-10-04T11:41:00Z">
          <w:pPr>
            <w:ind w:firstLine="0"/>
          </w:pPr>
        </w:pPrChange>
      </w:pPr>
      <w:ins w:id="1158" w:author="Lexer" w:date="2024-09-28T16:03:00Z">
        <w:del w:id="1159" w:author="Student" w:date="2024-10-04T11:41:00Z">
          <w:r w:rsidRPr="00120B23" w:rsidDel="0012204B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12204B">
            <w:rPr>
              <w:rFonts w:ascii="Symbol" w:hAnsi="Symbol"/>
              <w:b/>
              <w:bCs/>
              <w:color w:val="000000"/>
              <w:lang w:val="ru-RU"/>
            </w:rPr>
            <w:delText>(10) = (</w:delText>
          </w:r>
        </w:del>
      </w:ins>
      <w:ins w:id="1160" w:author="Lexer" w:date="2024-09-28T16:06:00Z">
        <w:del w:id="1161" w:author="Student" w:date="2024-10-04T11:41:00Z">
          <w:r w:rsidRPr="00821BBB" w:rsidDel="0012204B">
            <w:rPr>
              <w:szCs w:val="20"/>
              <w:lang w:val="en-US"/>
              <w:rPrChange w:id="1162" w:author="Student" w:date="2024-10-04T12:00:00Z">
                <w:rPr>
                  <w:szCs w:val="20"/>
                  <w:lang w:val="ru-RU"/>
                </w:rPr>
              </w:rPrChange>
            </w:rPr>
            <w:delText>40,76</w:delText>
          </w:r>
        </w:del>
      </w:ins>
      <w:ins w:id="1163" w:author="Lexer" w:date="2024-09-28T16:03:00Z">
        <w:del w:id="1164" w:author="Student" w:date="2024-10-04T11:41:00Z">
          <w:r w:rsidDel="0012204B">
            <w:rPr>
              <w:rFonts w:ascii="Symbol" w:hAnsi="Symbol"/>
              <w:b/>
              <w:bCs/>
              <w:color w:val="000000"/>
              <w:lang w:val="ru-RU"/>
            </w:rPr>
            <w:delText>*</w:delText>
          </w:r>
        </w:del>
      </w:ins>
      <w:ins w:id="1165" w:author="Lexer" w:date="2024-09-28T16:06:00Z">
        <w:del w:id="1166" w:author="Student" w:date="2024-10-04T11:41:00Z">
          <w:r w:rsidRPr="00821BBB" w:rsidDel="0012204B">
            <w:rPr>
              <w:szCs w:val="20"/>
              <w:lang w:val="en-US"/>
              <w:rPrChange w:id="1167" w:author="Student" w:date="2024-10-04T12:00:00Z">
                <w:rPr>
                  <w:szCs w:val="20"/>
                  <w:lang w:val="ru-RU"/>
                </w:rPr>
              </w:rPrChange>
            </w:rPr>
            <w:delText>2038</w:delText>
          </w:r>
        </w:del>
      </w:ins>
      <w:ins w:id="1168" w:author="Lexer" w:date="2024-09-28T16:03:00Z">
        <w:del w:id="1169" w:author="Student" w:date="2024-10-04T11:41:00Z">
          <w:r w:rsidRPr="00821BBB" w:rsidDel="0012204B">
            <w:rPr>
              <w:szCs w:val="20"/>
              <w:lang w:val="en-US"/>
              <w:rPrChange w:id="1170" w:author="Student" w:date="2024-10-04T12:00:00Z">
                <w:rPr>
                  <w:szCs w:val="20"/>
                  <w:lang w:val="ru-RU"/>
                </w:rPr>
              </w:rPrChange>
            </w:rPr>
            <w:delText>)/(100*</w:delText>
          </w:r>
        </w:del>
      </w:ins>
      <w:ins w:id="1171" w:author="Lexer" w:date="2024-09-28T16:06:00Z">
        <w:del w:id="1172" w:author="Student" w:date="2024-10-04T11:41:00Z">
          <w:r w:rsidRPr="00821BBB" w:rsidDel="0012204B">
            <w:rPr>
              <w:szCs w:val="20"/>
              <w:lang w:val="en-US"/>
              <w:rPrChange w:id="1173" w:author="Student" w:date="2024-10-04T12:00:00Z">
                <w:rPr>
                  <w:szCs w:val="20"/>
                  <w:lang w:val="ru-RU"/>
                </w:rPr>
              </w:rPrChange>
            </w:rPr>
            <w:delText>1034</w:delText>
          </w:r>
        </w:del>
      </w:ins>
      <w:ins w:id="1174" w:author="Lexer" w:date="2024-09-28T16:03:00Z">
        <w:del w:id="1175" w:author="Student" w:date="2024-10-04T11:41:00Z">
          <w:r w:rsidRPr="00821BBB" w:rsidDel="0012204B">
            <w:rPr>
              <w:szCs w:val="20"/>
              <w:lang w:val="en-US"/>
              <w:rPrChange w:id="1176" w:author="Student" w:date="2024-10-04T12:00:00Z">
                <w:rPr>
                  <w:szCs w:val="20"/>
                  <w:lang w:val="ru-RU"/>
                </w:rPr>
              </w:rPrChange>
            </w:rPr>
            <w:delText>*</w:delText>
          </w:r>
        </w:del>
      </w:ins>
      <w:ins w:id="1177" w:author="Lexer" w:date="2024-09-28T16:06:00Z">
        <w:del w:id="1178" w:author="Student" w:date="2024-10-04T11:41:00Z">
          <w:r w:rsidRPr="00821BBB" w:rsidDel="0012204B">
            <w:rPr>
              <w:szCs w:val="20"/>
              <w:lang w:val="en-US"/>
              <w:rPrChange w:id="1179" w:author="Student" w:date="2024-10-04T12:00:00Z">
                <w:rPr>
                  <w:szCs w:val="20"/>
                  <w:lang w:val="ru-RU"/>
                </w:rPr>
              </w:rPrChange>
            </w:rPr>
            <w:delText>0,96</w:delText>
          </w:r>
        </w:del>
      </w:ins>
      <w:ins w:id="1180" w:author="Lexer" w:date="2024-09-28T16:03:00Z">
        <w:del w:id="1181" w:author="Student" w:date="2024-10-04T11:41:00Z">
          <w:r w:rsidRPr="00821BBB" w:rsidDel="0012204B">
            <w:rPr>
              <w:szCs w:val="20"/>
              <w:lang w:val="en-US"/>
              <w:rPrChange w:id="1182" w:author="Student" w:date="2024-10-04T12:00:00Z">
                <w:rPr>
                  <w:szCs w:val="20"/>
                  <w:lang w:val="ru-RU"/>
                </w:rPr>
              </w:rPrChange>
            </w:rPr>
            <w:delText xml:space="preserve">) = </w:delText>
          </w:r>
        </w:del>
      </w:ins>
      <w:ins w:id="1183" w:author="Lexer" w:date="2024-09-28T16:13:00Z">
        <w:del w:id="1184" w:author="Student" w:date="2024-10-04T11:41:00Z">
          <w:r w:rsidR="00F54E80" w:rsidRPr="00821BBB" w:rsidDel="0012204B">
            <w:rPr>
              <w:szCs w:val="20"/>
              <w:lang w:val="en-US"/>
              <w:rPrChange w:id="1185" w:author="Student" w:date="2024-10-04T12:00:00Z">
                <w:rPr>
                  <w:szCs w:val="20"/>
                  <w:lang w:val="ru-RU"/>
                </w:rPr>
              </w:rPrChange>
            </w:rPr>
            <w:delText>0,84</w:delText>
          </w:r>
        </w:del>
      </w:ins>
    </w:p>
    <w:p w14:paraId="5F0AAC41" w14:textId="3B9F6B2B" w:rsidR="005F0164" w:rsidRPr="00821BBB" w:rsidDel="0012204B" w:rsidRDefault="005F0164" w:rsidP="0012204B">
      <w:pPr>
        <w:ind w:firstLine="0"/>
        <w:rPr>
          <w:ins w:id="1186" w:author="Lexer" w:date="2024-09-28T16:03:00Z"/>
          <w:del w:id="1187" w:author="Student" w:date="2024-10-04T11:41:00Z"/>
          <w:rFonts w:eastAsia="Courier New"/>
          <w:lang w:val="en-US"/>
          <w:rPrChange w:id="1188" w:author="Student" w:date="2024-10-04T12:00:00Z">
            <w:rPr>
              <w:ins w:id="1189" w:author="Lexer" w:date="2024-09-28T16:03:00Z"/>
              <w:del w:id="1190" w:author="Student" w:date="2024-10-04T11:41:00Z"/>
              <w:rFonts w:eastAsia="Courier New"/>
              <w:lang w:val="ru-RU"/>
            </w:rPr>
          </w:rPrChange>
        </w:rPr>
        <w:pPrChange w:id="1191" w:author="Student" w:date="2024-10-04T11:41:00Z">
          <w:pPr>
            <w:ind w:firstLine="0"/>
          </w:pPr>
        </w:pPrChange>
      </w:pPr>
    </w:p>
    <w:p w14:paraId="4B3548E8" w14:textId="06E66A40" w:rsidR="005F0164" w:rsidRPr="00821BBB" w:rsidDel="0012204B" w:rsidRDefault="00981D37" w:rsidP="0012204B">
      <w:pPr>
        <w:ind w:firstLine="0"/>
        <w:rPr>
          <w:ins w:id="1192" w:author="Lexer" w:date="2024-09-28T17:15:00Z"/>
          <w:del w:id="1193" w:author="Student" w:date="2024-10-04T11:41:00Z"/>
          <w:color w:val="000000"/>
          <w:lang w:val="en-US"/>
          <w:rPrChange w:id="1194" w:author="Student" w:date="2024-10-04T12:00:00Z">
            <w:rPr>
              <w:ins w:id="1195" w:author="Lexer" w:date="2024-09-28T17:15:00Z"/>
              <w:del w:id="1196" w:author="Student" w:date="2024-10-04T11:41:00Z"/>
              <w:color w:val="000000"/>
              <w:lang w:val="ru-RU"/>
            </w:rPr>
          </w:rPrChange>
        </w:rPr>
        <w:pPrChange w:id="1197" w:author="Student" w:date="2024-10-04T11:41:00Z">
          <w:pPr>
            <w:ind w:firstLine="0"/>
          </w:pPr>
        </w:pPrChange>
      </w:pPr>
      <w:ins w:id="1198" w:author="Lexer" w:date="2024-09-28T16:54:00Z">
        <w:del w:id="1199" w:author="Student" w:date="2024-10-04T11:41:00Z">
          <w:r w:rsidDel="0012204B">
            <w:rPr>
              <w:color w:val="000000"/>
              <w:lang w:val="ru-RU"/>
            </w:rPr>
            <w:delText>С</w:delText>
          </w:r>
          <w:r w:rsidRPr="00981D37" w:rsidDel="0012204B">
            <w:rPr>
              <w:color w:val="000000"/>
            </w:rPr>
            <w:delText>опротивление</w:delText>
          </w:r>
          <w:r w:rsidRPr="00821BBB" w:rsidDel="0012204B">
            <w:rPr>
              <w:color w:val="000000"/>
              <w:lang w:val="en-US"/>
              <w:rPrChange w:id="1200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981D37" w:rsidDel="0012204B">
            <w:rPr>
              <w:color w:val="000000"/>
            </w:rPr>
            <w:delText>однофазного</w:delText>
          </w:r>
          <w:r w:rsidRPr="00821BBB" w:rsidDel="0012204B">
            <w:rPr>
              <w:color w:val="000000"/>
              <w:lang w:val="en-US"/>
              <w:rPrChange w:id="1201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981D37" w:rsidDel="0012204B">
            <w:rPr>
              <w:color w:val="000000"/>
            </w:rPr>
            <w:delText>линейного</w:delText>
          </w:r>
          <w:r w:rsidRPr="00821BBB" w:rsidDel="0012204B">
            <w:rPr>
              <w:color w:val="000000"/>
              <w:lang w:val="en-US"/>
              <w:rPrChange w:id="1202" w:author="Student" w:date="2024-10-04T12:00:00Z">
                <w:rPr>
                  <w:color w:val="000000"/>
                </w:rPr>
              </w:rPrChange>
            </w:rPr>
            <w:delText xml:space="preserve"> </w:delText>
          </w:r>
          <w:r w:rsidRPr="00981D37" w:rsidDel="0012204B">
            <w:rPr>
              <w:color w:val="000000"/>
            </w:rPr>
            <w:delText>трансформатора</w:delText>
          </w:r>
          <w:r w:rsidRPr="00821BBB" w:rsidDel="0012204B">
            <w:rPr>
              <w:color w:val="000000"/>
              <w:lang w:val="en-US"/>
              <w:rPrChange w:id="1203" w:author="Student" w:date="2024-10-04T12:00:00Z">
                <w:rPr>
                  <w:color w:val="000000"/>
                </w:rPr>
              </w:rPrChange>
            </w:rPr>
            <w:br/>
            <w:delText>(R</w:delText>
          </w:r>
          <w:r w:rsidRPr="00981D37" w:rsidDel="0012204B">
            <w:rPr>
              <w:color w:val="000000"/>
              <w:sz w:val="18"/>
              <w:szCs w:val="18"/>
            </w:rPr>
            <w:delText>вых</w:delText>
          </w:r>
          <w:r w:rsidRPr="00821BBB" w:rsidDel="0012204B">
            <w:rPr>
              <w:color w:val="000000"/>
              <w:lang w:val="en-US"/>
              <w:rPrChange w:id="1204" w:author="Student" w:date="2024-10-04T12:00:00Z">
                <w:rPr>
                  <w:color w:val="000000"/>
                </w:rPr>
              </w:rPrChange>
            </w:rPr>
            <w:delText>)</w:delText>
          </w:r>
          <w:r w:rsidRPr="00821BBB" w:rsidDel="0012204B">
            <w:rPr>
              <w:color w:val="000000"/>
              <w:lang w:val="en-US"/>
              <w:rPrChange w:id="1205" w:author="Student" w:date="2024-10-04T12:00:00Z">
                <w:rPr>
                  <w:color w:val="000000"/>
                  <w:lang w:val="ru-RU"/>
                </w:rPr>
              </w:rPrChange>
            </w:rPr>
            <w:delText>:</w:delText>
          </w:r>
        </w:del>
      </w:ins>
    </w:p>
    <w:p w14:paraId="2279B885" w14:textId="08CBFE88" w:rsidR="00B94457" w:rsidRPr="00821BBB" w:rsidDel="0012204B" w:rsidRDefault="00B94457" w:rsidP="0012204B">
      <w:pPr>
        <w:ind w:firstLine="0"/>
        <w:rPr>
          <w:ins w:id="1206" w:author="Lexer" w:date="2024-09-28T17:16:00Z"/>
          <w:del w:id="1207" w:author="Student" w:date="2024-10-04T11:41:00Z"/>
          <w:color w:val="000000"/>
          <w:lang w:val="en-US"/>
          <w:rPrChange w:id="1208" w:author="Student" w:date="2024-10-04T12:00:00Z">
            <w:rPr>
              <w:ins w:id="1209" w:author="Lexer" w:date="2024-09-28T17:16:00Z"/>
              <w:del w:id="1210" w:author="Student" w:date="2024-10-04T11:41:00Z"/>
              <w:color w:val="000000"/>
              <w:lang w:val="ru-RU"/>
            </w:rPr>
          </w:rPrChange>
        </w:rPr>
        <w:pPrChange w:id="1211" w:author="Student" w:date="2024-10-04T11:41:00Z">
          <w:pPr>
            <w:ind w:firstLine="0"/>
          </w:pPr>
        </w:pPrChange>
      </w:pPr>
      <w:ins w:id="1212" w:author="Lexer" w:date="2024-09-28T17:15:00Z">
        <w:del w:id="1213" w:author="Student" w:date="2024-10-04T11:41:00Z">
          <w:r w:rsidDel="0012204B">
            <w:rPr>
              <w:color w:val="000000"/>
              <w:lang w:val="ru-RU"/>
            </w:rPr>
            <w:delText>Зави</w:delText>
          </w:r>
        </w:del>
      </w:ins>
      <w:ins w:id="1214" w:author="Lexer" w:date="2024-09-28T17:16:00Z">
        <w:del w:id="1215" w:author="Student" w:date="2024-10-04T11:41:00Z">
          <w:r w:rsidDel="0012204B">
            <w:rPr>
              <w:color w:val="000000"/>
              <w:lang w:val="ru-RU"/>
            </w:rPr>
            <w:delText>симость</w:delText>
          </w:r>
          <w:r w:rsidRPr="00821BBB" w:rsidDel="0012204B">
            <w:rPr>
              <w:color w:val="000000"/>
              <w:lang w:val="en-US"/>
              <w:rPrChange w:id="1216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12204B">
            <w:rPr>
              <w:color w:val="000000"/>
              <w:lang w:val="en-US"/>
            </w:rPr>
            <w:delText>U</w:delText>
          </w:r>
          <w:r w:rsidRPr="00821BBB" w:rsidDel="0012204B">
            <w:rPr>
              <w:color w:val="000000"/>
              <w:lang w:val="en-US"/>
            </w:rPr>
            <w:delText>(2)</w:delText>
          </w:r>
          <w:r w:rsidRPr="00821BBB" w:rsidDel="0012204B">
            <w:rPr>
              <w:color w:val="000000"/>
              <w:lang w:val="en-US"/>
              <w:rPrChange w:id="1217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12204B">
            <w:rPr>
              <w:color w:val="000000"/>
              <w:lang w:val="ru-RU"/>
            </w:rPr>
            <w:delText>от</w:delText>
          </w:r>
          <w:r w:rsidRPr="00821BBB" w:rsidDel="0012204B">
            <w:rPr>
              <w:color w:val="000000"/>
              <w:lang w:val="en-US"/>
              <w:rPrChange w:id="1218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12204B">
            <w:rPr>
              <w:color w:val="000000"/>
              <w:lang w:val="ru-RU"/>
            </w:rPr>
            <w:delText>тока</w:delText>
          </w:r>
          <w:r w:rsidRPr="00821BBB" w:rsidDel="0012204B">
            <w:rPr>
              <w:color w:val="000000"/>
              <w:lang w:val="en-US"/>
              <w:rPrChange w:id="1219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12204B">
            <w:rPr>
              <w:color w:val="000000"/>
              <w:lang w:val="ru-RU"/>
            </w:rPr>
            <w:delText>нагрузки</w:delText>
          </w:r>
          <w:r w:rsidRPr="00821BBB" w:rsidDel="0012204B">
            <w:rPr>
              <w:color w:val="000000"/>
              <w:lang w:val="en-US"/>
              <w:rPrChange w:id="1220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12204B">
            <w:rPr>
              <w:color w:val="000000"/>
              <w:lang w:val="en-US"/>
            </w:rPr>
            <w:delText>I</w:delText>
          </w:r>
          <w:r w:rsidRPr="00821BBB" w:rsidDel="0012204B">
            <w:rPr>
              <w:color w:val="000000"/>
              <w:lang w:val="en-US"/>
            </w:rPr>
            <w:delText>(2)</w:delText>
          </w:r>
          <w:r w:rsidRPr="00821BBB" w:rsidDel="0012204B">
            <w:rPr>
              <w:color w:val="000000"/>
              <w:lang w:val="en-US"/>
              <w:rPrChange w:id="1221" w:author="Student" w:date="2024-10-04T12:00:00Z">
                <w:rPr>
                  <w:color w:val="000000"/>
                  <w:lang w:val="ru-RU"/>
                </w:rPr>
              </w:rPrChange>
            </w:rPr>
            <w:delText>:</w:delText>
          </w:r>
        </w:del>
      </w:ins>
    </w:p>
    <w:p w14:paraId="7559B284" w14:textId="1AFB7E90" w:rsidR="00B94457" w:rsidRPr="00821BBB" w:rsidDel="0012204B" w:rsidRDefault="00B94457" w:rsidP="0012204B">
      <w:pPr>
        <w:ind w:firstLine="0"/>
        <w:rPr>
          <w:ins w:id="1222" w:author="Lexer" w:date="2024-09-28T17:16:00Z"/>
          <w:del w:id="1223" w:author="Student" w:date="2024-10-04T11:41:00Z"/>
          <w:color w:val="000000"/>
          <w:lang w:val="en-US"/>
          <w:rPrChange w:id="1224" w:author="Student" w:date="2024-10-04T12:00:00Z">
            <w:rPr>
              <w:ins w:id="1225" w:author="Lexer" w:date="2024-09-28T17:16:00Z"/>
              <w:del w:id="1226" w:author="Student" w:date="2024-10-04T11:41:00Z"/>
              <w:color w:val="000000"/>
              <w:lang w:val="ru-RU"/>
            </w:rPr>
          </w:rPrChange>
        </w:rPr>
        <w:pPrChange w:id="1227" w:author="Student" w:date="2024-10-04T11:41:00Z">
          <w:pPr>
            <w:ind w:firstLine="0"/>
          </w:pPr>
        </w:pPrChange>
      </w:pPr>
      <w:ins w:id="1228" w:author="Lexer" w:date="2024-09-28T17:16:00Z">
        <w:del w:id="1229" w:author="Student" w:date="2024-10-04T11:41:00Z">
          <w:r w:rsidDel="0012204B">
            <w:rPr>
              <w:noProof/>
              <w:color w:val="000000"/>
              <w:lang w:val="ru-RU"/>
            </w:rPr>
            <w:drawing>
              <wp:inline distT="0" distB="0" distL="0" distR="0" wp14:anchorId="43E055C4" wp14:editId="6ACF6265">
                <wp:extent cx="5935980" cy="2964180"/>
                <wp:effectExtent l="0" t="0" r="7620" b="762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5980" cy="296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433A0871" w14:textId="3D3314FB" w:rsidR="00B94457" w:rsidRPr="00821BBB" w:rsidDel="0012204B" w:rsidRDefault="00B94457" w:rsidP="0012204B">
      <w:pPr>
        <w:ind w:firstLine="0"/>
        <w:rPr>
          <w:ins w:id="1230" w:author="Lexer" w:date="2024-09-28T17:16:00Z"/>
          <w:del w:id="1231" w:author="Student" w:date="2024-10-04T11:41:00Z"/>
          <w:color w:val="000000"/>
          <w:lang w:val="en-US"/>
          <w:rPrChange w:id="1232" w:author="Student" w:date="2024-10-04T12:00:00Z">
            <w:rPr>
              <w:ins w:id="1233" w:author="Lexer" w:date="2024-09-28T17:16:00Z"/>
              <w:del w:id="1234" w:author="Student" w:date="2024-10-04T11:41:00Z"/>
              <w:color w:val="000000"/>
              <w:lang w:val="ru-RU"/>
            </w:rPr>
          </w:rPrChange>
        </w:rPr>
        <w:pPrChange w:id="1235" w:author="Student" w:date="2024-10-04T11:41:00Z">
          <w:pPr>
            <w:ind w:firstLine="0"/>
          </w:pPr>
        </w:pPrChange>
      </w:pPr>
    </w:p>
    <w:p w14:paraId="0D357C9A" w14:textId="2B3F500A" w:rsidR="00B94457" w:rsidRPr="00821BBB" w:rsidDel="0012204B" w:rsidRDefault="00B94457" w:rsidP="0012204B">
      <w:pPr>
        <w:ind w:firstLine="0"/>
        <w:rPr>
          <w:ins w:id="1236" w:author="Lexer" w:date="2024-09-28T17:22:00Z"/>
          <w:del w:id="1237" w:author="Student" w:date="2024-10-04T11:41:00Z"/>
          <w:color w:val="000000"/>
          <w:lang w:val="en-US"/>
          <w:rPrChange w:id="1238" w:author="Student" w:date="2024-10-04T12:00:00Z">
            <w:rPr>
              <w:ins w:id="1239" w:author="Lexer" w:date="2024-09-28T17:22:00Z"/>
              <w:del w:id="1240" w:author="Student" w:date="2024-10-04T11:41:00Z"/>
              <w:color w:val="000000"/>
              <w:lang w:val="ru-RU"/>
            </w:rPr>
          </w:rPrChange>
        </w:rPr>
        <w:pPrChange w:id="1241" w:author="Student" w:date="2024-10-04T11:41:00Z">
          <w:pPr>
            <w:ind w:firstLine="0"/>
          </w:pPr>
        </w:pPrChange>
      </w:pPr>
      <w:ins w:id="1242" w:author="Lexer" w:date="2024-09-28T17:16:00Z">
        <w:del w:id="1243" w:author="Student" w:date="2024-10-04T11:41:00Z">
          <w:r w:rsidDel="0012204B">
            <w:rPr>
              <w:color w:val="000000"/>
              <w:lang w:val="ru-RU"/>
            </w:rPr>
            <w:delText>Зависимость</w:delText>
          </w:r>
          <w:r w:rsidRPr="00821BBB" w:rsidDel="0012204B">
            <w:rPr>
              <w:color w:val="000000"/>
              <w:lang w:val="en-US"/>
              <w:rPrChange w:id="1244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</w:del>
      </w:ins>
      <w:ins w:id="1245" w:author="Lexer" w:date="2024-09-28T17:17:00Z">
        <w:del w:id="1246" w:author="Student" w:date="2024-10-04T11:41:00Z">
          <w:r w:rsidRPr="00120B23" w:rsidDel="0012204B">
            <w:rPr>
              <w:rFonts w:ascii="Symbol" w:hAnsi="Symbol"/>
              <w:b/>
              <w:bCs/>
              <w:color w:val="000000"/>
            </w:rPr>
            <w:sym w:font="Symbol" w:char="F068"/>
          </w:r>
          <w:r w:rsidDel="0012204B">
            <w:rPr>
              <w:rFonts w:ascii="Symbol" w:hAnsi="Symbol"/>
              <w:b/>
              <w:bCs/>
              <w:color w:val="000000"/>
              <w:lang w:val="ru-RU"/>
            </w:rPr>
            <w:delText xml:space="preserve"> </w:delText>
          </w:r>
        </w:del>
      </w:ins>
      <w:ins w:id="1247" w:author="Lexer" w:date="2024-09-28T17:18:00Z">
        <w:del w:id="1248" w:author="Student" w:date="2024-10-04T11:41:00Z">
          <w:r w:rsidDel="0012204B">
            <w:rPr>
              <w:color w:val="000000"/>
              <w:lang w:val="ru-RU"/>
            </w:rPr>
            <w:delText>от</w:delText>
          </w:r>
          <w:r w:rsidRPr="00821BBB" w:rsidDel="0012204B">
            <w:rPr>
              <w:color w:val="000000"/>
              <w:lang w:val="en-US"/>
              <w:rPrChange w:id="1249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12204B">
            <w:rPr>
              <w:color w:val="000000"/>
              <w:lang w:val="ru-RU"/>
            </w:rPr>
            <w:delText>тока</w:delText>
          </w:r>
          <w:r w:rsidRPr="00821BBB" w:rsidDel="0012204B">
            <w:rPr>
              <w:color w:val="000000"/>
              <w:lang w:val="en-US"/>
              <w:rPrChange w:id="1250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12204B">
            <w:rPr>
              <w:color w:val="000000"/>
              <w:lang w:val="ru-RU"/>
            </w:rPr>
            <w:delText>нагрузки</w:delText>
          </w:r>
          <w:r w:rsidRPr="00821BBB" w:rsidDel="0012204B">
            <w:rPr>
              <w:color w:val="000000"/>
              <w:lang w:val="en-US"/>
              <w:rPrChange w:id="1251" w:author="Student" w:date="2024-10-04T12:00:00Z">
                <w:rPr>
                  <w:color w:val="000000"/>
                  <w:lang w:val="ru-RU"/>
                </w:rPr>
              </w:rPrChange>
            </w:rPr>
            <w:delText xml:space="preserve"> </w:delText>
          </w:r>
          <w:r w:rsidDel="0012204B">
            <w:rPr>
              <w:color w:val="000000"/>
              <w:lang w:val="en-US"/>
            </w:rPr>
            <w:delText>I</w:delText>
          </w:r>
          <w:r w:rsidRPr="00821BBB" w:rsidDel="0012204B">
            <w:rPr>
              <w:color w:val="000000"/>
              <w:lang w:val="en-US"/>
              <w:rPrChange w:id="1252" w:author="Student" w:date="2024-10-04T12:00:00Z">
                <w:rPr>
                  <w:color w:val="000000"/>
                  <w:lang w:val="ru-RU"/>
                </w:rPr>
              </w:rPrChange>
            </w:rPr>
            <w:delText>(2):</w:delText>
          </w:r>
        </w:del>
      </w:ins>
    </w:p>
    <w:p w14:paraId="04EDA24B" w14:textId="48BC3F03" w:rsidR="002B1E7D" w:rsidRPr="00821BBB" w:rsidDel="0012204B" w:rsidRDefault="002B1E7D" w:rsidP="0012204B">
      <w:pPr>
        <w:ind w:firstLine="0"/>
        <w:rPr>
          <w:ins w:id="1253" w:author="Lexer" w:date="2024-09-28T17:18:00Z"/>
          <w:del w:id="1254" w:author="Student" w:date="2024-10-04T11:41:00Z"/>
          <w:color w:val="000000"/>
          <w:lang w:val="en-US"/>
          <w:rPrChange w:id="1255" w:author="Student" w:date="2024-10-04T12:00:00Z">
            <w:rPr>
              <w:ins w:id="1256" w:author="Lexer" w:date="2024-09-28T17:18:00Z"/>
              <w:del w:id="1257" w:author="Student" w:date="2024-10-04T11:41:00Z"/>
              <w:color w:val="000000"/>
              <w:lang w:val="ru-RU"/>
            </w:rPr>
          </w:rPrChange>
        </w:rPr>
        <w:pPrChange w:id="1258" w:author="Student" w:date="2024-10-04T11:41:00Z">
          <w:pPr>
            <w:ind w:firstLine="0"/>
          </w:pPr>
        </w:pPrChange>
      </w:pPr>
      <w:ins w:id="1259" w:author="Lexer" w:date="2024-09-28T17:22:00Z">
        <w:del w:id="1260" w:author="Student" w:date="2024-10-04T11:41:00Z">
          <w:r w:rsidDel="0012204B">
            <w:rPr>
              <w:noProof/>
              <w:color w:val="000000"/>
              <w:lang w:val="ru-RU"/>
            </w:rPr>
            <w:drawing>
              <wp:inline distT="0" distB="0" distL="0" distR="0" wp14:anchorId="190882E5" wp14:editId="03B38370">
                <wp:extent cx="5935980" cy="2964180"/>
                <wp:effectExtent l="0" t="0" r="7620" b="762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5980" cy="296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64D91C10" w14:textId="78CA36AB" w:rsidR="00B94457" w:rsidRPr="00821BBB" w:rsidDel="0012204B" w:rsidRDefault="00B94457" w:rsidP="0012204B">
      <w:pPr>
        <w:ind w:firstLine="0"/>
        <w:rPr>
          <w:ins w:id="1261" w:author="Lexer" w:date="2024-09-28T16:54:00Z"/>
          <w:del w:id="1262" w:author="Student" w:date="2024-10-04T11:41:00Z"/>
          <w:color w:val="000000"/>
          <w:lang w:val="en-US"/>
          <w:rPrChange w:id="1263" w:author="Student" w:date="2024-10-04T12:00:00Z">
            <w:rPr>
              <w:ins w:id="1264" w:author="Lexer" w:date="2024-09-28T16:54:00Z"/>
              <w:del w:id="1265" w:author="Student" w:date="2024-10-04T11:41:00Z"/>
              <w:color w:val="000000"/>
              <w:lang w:val="ru-RU"/>
            </w:rPr>
          </w:rPrChange>
        </w:rPr>
        <w:pPrChange w:id="1266" w:author="Student" w:date="2024-10-04T11:41:00Z">
          <w:pPr>
            <w:ind w:firstLine="0"/>
          </w:pPr>
        </w:pPrChange>
      </w:pPr>
    </w:p>
    <w:p w14:paraId="7471153B" w14:textId="486E1E5A" w:rsidR="00981D37" w:rsidRPr="00821BBB" w:rsidDel="0012204B" w:rsidRDefault="00981D37" w:rsidP="0012204B">
      <w:pPr>
        <w:ind w:firstLine="0"/>
        <w:rPr>
          <w:ins w:id="1267" w:author="Lexer" w:date="2024-09-28T16:55:00Z"/>
          <w:del w:id="1268" w:author="Student" w:date="2024-10-04T11:41:00Z"/>
          <w:position w:val="-32"/>
          <w:lang w:val="en-US"/>
          <w:rPrChange w:id="1269" w:author="Student" w:date="2024-10-04T12:00:00Z">
            <w:rPr>
              <w:ins w:id="1270" w:author="Lexer" w:date="2024-09-28T16:55:00Z"/>
              <w:del w:id="1271" w:author="Student" w:date="2024-10-04T11:41:00Z"/>
              <w:position w:val="-32"/>
            </w:rPr>
          </w:rPrChange>
        </w:rPr>
        <w:pPrChange w:id="1272" w:author="Student" w:date="2024-10-04T11:41:00Z">
          <w:pPr>
            <w:ind w:firstLine="0"/>
          </w:pPr>
        </w:pPrChange>
      </w:pPr>
      <w:ins w:id="1273" w:author="Lexer" w:date="2024-09-28T16:55:00Z">
        <w:del w:id="1274" w:author="Student" w:date="2024-10-04T11:41:00Z">
          <w:r w:rsidRPr="000F67EC" w:rsidDel="0012204B">
            <w:rPr>
              <w:position w:val="-54"/>
            </w:rPr>
            <w:object w:dxaOrig="3620" w:dyaOrig="1120" w14:anchorId="2B3F7323">
              <v:shape id="_x0000_i1037" type="#_x0000_t75" style="width:154.95pt;height:47.75pt" o:ole="" fillcolor="window">
                <v:imagedata r:id="rId34" o:title=""/>
              </v:shape>
              <o:OLEObject Type="Embed" ProgID="Equation.DSMT4" ShapeID="_x0000_i1037" DrawAspect="Content" ObjectID="_1789550847" r:id="rId35"/>
            </w:object>
          </w:r>
        </w:del>
      </w:ins>
    </w:p>
    <w:p w14:paraId="6EF5EF44" w14:textId="7DAED945" w:rsidR="00981D37" w:rsidRPr="00821BBB" w:rsidRDefault="00981D37" w:rsidP="0012204B">
      <w:pPr>
        <w:ind w:firstLine="0"/>
        <w:rPr>
          <w:ins w:id="1275" w:author="Lexer" w:date="2024-09-28T17:01:00Z"/>
          <w:rFonts w:eastAsia="Courier New"/>
          <w:lang w:val="en-US"/>
          <w:rPrChange w:id="1276" w:author="Student" w:date="2024-10-04T12:00:00Z">
            <w:rPr>
              <w:ins w:id="1277" w:author="Lexer" w:date="2024-09-28T17:01:00Z"/>
              <w:rFonts w:eastAsia="Courier New"/>
              <w:lang w:val="ru-RU"/>
            </w:rPr>
          </w:rPrChange>
        </w:rPr>
      </w:pPr>
      <w:ins w:id="1278" w:author="Lexer" w:date="2024-09-28T16:55:00Z">
        <w:del w:id="1279" w:author="Student" w:date="2024-10-04T11:41:00Z">
          <w:r w:rsidDel="0012204B">
            <w:rPr>
              <w:rFonts w:eastAsia="Courier New"/>
              <w:lang w:val="en-US"/>
            </w:rPr>
            <w:delText>R</w:delText>
          </w:r>
          <w:r w:rsidRPr="00821BBB" w:rsidDel="0012204B">
            <w:rPr>
              <w:rFonts w:eastAsia="Courier New"/>
              <w:lang w:val="en-US"/>
            </w:rPr>
            <w:delText>(</w:delText>
          </w:r>
          <w:r w:rsidDel="0012204B">
            <w:rPr>
              <w:rFonts w:eastAsia="Courier New"/>
              <w:lang w:val="ru-RU"/>
            </w:rPr>
            <w:delText>вых</w:delText>
          </w:r>
          <w:r w:rsidRPr="00821BBB" w:rsidDel="0012204B">
            <w:rPr>
              <w:rFonts w:eastAsia="Courier New"/>
              <w:lang w:val="en-US"/>
              <w:rPrChange w:id="1280" w:author="Student" w:date="2024-10-04T12:00:00Z">
                <w:rPr>
                  <w:rFonts w:eastAsia="Courier New"/>
                  <w:lang w:val="ru-RU"/>
                </w:rPr>
              </w:rPrChange>
            </w:rPr>
            <w:delText xml:space="preserve">) = </w:delText>
          </w:r>
          <w:r w:rsidR="006026E4" w:rsidRPr="00821BBB" w:rsidDel="0012204B">
            <w:rPr>
              <w:rFonts w:eastAsia="Courier New"/>
              <w:lang w:val="en-US"/>
              <w:rPrChange w:id="1281" w:author="Student" w:date="2024-10-04T12:00:00Z">
                <w:rPr>
                  <w:rFonts w:eastAsia="Courier New"/>
                  <w:lang w:val="ru-RU"/>
                </w:rPr>
              </w:rPrChange>
            </w:rPr>
            <w:delText xml:space="preserve">(49,01 </w:delText>
          </w:r>
        </w:del>
      </w:ins>
      <w:ins w:id="1282" w:author="Lexer" w:date="2024-09-28T16:56:00Z">
        <w:del w:id="1283" w:author="Student" w:date="2024-10-04T11:41:00Z">
          <w:r w:rsidR="006026E4" w:rsidRPr="00821BBB" w:rsidDel="0012204B">
            <w:rPr>
              <w:rFonts w:eastAsia="Courier New"/>
              <w:lang w:val="en-US"/>
              <w:rPrChange w:id="1284" w:author="Student" w:date="2024-10-04T12:00:00Z">
                <w:rPr>
                  <w:rFonts w:eastAsia="Courier New"/>
                  <w:lang w:val="ru-RU"/>
                </w:rPr>
              </w:rPrChange>
            </w:rPr>
            <w:delText>– 40,76)/(0,2453 - 2,038</w:delText>
          </w:r>
        </w:del>
      </w:ins>
      <w:ins w:id="1285" w:author="Lexer" w:date="2024-09-28T16:57:00Z">
        <w:del w:id="1286" w:author="Student" w:date="2024-10-04T11:41:00Z">
          <w:r w:rsidR="006026E4" w:rsidRPr="00821BBB" w:rsidDel="0012204B">
            <w:rPr>
              <w:rFonts w:eastAsia="Courier New"/>
              <w:lang w:val="en-US"/>
              <w:rPrChange w:id="1287" w:author="Student" w:date="2024-10-04T12:00:00Z">
                <w:rPr>
                  <w:rFonts w:eastAsia="Courier New"/>
                  <w:lang w:val="ru-RU"/>
                </w:rPr>
              </w:rPrChange>
            </w:rPr>
            <w:delText>) = -4,6</w:delText>
          </w:r>
        </w:del>
      </w:ins>
    </w:p>
    <w:p w14:paraId="05C9D321" w14:textId="463C12E0" w:rsidR="008F7345" w:rsidRDefault="00821BBB" w:rsidP="00006BFC">
      <w:pPr>
        <w:ind w:firstLine="0"/>
        <w:rPr>
          <w:ins w:id="1288" w:author="Student" w:date="2024-10-04T12:11:00Z"/>
          <w:rFonts w:eastAsia="Courier New"/>
          <w:lang w:val="ru-RU"/>
        </w:rPr>
      </w:pPr>
      <w:ins w:id="1289" w:author="Student" w:date="2024-10-04T12:08:00Z">
        <w:r>
          <w:rPr>
            <w:rFonts w:eastAsia="Courier New"/>
            <w:lang w:val="ru-RU"/>
          </w:rPr>
          <w:lastRenderedPageBreak/>
          <w:t>Т(2)-</w:t>
        </w:r>
        <w:proofErr w:type="gramStart"/>
        <w:r>
          <w:rPr>
            <w:rFonts w:eastAsia="Courier New"/>
            <w:lang w:val="ru-RU"/>
          </w:rPr>
          <w:t>Т(</w:t>
        </w:r>
        <w:proofErr w:type="gramEnd"/>
        <w:r>
          <w:rPr>
            <w:rFonts w:eastAsia="Courier New"/>
            <w:lang w:val="ru-RU"/>
          </w:rPr>
          <w:t xml:space="preserve">1) = </w:t>
        </w:r>
      </w:ins>
      <w:ins w:id="1290" w:author="Student" w:date="2024-10-04T12:09:00Z">
        <w:r>
          <w:rPr>
            <w:rFonts w:eastAsia="Courier New"/>
            <w:lang w:val="ru-RU"/>
          </w:rPr>
          <w:t>719,2 мкс = 0,000719 с</w:t>
        </w:r>
      </w:ins>
    </w:p>
    <w:p w14:paraId="1A8AE0BA" w14:textId="04D0ED87" w:rsidR="008F7345" w:rsidRDefault="008F7345" w:rsidP="00006BFC">
      <w:pPr>
        <w:ind w:firstLine="0"/>
        <w:rPr>
          <w:ins w:id="1291" w:author="Student" w:date="2024-10-04T12:12:00Z"/>
          <w:rFonts w:eastAsia="Courier New"/>
          <w:lang w:val="ru-RU"/>
        </w:rPr>
      </w:pPr>
      <w:ins w:id="1292" w:author="Student" w:date="2024-10-04T12:11:00Z">
        <w:r>
          <w:rPr>
            <w:rFonts w:eastAsia="Courier New"/>
            <w:lang w:val="ru-RU"/>
          </w:rPr>
          <w:t>Т = 16,67 мс = 0,01667 с</w:t>
        </w:r>
      </w:ins>
    </w:p>
    <w:p w14:paraId="44A577F8" w14:textId="1A3C0321" w:rsidR="008F7345" w:rsidRDefault="008F7345" w:rsidP="00006BFC">
      <w:pPr>
        <w:ind w:firstLine="0"/>
        <w:rPr>
          <w:ins w:id="1293" w:author="Student" w:date="2024-10-04T12:13:00Z"/>
          <w:szCs w:val="20"/>
          <w:lang w:val="ru-RU"/>
        </w:rPr>
      </w:pPr>
      <w:ins w:id="1294" w:author="Student" w:date="2024-10-04T12:12:00Z">
        <w:r w:rsidRPr="008F7345">
          <w:rPr>
            <w:b/>
            <w:bCs/>
            <w:rPrChange w:id="1295" w:author="Student" w:date="2024-10-04T12:12:00Z">
              <w:rPr/>
            </w:rPrChange>
          </w:rPr>
          <w:t>угол фазового сдвига</w:t>
        </w:r>
        <w:r>
          <w:rPr>
            <w:b/>
            <w:bCs/>
            <w:lang w:val="ru-RU"/>
          </w:rPr>
          <w:t>:</w:t>
        </w:r>
        <w:r>
          <w:rPr>
            <w:lang w:val="ru-RU"/>
          </w:rPr>
          <w:t xml:space="preserve"> </w:t>
        </w:r>
      </w:ins>
      <w:ins w:id="1296" w:author="Student" w:date="2024-10-04T12:13:00Z">
        <w:r w:rsidRPr="008F7345">
          <w:rPr>
            <w:position w:val="-30"/>
            <w:szCs w:val="20"/>
            <w:lang w:val="ru-RU"/>
          </w:rPr>
          <w:object w:dxaOrig="2980" w:dyaOrig="840" w14:anchorId="4D6AEE12">
            <v:shape id="_x0000_i1203" type="#_x0000_t75" style="width:105.65pt;height:29.75pt" o:ole="">
              <v:imagedata r:id="rId36" o:title=""/>
            </v:shape>
            <o:OLEObject Type="Embed" ProgID="Equation.DSMT4" ShapeID="_x0000_i1203" DrawAspect="Content" ObjectID="_1789550848" r:id="rId37"/>
          </w:object>
        </w:r>
      </w:ins>
    </w:p>
    <w:p w14:paraId="2E3CF7E5" w14:textId="7C5BC833" w:rsidR="008F7345" w:rsidRDefault="008F7345" w:rsidP="00006BFC">
      <w:pPr>
        <w:ind w:firstLine="0"/>
        <w:rPr>
          <w:ins w:id="1297" w:author="Student" w:date="2024-10-04T12:14:00Z"/>
          <w:szCs w:val="20"/>
          <w:lang w:val="en-US"/>
        </w:rPr>
      </w:pPr>
      <w:proofErr w:type="gramStart"/>
      <w:ins w:id="1298" w:author="Student" w:date="2024-10-04T12:13:00Z">
        <w:r>
          <w:rPr>
            <w:szCs w:val="20"/>
            <w:lang w:val="ru-RU"/>
          </w:rPr>
          <w:t>Фи(</w:t>
        </w:r>
        <w:proofErr w:type="gramEnd"/>
        <w:r>
          <w:rPr>
            <w:szCs w:val="20"/>
            <w:lang w:val="ru-RU"/>
          </w:rPr>
          <w:t>1) = 360</w:t>
        </w:r>
        <w:r w:rsidRPr="008F7345">
          <w:rPr>
            <w:szCs w:val="20"/>
            <w:lang w:val="ru-RU"/>
            <w:rPrChange w:id="1299" w:author="Student" w:date="2024-10-04T12:13:00Z">
              <w:rPr>
                <w:szCs w:val="20"/>
                <w:lang w:val="en-US"/>
              </w:rPr>
            </w:rPrChange>
          </w:rPr>
          <w:t>/</w:t>
        </w:r>
        <w:r>
          <w:rPr>
            <w:szCs w:val="20"/>
            <w:lang w:val="en-US"/>
          </w:rPr>
          <w:t xml:space="preserve">0,01667*0,000719 = </w:t>
        </w:r>
      </w:ins>
      <w:ins w:id="1300" w:author="Student" w:date="2024-10-04T12:14:00Z">
        <w:r>
          <w:rPr>
            <w:szCs w:val="20"/>
            <w:lang w:val="en-US"/>
          </w:rPr>
          <w:t>15,5273</w:t>
        </w:r>
      </w:ins>
    </w:p>
    <w:p w14:paraId="42B0BE58" w14:textId="68BD39D5" w:rsidR="008F7345" w:rsidRDefault="008F7345" w:rsidP="00006BFC">
      <w:pPr>
        <w:ind w:firstLine="0"/>
        <w:rPr>
          <w:ins w:id="1301" w:author="Student" w:date="2024-10-04T12:15:00Z"/>
        </w:rPr>
      </w:pPr>
      <w:ins w:id="1302" w:author="Student" w:date="2024-10-04T12:15:00Z">
        <w:r>
          <w:rPr>
            <w:lang w:val="ru-RU"/>
          </w:rPr>
          <w:t>П</w:t>
        </w:r>
        <w:proofErr w:type="spellStart"/>
        <w:r>
          <w:t>олн</w:t>
        </w:r>
        <w:r>
          <w:rPr>
            <w:lang w:val="ru-RU"/>
          </w:rPr>
          <w:t>ая</w:t>
        </w:r>
        <w:proofErr w:type="spellEnd"/>
        <w:r>
          <w:t xml:space="preserve">, </w:t>
        </w:r>
        <w:proofErr w:type="spellStart"/>
        <w:r>
          <w:t>активн</w:t>
        </w:r>
        <w:r>
          <w:rPr>
            <w:lang w:val="ru-RU"/>
          </w:rPr>
          <w:t>ая</w:t>
        </w:r>
        <w:proofErr w:type="spellEnd"/>
        <w:r>
          <w:t xml:space="preserve"> потребляемые мощности и   КПД трехфазн</w:t>
        </w:r>
        <w:r>
          <w:t>о</w:t>
        </w:r>
        <w:r>
          <w:t>го трансформатора</w:t>
        </w:r>
        <w:r w:rsidRPr="0092349F">
          <w:t>:</w:t>
        </w:r>
      </w:ins>
    </w:p>
    <w:p w14:paraId="64E27FA1" w14:textId="7EB98E4A" w:rsidR="008F7345" w:rsidRDefault="008F7345" w:rsidP="00006BFC">
      <w:pPr>
        <w:ind w:firstLine="0"/>
        <w:rPr>
          <w:ins w:id="1303" w:author="Student" w:date="2024-10-04T12:15:00Z"/>
        </w:rPr>
      </w:pPr>
      <w:ins w:id="1304" w:author="Student" w:date="2024-10-04T12:15:00Z">
        <w:r w:rsidRPr="00263762">
          <w:rPr>
            <w:position w:val="-38"/>
          </w:rPr>
          <w:object w:dxaOrig="9260" w:dyaOrig="960" w14:anchorId="53A5123D">
            <v:shape id="_x0000_i1204" type="#_x0000_t75" style="width:372.5pt;height:38.35pt" o:ole="" fillcolor="window">
              <v:imagedata r:id="rId38" o:title=""/>
            </v:shape>
            <o:OLEObject Type="Embed" ProgID="Equation.DSMT4" ShapeID="_x0000_i1204" DrawAspect="Content" ObjectID="_1789550849" r:id="rId39"/>
          </w:object>
        </w:r>
      </w:ins>
    </w:p>
    <w:p w14:paraId="5EA72E11" w14:textId="6BCFE036" w:rsidR="008F7345" w:rsidRDefault="008F7345" w:rsidP="008F7345">
      <w:pPr>
        <w:spacing w:before="240"/>
        <w:ind w:firstLine="0"/>
        <w:rPr>
          <w:ins w:id="1305" w:author="Student" w:date="2024-10-04T12:19:00Z"/>
          <w:lang w:val="ru-RU"/>
        </w:rPr>
      </w:pPr>
      <w:proofErr w:type="gramStart"/>
      <w:ins w:id="1306" w:author="Student" w:date="2024-10-04T12:15:00Z">
        <w:r>
          <w:rPr>
            <w:lang w:val="ru-RU"/>
          </w:rPr>
          <w:t>Р(</w:t>
        </w:r>
        <w:proofErr w:type="gramEnd"/>
        <w:r>
          <w:rPr>
            <w:lang w:val="ru-RU"/>
          </w:rPr>
          <w:t xml:space="preserve">1) = </w:t>
        </w:r>
      </w:ins>
      <w:ins w:id="1307" w:author="Student" w:date="2024-10-04T12:17:00Z">
        <w:r>
          <w:rPr>
            <w:lang w:val="ru-RU"/>
          </w:rPr>
          <w:t>3*127*0,303</w:t>
        </w:r>
      </w:ins>
      <w:ins w:id="1308" w:author="Student" w:date="2024-10-04T12:18:00Z">
        <w:r>
          <w:rPr>
            <w:lang w:val="ru-RU"/>
          </w:rPr>
          <w:t>6*0,9635 = 111</w:t>
        </w:r>
      </w:ins>
      <w:ins w:id="1309" w:author="Student" w:date="2024-10-04T12:19:00Z">
        <w:r>
          <w:rPr>
            <w:lang w:val="ru-RU"/>
          </w:rPr>
          <w:t>,66 Вт</w:t>
        </w:r>
      </w:ins>
    </w:p>
    <w:p w14:paraId="1760082D" w14:textId="1001F56A" w:rsidR="008F7345" w:rsidRDefault="008F7345" w:rsidP="008F7345">
      <w:pPr>
        <w:spacing w:before="240"/>
        <w:ind w:firstLine="0"/>
        <w:rPr>
          <w:ins w:id="1310" w:author="Student" w:date="2024-10-04T12:20:00Z"/>
          <w:lang w:val="ru-RU"/>
        </w:rPr>
      </w:pPr>
      <w:proofErr w:type="gramStart"/>
      <w:ins w:id="1311" w:author="Student" w:date="2024-10-04T12:19:00Z">
        <w:r>
          <w:rPr>
            <w:lang w:val="en-US"/>
          </w:rPr>
          <w:t>P(</w:t>
        </w:r>
        <w:proofErr w:type="gramEnd"/>
        <w:r>
          <w:rPr>
            <w:lang w:val="en-US"/>
          </w:rPr>
          <w:t xml:space="preserve">2) = </w:t>
        </w:r>
      </w:ins>
      <w:ins w:id="1312" w:author="Student" w:date="2024-10-04T12:20:00Z">
        <w:r>
          <w:rPr>
            <w:lang w:val="ru-RU"/>
          </w:rPr>
          <w:t>3*</w:t>
        </w:r>
      </w:ins>
      <w:ins w:id="1313" w:author="Student" w:date="2024-10-04T12:19:00Z">
        <w:r>
          <w:rPr>
            <w:lang w:val="ru-RU"/>
          </w:rPr>
          <w:t>59,38*</w:t>
        </w:r>
      </w:ins>
      <w:ins w:id="1314" w:author="Student" w:date="2024-10-04T12:20:00Z">
        <w:r>
          <w:rPr>
            <w:lang w:val="ru-RU"/>
          </w:rPr>
          <w:t>0,594 = 105,81 Вт</w:t>
        </w:r>
      </w:ins>
    </w:p>
    <w:p w14:paraId="03F23055" w14:textId="645209CA" w:rsidR="008F7345" w:rsidRDefault="008F7345" w:rsidP="008F7345">
      <w:pPr>
        <w:spacing w:before="240"/>
        <w:ind w:firstLine="0"/>
        <w:rPr>
          <w:ins w:id="1315" w:author="Student" w:date="2024-10-04T12:26:00Z"/>
          <w:lang w:val="ru-RU"/>
        </w:rPr>
      </w:pPr>
      <w:ins w:id="1316" w:author="Student" w:date="2024-10-04T12:20:00Z">
        <w:r>
          <w:rPr>
            <w:lang w:val="ru-RU"/>
          </w:rPr>
          <w:t xml:space="preserve">КПД = 105,81/111,66 = </w:t>
        </w:r>
      </w:ins>
      <w:ins w:id="1317" w:author="Student" w:date="2024-10-04T12:21:00Z">
        <w:r w:rsidR="00BD6AAB">
          <w:rPr>
            <w:lang w:val="ru-RU"/>
          </w:rPr>
          <w:t>0,947</w:t>
        </w:r>
      </w:ins>
    </w:p>
    <w:p w14:paraId="2AEA00C2" w14:textId="77777777" w:rsidR="00BD6AAB" w:rsidRDefault="00BD6AAB" w:rsidP="008F7345">
      <w:pPr>
        <w:spacing w:before="240"/>
        <w:ind w:firstLine="0"/>
        <w:rPr>
          <w:ins w:id="1318" w:author="Student" w:date="2024-10-04T12:26:00Z"/>
          <w:lang w:val="ru-RU"/>
        </w:rPr>
      </w:pPr>
    </w:p>
    <w:p w14:paraId="707101D2" w14:textId="01BC1234" w:rsidR="00BD6AAB" w:rsidRDefault="00BD6AAB" w:rsidP="008F7345">
      <w:pPr>
        <w:spacing w:before="240"/>
        <w:ind w:firstLine="0"/>
        <w:rPr>
          <w:ins w:id="1319" w:author="Student" w:date="2024-10-04T12:26:00Z"/>
          <w:b/>
          <w:bCs/>
          <w:lang w:val="ru-RU"/>
        </w:rPr>
      </w:pPr>
      <w:ins w:id="1320" w:author="Student" w:date="2024-10-04T12:26:00Z">
        <w:r w:rsidRPr="00BD6AAB">
          <w:rPr>
            <w:b/>
            <w:bCs/>
            <w:lang w:val="ru-RU"/>
            <w:rPrChange w:id="1321" w:author="Student" w:date="2024-10-04T12:26:00Z">
              <w:rPr>
                <w:lang w:val="ru-RU"/>
              </w:rPr>
            </w:rPrChange>
          </w:rPr>
          <w:t>Соединение треугольник:</w:t>
        </w:r>
      </w:ins>
    </w:p>
    <w:p w14:paraId="006DAF2A" w14:textId="54197878" w:rsidR="00BD6AAB" w:rsidRDefault="00BD6AAB" w:rsidP="008F7345">
      <w:pPr>
        <w:spacing w:before="240"/>
        <w:ind w:firstLine="0"/>
        <w:rPr>
          <w:ins w:id="1322" w:author="Student" w:date="2024-10-04T12:28:00Z"/>
          <w:sz w:val="20"/>
          <w:szCs w:val="20"/>
          <w:lang w:val="ru-RU"/>
        </w:rPr>
      </w:pPr>
      <w:ins w:id="1323" w:author="Student" w:date="2024-10-04T12:27:00Z">
        <w:r>
          <w:rPr>
            <w:lang w:val="ru-RU"/>
          </w:rPr>
          <w:t xml:space="preserve">Соотношения: </w:t>
        </w:r>
        <w:r w:rsidRPr="00BD6AAB">
          <w:rPr>
            <w:sz w:val="20"/>
            <w:szCs w:val="20"/>
            <w:lang w:val="ru-RU"/>
          </w:rPr>
          <w:object w:dxaOrig="2680" w:dyaOrig="400" w14:anchorId="4E0E532A">
            <v:shape id="_x0000_i1208" type="#_x0000_t75" style="width:167.5pt;height:25.05pt" o:ole="">
              <v:imagedata r:id="rId40" o:title=""/>
            </v:shape>
            <o:OLEObject Type="Embed" ProgID="Equation.DSMT4" ShapeID="_x0000_i1208" DrawAspect="Content" ObjectID="_1789550850" r:id="rId41"/>
          </w:object>
        </w:r>
      </w:ins>
    </w:p>
    <w:p w14:paraId="705DB1D5" w14:textId="41FEFE92" w:rsidR="00BD6AAB" w:rsidRDefault="00BD6AAB" w:rsidP="008F7345">
      <w:pPr>
        <w:spacing w:before="240"/>
        <w:ind w:firstLine="0"/>
        <w:rPr>
          <w:ins w:id="1324" w:author="Student" w:date="2024-10-04T12:30:00Z"/>
          <w:lang w:val="en-US"/>
        </w:rPr>
      </w:pPr>
      <w:ins w:id="1325" w:author="Student" w:date="2024-10-04T12:28:00Z">
        <w:r>
          <w:rPr>
            <w:lang w:val="en-US"/>
          </w:rPr>
          <w:t>IL = 1,02</w:t>
        </w:r>
      </w:ins>
      <w:ins w:id="1326" w:author="Student" w:date="2024-10-04T12:29:00Z">
        <w:r>
          <w:rPr>
            <w:lang w:val="en-US"/>
          </w:rPr>
          <w:t>8</w:t>
        </w:r>
      </w:ins>
      <w:ins w:id="1327" w:author="Student" w:date="2024-10-04T12:28:00Z">
        <w:r>
          <w:rPr>
            <w:lang w:val="en-US"/>
          </w:rPr>
          <w:t xml:space="preserve"> = </w:t>
        </w:r>
        <w:proofErr w:type="gramStart"/>
        <w:r>
          <w:rPr>
            <w:lang w:val="en-US"/>
          </w:rPr>
          <w:t>sqrt(</w:t>
        </w:r>
        <w:proofErr w:type="gramEnd"/>
        <w:r>
          <w:rPr>
            <w:lang w:val="en-US"/>
          </w:rPr>
          <w:t xml:space="preserve">3) * 0,590 = </w:t>
        </w:r>
      </w:ins>
      <w:ins w:id="1328" w:author="Student" w:date="2024-10-04T12:29:00Z">
        <w:r>
          <w:rPr>
            <w:lang w:val="en-US"/>
          </w:rPr>
          <w:t>1,023</w:t>
        </w:r>
      </w:ins>
    </w:p>
    <w:p w14:paraId="043FA3CC" w14:textId="36C3F40A" w:rsidR="00BD6AAB" w:rsidRPr="00BD6AAB" w:rsidRDefault="00BD6AAB" w:rsidP="008F7345">
      <w:pPr>
        <w:spacing w:before="240"/>
        <w:ind w:firstLine="0"/>
        <w:rPr>
          <w:ins w:id="1329" w:author="Student" w:date="2024-10-04T12:31:00Z"/>
          <w:lang w:val="ru-RU"/>
          <w:rPrChange w:id="1330" w:author="Student" w:date="2024-10-04T12:31:00Z">
            <w:rPr>
              <w:ins w:id="1331" w:author="Student" w:date="2024-10-04T12:31:00Z"/>
              <w:lang w:val="en-US"/>
            </w:rPr>
          </w:rPrChange>
        </w:rPr>
      </w:pPr>
      <w:proofErr w:type="spellStart"/>
      <w:ins w:id="1332" w:author="Student" w:date="2024-10-04T12:30:00Z">
        <w:r>
          <w:rPr>
            <w:lang w:val="en-US"/>
          </w:rPr>
          <w:t>Ubc</w:t>
        </w:r>
        <w:proofErr w:type="spellEnd"/>
        <w:r w:rsidRPr="00BD6AAB">
          <w:rPr>
            <w:lang w:val="ru-RU"/>
            <w:rPrChange w:id="1333" w:author="Student" w:date="2024-10-04T12:31:00Z">
              <w:rPr>
                <w:lang w:val="en-US"/>
              </w:rPr>
            </w:rPrChange>
          </w:rPr>
          <w:t xml:space="preserve"> = 59,37 = </w:t>
        </w:r>
        <w:proofErr w:type="gramStart"/>
        <w:r>
          <w:rPr>
            <w:lang w:val="en-US"/>
          </w:rPr>
          <w:t>U</w:t>
        </w:r>
        <w:r w:rsidRPr="00BD6AAB">
          <w:rPr>
            <w:lang w:val="ru-RU"/>
            <w:rPrChange w:id="1334" w:author="Student" w:date="2024-10-04T12:31:00Z">
              <w:rPr>
                <w:lang w:val="en-US"/>
              </w:rPr>
            </w:rPrChange>
          </w:rPr>
          <w:t>(</w:t>
        </w:r>
        <w:proofErr w:type="gramEnd"/>
        <w:r w:rsidRPr="00BD6AAB">
          <w:rPr>
            <w:lang w:val="ru-RU"/>
            <w:rPrChange w:id="1335" w:author="Student" w:date="2024-10-04T12:31:00Z">
              <w:rPr>
                <w:lang w:val="en-US"/>
              </w:rPr>
            </w:rPrChange>
          </w:rPr>
          <w:t>2) = 59,38</w:t>
        </w:r>
      </w:ins>
    </w:p>
    <w:p w14:paraId="19593F91" w14:textId="77777777" w:rsidR="005E1C7F" w:rsidRDefault="00BD6AAB" w:rsidP="005E1C7F">
      <w:pPr>
        <w:ind w:firstLine="0"/>
        <w:rPr>
          <w:ins w:id="1336" w:author="Student" w:date="2024-10-04T12:32:00Z"/>
          <w:rFonts w:eastAsia="Courier New"/>
          <w:lang w:val="ru-RU"/>
        </w:rPr>
      </w:pPr>
      <w:ins w:id="1337" w:author="Student" w:date="2024-10-04T12:31:00Z">
        <w:r>
          <w:rPr>
            <w:lang w:val="en-US"/>
          </w:rPr>
          <w:t>T</w:t>
        </w:r>
        <w:r w:rsidRPr="005E1C7F">
          <w:rPr>
            <w:lang w:val="ru-RU"/>
            <w:rPrChange w:id="1338" w:author="Student" w:date="2024-10-04T12:32:00Z">
              <w:rPr>
                <w:lang w:val="en-US"/>
              </w:rPr>
            </w:rPrChange>
          </w:rPr>
          <w:t>(2)-</w:t>
        </w:r>
        <w:proofErr w:type="gramStart"/>
        <w:r>
          <w:rPr>
            <w:lang w:val="en-US"/>
          </w:rPr>
          <w:t>T</w:t>
        </w:r>
        <w:r w:rsidRPr="005E1C7F">
          <w:rPr>
            <w:lang w:val="ru-RU"/>
            <w:rPrChange w:id="1339" w:author="Student" w:date="2024-10-04T12:32:00Z">
              <w:rPr>
                <w:lang w:val="en-US"/>
              </w:rPr>
            </w:rPrChange>
          </w:rPr>
          <w:t>(</w:t>
        </w:r>
        <w:proofErr w:type="gramEnd"/>
        <w:r w:rsidRPr="005E1C7F">
          <w:rPr>
            <w:lang w:val="ru-RU"/>
            <w:rPrChange w:id="1340" w:author="Student" w:date="2024-10-04T12:32:00Z">
              <w:rPr>
                <w:lang w:val="en-US"/>
              </w:rPr>
            </w:rPrChange>
          </w:rPr>
          <w:t xml:space="preserve">1) = </w:t>
        </w:r>
      </w:ins>
      <w:ins w:id="1341" w:author="Student" w:date="2024-10-04T12:32:00Z">
        <w:r w:rsidR="005E1C7F">
          <w:rPr>
            <w:rFonts w:eastAsia="Courier New"/>
            <w:lang w:val="ru-RU"/>
          </w:rPr>
          <w:t>719,2 мкс = 0,000719 с</w:t>
        </w:r>
      </w:ins>
    </w:p>
    <w:p w14:paraId="51539189" w14:textId="4D6FB8EA" w:rsidR="00BD6AAB" w:rsidRDefault="005E1C7F" w:rsidP="008F7345">
      <w:pPr>
        <w:spacing w:before="240"/>
        <w:ind w:firstLine="0"/>
        <w:rPr>
          <w:ins w:id="1342" w:author="Student" w:date="2024-10-04T12:33:00Z"/>
          <w:lang w:val="ru-RU"/>
        </w:rPr>
      </w:pPr>
      <w:ins w:id="1343" w:author="Student" w:date="2024-10-04T12:32:00Z">
        <w:r>
          <w:rPr>
            <w:lang w:val="en-US"/>
          </w:rPr>
          <w:t>T</w:t>
        </w:r>
        <w:r w:rsidRPr="005E1C7F">
          <w:rPr>
            <w:lang w:val="ru-RU"/>
            <w:rPrChange w:id="1344" w:author="Student" w:date="2024-10-04T12:33:00Z">
              <w:rPr>
                <w:lang w:val="en-US"/>
              </w:rPr>
            </w:rPrChange>
          </w:rPr>
          <w:t xml:space="preserve"> = 16,67 </w:t>
        </w:r>
      </w:ins>
      <w:ins w:id="1345" w:author="Student" w:date="2024-10-04T12:33:00Z">
        <w:r>
          <w:rPr>
            <w:lang w:val="ru-RU"/>
          </w:rPr>
          <w:t>мс = 0,01667 с</w:t>
        </w:r>
      </w:ins>
    </w:p>
    <w:p w14:paraId="7BCEF7C0" w14:textId="77777777" w:rsidR="005E1C7F" w:rsidRDefault="005E1C7F" w:rsidP="005E1C7F">
      <w:pPr>
        <w:ind w:firstLine="0"/>
        <w:rPr>
          <w:ins w:id="1346" w:author="Student" w:date="2024-10-04T12:33:00Z"/>
          <w:szCs w:val="20"/>
          <w:lang w:val="ru-RU"/>
        </w:rPr>
      </w:pPr>
      <w:ins w:id="1347" w:author="Student" w:date="2024-10-04T12:33:00Z">
        <w:r w:rsidRPr="000A65B6">
          <w:rPr>
            <w:b/>
            <w:bCs/>
          </w:rPr>
          <w:t>угол фазового сдвига</w:t>
        </w:r>
        <w:r>
          <w:rPr>
            <w:b/>
            <w:bCs/>
            <w:lang w:val="ru-RU"/>
          </w:rPr>
          <w:t>:</w:t>
        </w:r>
        <w:r>
          <w:rPr>
            <w:lang w:val="ru-RU"/>
          </w:rPr>
          <w:t xml:space="preserve"> </w:t>
        </w:r>
        <w:r w:rsidRPr="008F7345">
          <w:rPr>
            <w:position w:val="-30"/>
            <w:szCs w:val="20"/>
            <w:lang w:val="ru-RU"/>
          </w:rPr>
          <w:object w:dxaOrig="2980" w:dyaOrig="840" w14:anchorId="571FD8DA">
            <v:shape id="_x0000_i1210" type="#_x0000_t75" style="width:105.65pt;height:29.75pt" o:ole="">
              <v:imagedata r:id="rId36" o:title=""/>
            </v:shape>
            <o:OLEObject Type="Embed" ProgID="Equation.DSMT4" ShapeID="_x0000_i1210" DrawAspect="Content" ObjectID="_1789550851" r:id="rId42"/>
          </w:object>
        </w:r>
      </w:ins>
    </w:p>
    <w:p w14:paraId="119F502D" w14:textId="12683228" w:rsidR="005E1C7F" w:rsidRDefault="005E1C7F" w:rsidP="005E1C7F">
      <w:pPr>
        <w:ind w:firstLine="0"/>
        <w:rPr>
          <w:ins w:id="1348" w:author="Student" w:date="2024-10-04T12:34:00Z"/>
          <w:szCs w:val="20"/>
          <w:lang w:val="ru-RU"/>
        </w:rPr>
      </w:pPr>
      <w:proofErr w:type="gramStart"/>
      <w:ins w:id="1349" w:author="Student" w:date="2024-10-04T12:33:00Z">
        <w:r>
          <w:rPr>
            <w:szCs w:val="20"/>
            <w:lang w:val="ru-RU"/>
          </w:rPr>
          <w:t>Фи(</w:t>
        </w:r>
        <w:proofErr w:type="gramEnd"/>
        <w:r>
          <w:rPr>
            <w:szCs w:val="20"/>
            <w:lang w:val="ru-RU"/>
          </w:rPr>
          <w:t>1) = 360</w:t>
        </w:r>
        <w:r w:rsidRPr="000A65B6">
          <w:rPr>
            <w:szCs w:val="20"/>
            <w:lang w:val="ru-RU"/>
          </w:rPr>
          <w:t>/</w:t>
        </w:r>
        <w:r w:rsidRPr="005E1C7F">
          <w:rPr>
            <w:szCs w:val="20"/>
            <w:lang w:val="ru-RU"/>
            <w:rPrChange w:id="1350" w:author="Student" w:date="2024-10-04T12:33:00Z">
              <w:rPr>
                <w:szCs w:val="20"/>
                <w:lang w:val="en-US"/>
              </w:rPr>
            </w:rPrChange>
          </w:rPr>
          <w:t>0,01667*0,000719 = 15,5273</w:t>
        </w:r>
      </w:ins>
    </w:p>
    <w:p w14:paraId="7A101A3C" w14:textId="77777777" w:rsidR="005E1C7F" w:rsidRDefault="005E1C7F" w:rsidP="005E1C7F">
      <w:pPr>
        <w:ind w:firstLine="0"/>
        <w:rPr>
          <w:ins w:id="1351" w:author="Student" w:date="2024-10-04T12:34:00Z"/>
        </w:rPr>
      </w:pPr>
      <w:ins w:id="1352" w:author="Student" w:date="2024-10-04T12:34:00Z">
        <w:r>
          <w:rPr>
            <w:lang w:val="ru-RU"/>
          </w:rPr>
          <w:t>П</w:t>
        </w:r>
        <w:proofErr w:type="spellStart"/>
        <w:r>
          <w:t>олн</w:t>
        </w:r>
        <w:r>
          <w:rPr>
            <w:lang w:val="ru-RU"/>
          </w:rPr>
          <w:t>ая</w:t>
        </w:r>
        <w:proofErr w:type="spellEnd"/>
        <w:r>
          <w:t xml:space="preserve">, </w:t>
        </w:r>
        <w:proofErr w:type="spellStart"/>
        <w:r>
          <w:t>активн</w:t>
        </w:r>
        <w:r>
          <w:rPr>
            <w:lang w:val="ru-RU"/>
          </w:rPr>
          <w:t>ая</w:t>
        </w:r>
        <w:proofErr w:type="spellEnd"/>
        <w:r>
          <w:t xml:space="preserve"> потребляемые мощности и   КПД трехфазн</w:t>
        </w:r>
        <w:r>
          <w:t>о</w:t>
        </w:r>
        <w:r>
          <w:t>го трансформатора</w:t>
        </w:r>
        <w:r w:rsidRPr="0092349F">
          <w:t>:</w:t>
        </w:r>
      </w:ins>
    </w:p>
    <w:p w14:paraId="5139F300" w14:textId="186D2C45" w:rsidR="005E1C7F" w:rsidRDefault="005E1C7F" w:rsidP="005E1C7F">
      <w:pPr>
        <w:ind w:firstLine="0"/>
        <w:rPr>
          <w:ins w:id="1353" w:author="Student" w:date="2024-10-04T12:34:00Z"/>
        </w:rPr>
      </w:pPr>
      <w:ins w:id="1354" w:author="Student" w:date="2024-10-04T12:34:00Z">
        <w:r w:rsidRPr="00263762">
          <w:rPr>
            <w:position w:val="-38"/>
          </w:rPr>
          <w:object w:dxaOrig="9260" w:dyaOrig="960" w14:anchorId="298618AB">
            <v:shape id="_x0000_i1212" type="#_x0000_t75" style="width:372.5pt;height:38.35pt" o:ole="" fillcolor="window">
              <v:imagedata r:id="rId38" o:title=""/>
            </v:shape>
            <o:OLEObject Type="Embed" ProgID="Equation.DSMT4" ShapeID="_x0000_i1212" DrawAspect="Content" ObjectID="_1789550852" r:id="rId43"/>
          </w:object>
        </w:r>
      </w:ins>
    </w:p>
    <w:p w14:paraId="7371714C" w14:textId="0214D96A" w:rsidR="005E1C7F" w:rsidRDefault="005E1C7F" w:rsidP="005E1C7F">
      <w:pPr>
        <w:spacing w:before="240"/>
        <w:ind w:firstLine="0"/>
        <w:rPr>
          <w:ins w:id="1355" w:author="Student" w:date="2024-10-04T12:35:00Z"/>
          <w:lang w:val="ru-RU"/>
        </w:rPr>
      </w:pPr>
      <w:proofErr w:type="gramStart"/>
      <w:ins w:id="1356" w:author="Student" w:date="2024-10-04T12:34:00Z">
        <w:r>
          <w:rPr>
            <w:lang w:val="ru-RU"/>
          </w:rPr>
          <w:t>Р(</w:t>
        </w:r>
        <w:proofErr w:type="gramEnd"/>
        <w:r>
          <w:rPr>
            <w:lang w:val="ru-RU"/>
          </w:rPr>
          <w:t>1) = 3*127*0,303</w:t>
        </w:r>
      </w:ins>
      <w:ins w:id="1357" w:author="Student" w:date="2024-10-04T12:35:00Z">
        <w:r>
          <w:rPr>
            <w:lang w:val="ru-RU"/>
          </w:rPr>
          <w:t>2</w:t>
        </w:r>
      </w:ins>
      <w:ins w:id="1358" w:author="Student" w:date="2024-10-04T12:34:00Z">
        <w:r>
          <w:rPr>
            <w:lang w:val="ru-RU"/>
          </w:rPr>
          <w:t>*0,9635 = 111,</w:t>
        </w:r>
      </w:ins>
      <w:ins w:id="1359" w:author="Student" w:date="2024-10-04T12:35:00Z">
        <w:r>
          <w:rPr>
            <w:lang w:val="ru-RU"/>
          </w:rPr>
          <w:t>3</w:t>
        </w:r>
      </w:ins>
      <w:ins w:id="1360" w:author="Student" w:date="2024-10-04T12:34:00Z">
        <w:r>
          <w:rPr>
            <w:lang w:val="ru-RU"/>
          </w:rPr>
          <w:t xml:space="preserve"> Вт</w:t>
        </w:r>
      </w:ins>
    </w:p>
    <w:p w14:paraId="6AFD0144" w14:textId="35EB94EA" w:rsidR="005E1C7F" w:rsidRDefault="005E1C7F" w:rsidP="005E1C7F">
      <w:pPr>
        <w:spacing w:before="240"/>
        <w:ind w:firstLine="0"/>
        <w:rPr>
          <w:ins w:id="1361" w:author="Student" w:date="2024-10-04T12:36:00Z"/>
          <w:lang w:val="ru-RU"/>
        </w:rPr>
      </w:pPr>
      <w:proofErr w:type="gramStart"/>
      <w:ins w:id="1362" w:author="Student" w:date="2024-10-04T12:36:00Z">
        <w:r>
          <w:rPr>
            <w:lang w:val="en-US"/>
          </w:rPr>
          <w:t>P</w:t>
        </w:r>
        <w:r w:rsidRPr="005E1C7F">
          <w:rPr>
            <w:lang w:val="ru-RU"/>
            <w:rPrChange w:id="1363" w:author="Student" w:date="2024-10-04T12:37:00Z">
              <w:rPr>
                <w:lang w:val="en-US"/>
              </w:rPr>
            </w:rPrChange>
          </w:rPr>
          <w:t>(</w:t>
        </w:r>
        <w:proofErr w:type="gramEnd"/>
        <w:r w:rsidRPr="005E1C7F">
          <w:rPr>
            <w:lang w:val="ru-RU"/>
            <w:rPrChange w:id="1364" w:author="Student" w:date="2024-10-04T12:37:00Z">
              <w:rPr>
                <w:lang w:val="en-US"/>
              </w:rPr>
            </w:rPrChange>
          </w:rPr>
          <w:t xml:space="preserve">2) = </w:t>
        </w:r>
        <w:r>
          <w:rPr>
            <w:lang w:val="ru-RU"/>
          </w:rPr>
          <w:t>3*59,38*0,59</w:t>
        </w:r>
        <w:r>
          <w:rPr>
            <w:lang w:val="ru-RU"/>
          </w:rPr>
          <w:t>0</w:t>
        </w:r>
        <w:r>
          <w:rPr>
            <w:lang w:val="ru-RU"/>
          </w:rPr>
          <w:t xml:space="preserve"> = 105,</w:t>
        </w:r>
        <w:r>
          <w:rPr>
            <w:lang w:val="ru-RU"/>
          </w:rPr>
          <w:t>1</w:t>
        </w:r>
        <w:r>
          <w:rPr>
            <w:lang w:val="ru-RU"/>
          </w:rPr>
          <w:t xml:space="preserve"> Вт</w:t>
        </w:r>
      </w:ins>
    </w:p>
    <w:p w14:paraId="6075045B" w14:textId="68CE2454" w:rsidR="005E1C7F" w:rsidRDefault="005E1C7F" w:rsidP="005E1C7F">
      <w:pPr>
        <w:spacing w:before="240"/>
        <w:ind w:firstLine="0"/>
        <w:rPr>
          <w:ins w:id="1365" w:author="Student" w:date="2024-10-04T12:34:00Z"/>
          <w:lang w:val="ru-RU"/>
        </w:rPr>
      </w:pPr>
      <w:ins w:id="1366" w:author="Student" w:date="2024-10-04T12:37:00Z">
        <w:r>
          <w:rPr>
            <w:lang w:val="ru-RU"/>
          </w:rPr>
          <w:t>КПД = 105,1/111,</w:t>
        </w:r>
        <w:r>
          <w:rPr>
            <w:lang w:val="ru-RU"/>
          </w:rPr>
          <w:t>3</w:t>
        </w:r>
        <w:r>
          <w:rPr>
            <w:lang w:val="ru-RU"/>
          </w:rPr>
          <w:t xml:space="preserve"> = 0,94</w:t>
        </w:r>
        <w:r>
          <w:rPr>
            <w:lang w:val="ru-RU"/>
          </w:rPr>
          <w:t>4</w:t>
        </w:r>
      </w:ins>
    </w:p>
    <w:p w14:paraId="58A68075" w14:textId="77777777" w:rsidR="005E1C7F" w:rsidRPr="005E1C7F" w:rsidRDefault="005E1C7F" w:rsidP="005E1C7F">
      <w:pPr>
        <w:ind w:firstLine="0"/>
        <w:rPr>
          <w:szCs w:val="20"/>
          <w:rPrChange w:id="1367" w:author="Student" w:date="2024-10-04T12:34:00Z">
            <w:rPr>
              <w:rFonts w:eastAsia="Courier New"/>
              <w:lang w:val="ru-RU"/>
            </w:rPr>
          </w:rPrChange>
        </w:rPr>
      </w:pPr>
    </w:p>
    <w:p w14:paraId="6898AE3C" w14:textId="0E6D2E60" w:rsidR="00F70106" w:rsidRPr="00DD2D24" w:rsidRDefault="00F70106" w:rsidP="00006BFC">
      <w:pPr>
        <w:ind w:firstLine="0"/>
        <w:rPr>
          <w:rFonts w:ascii="Courier New" w:eastAsia="Courier New" w:hAnsi="Courier New" w:cs="Courier New"/>
          <w:b/>
          <w:bCs/>
          <w:sz w:val="24"/>
          <w:szCs w:val="24"/>
          <w:lang w:val="ru-RU"/>
        </w:rPr>
      </w:pPr>
      <w:r w:rsidRPr="00DD2D24">
        <w:rPr>
          <w:rFonts w:ascii="Courier New" w:eastAsia="Courier New" w:hAnsi="Courier New" w:cs="Courier New"/>
          <w:b/>
          <w:bCs/>
          <w:sz w:val="24"/>
          <w:szCs w:val="24"/>
          <w:lang w:val="ru-RU"/>
        </w:rPr>
        <w:t>Контрольные вопросы:</w:t>
      </w:r>
    </w:p>
    <w:p w14:paraId="2089D1D4" w14:textId="21D10A1E" w:rsidR="00D853A1" w:rsidDel="0012204B" w:rsidRDefault="00D853A1" w:rsidP="00D853A1">
      <w:pPr>
        <w:pStyle w:val="a9"/>
        <w:rPr>
          <w:ins w:id="1368" w:author="Lexer" w:date="2024-09-28T17:23:00Z"/>
          <w:del w:id="1369" w:author="Student" w:date="2024-10-04T11:41:00Z"/>
        </w:rPr>
      </w:pPr>
      <w:ins w:id="1370" w:author="Lexer" w:date="2024-09-28T17:23:00Z">
        <w:del w:id="1371" w:author="Student" w:date="2024-10-04T11:41:00Z">
          <w:r w:rsidDel="0012204B">
            <w:delText xml:space="preserve">1 Объясните принцип действия однофазного </w:delText>
          </w:r>
          <w:r w:rsidDel="0012204B">
            <w:rPr>
              <w:lang w:val="ru-RU"/>
            </w:rPr>
            <w:delText>линейного трасформатора на холостом ходу и под нагрузкой</w:delText>
          </w:r>
          <w:r w:rsidDel="0012204B">
            <w:delText>.</w:delText>
          </w:r>
        </w:del>
      </w:ins>
    </w:p>
    <w:p w14:paraId="5787AA69" w14:textId="6B7DF68A" w:rsidR="00D853A1" w:rsidDel="0012204B" w:rsidRDefault="00D853A1" w:rsidP="00D853A1">
      <w:pPr>
        <w:pStyle w:val="a9"/>
        <w:rPr>
          <w:ins w:id="1372" w:author="Lexer" w:date="2024-09-28T17:23:00Z"/>
          <w:del w:id="1373" w:author="Student" w:date="2024-10-04T11:41:00Z"/>
        </w:rPr>
      </w:pPr>
    </w:p>
    <w:p w14:paraId="7E71916B" w14:textId="698DC51D" w:rsidR="007D3FDF" w:rsidRPr="007D3FDF" w:rsidDel="0012204B" w:rsidRDefault="00D853A1" w:rsidP="007D3FDF">
      <w:pPr>
        <w:pStyle w:val="a9"/>
        <w:rPr>
          <w:ins w:id="1374" w:author="Lexer" w:date="2024-09-28T17:49:00Z"/>
          <w:del w:id="1375" w:author="Student" w:date="2024-10-04T11:41:00Z"/>
          <w:lang w:val="ru-RU"/>
        </w:rPr>
      </w:pPr>
      <w:ins w:id="1376" w:author="Lexer" w:date="2024-09-28T17:23:00Z">
        <w:del w:id="1377" w:author="Student" w:date="2024-10-04T11:41:00Z">
          <w:r w:rsidRPr="00D853A1" w:rsidDel="0012204B">
            <w:rPr>
              <w:u w:val="single"/>
              <w:lang w:val="ru-RU"/>
              <w:rPrChange w:id="1378" w:author="Lexer" w:date="2024-09-28T17:23:00Z">
                <w:rPr>
                  <w:lang w:val="ru-RU"/>
                </w:rPr>
              </w:rPrChange>
            </w:rPr>
            <w:delText>Ответ:</w:delText>
          </w:r>
        </w:del>
      </w:ins>
      <w:ins w:id="1379" w:author="Lexer" w:date="2024-09-28T17:49:00Z">
        <w:del w:id="1380" w:author="Student" w:date="2024-10-04T11:41:00Z">
          <w:r w:rsidR="007D3FDF" w:rsidDel="0012204B">
            <w:rPr>
              <w:lang w:val="ru-RU"/>
            </w:rPr>
            <w:delText xml:space="preserve"> </w:delText>
          </w:r>
          <w:r w:rsidR="007D3FDF" w:rsidRPr="007D3FDF" w:rsidDel="0012204B">
            <w:rPr>
              <w:lang w:val="ru-RU"/>
            </w:rPr>
            <w:delText xml:space="preserve">Трансформатор – это статический электромагнитный аппарат, преобразующий электрическую энергию напряжения переменного тока с одними параметрами в электрическую энергию с другими параметрами (частота, напряжение, число фаз, форма напряжения и т.д.).  </w:delText>
          </w:r>
        </w:del>
      </w:ins>
    </w:p>
    <w:p w14:paraId="65E4BE8A" w14:textId="07C2BACB" w:rsidR="007D3FDF" w:rsidRPr="007D3FDF" w:rsidDel="0012204B" w:rsidRDefault="007D3FDF" w:rsidP="007D3FDF">
      <w:pPr>
        <w:pStyle w:val="a9"/>
        <w:rPr>
          <w:ins w:id="1381" w:author="Lexer" w:date="2024-09-28T17:49:00Z"/>
          <w:del w:id="1382" w:author="Student" w:date="2024-10-04T11:41:00Z"/>
          <w:lang w:val="ru-RU"/>
        </w:rPr>
      </w:pPr>
      <w:ins w:id="1383" w:author="Lexer" w:date="2024-09-28T17:49:00Z">
        <w:del w:id="1384" w:author="Student" w:date="2024-10-04T11:41:00Z">
          <w:r w:rsidRPr="007D3FDF" w:rsidDel="0012204B">
            <w:rPr>
              <w:lang w:val="ru-RU"/>
            </w:rPr>
            <w:delText xml:space="preserve">Принцип действия трансформатора основан на законе электромагнитной индукции. </w:delText>
          </w:r>
        </w:del>
      </w:ins>
    </w:p>
    <w:p w14:paraId="7A2A42CF" w14:textId="046408CB" w:rsidR="00D853A1" w:rsidDel="0012204B" w:rsidRDefault="007D3FDF" w:rsidP="007D3FDF">
      <w:pPr>
        <w:pStyle w:val="a9"/>
        <w:rPr>
          <w:ins w:id="1385" w:author="Lexer" w:date="2024-09-28T17:49:00Z"/>
          <w:del w:id="1386" w:author="Student" w:date="2024-10-04T11:41:00Z"/>
          <w:lang w:val="ru-RU"/>
        </w:rPr>
      </w:pPr>
      <w:ins w:id="1387" w:author="Lexer" w:date="2024-09-28T17:49:00Z">
        <w:del w:id="1388" w:author="Student" w:date="2024-10-04T11:41:00Z">
          <w:r w:rsidRPr="007D3FDF" w:rsidDel="0012204B">
            <w:rPr>
              <w:lang w:val="ru-RU"/>
            </w:rPr>
            <w:delText>Рассмотрим работу трансформатора на “холостом" ходу. Представим принцип действия трансформатора в виде логической цепочки:</w:delText>
          </w:r>
        </w:del>
      </w:ins>
    </w:p>
    <w:p w14:paraId="30DC0106" w14:textId="41B2FD50" w:rsidR="007D3FDF" w:rsidDel="0012204B" w:rsidRDefault="007D3FDF" w:rsidP="007D3FDF">
      <w:pPr>
        <w:pStyle w:val="a9"/>
        <w:rPr>
          <w:ins w:id="1389" w:author="Lexer" w:date="2024-09-28T17:50:00Z"/>
          <w:del w:id="1390" w:author="Student" w:date="2024-10-04T11:41:00Z"/>
          <w:szCs w:val="28"/>
          <w:vertAlign w:val="subscript"/>
        </w:rPr>
      </w:pPr>
      <w:ins w:id="1391" w:author="Lexer" w:date="2024-09-28T17:50:00Z">
        <w:del w:id="1392" w:author="Student" w:date="2024-10-04T11:41:00Z">
          <w:r w:rsidRPr="008E326F" w:rsidDel="0012204B">
            <w:rPr>
              <w:position w:val="-30"/>
              <w:szCs w:val="28"/>
              <w:vertAlign w:val="subscript"/>
            </w:rPr>
            <w:object w:dxaOrig="4040" w:dyaOrig="720" w14:anchorId="46EFFCA9">
              <v:shape id="_x0000_i1038" type="#_x0000_t75" style="width:285.65pt;height:50.1pt" o:ole="" fillcolor="window">
                <v:imagedata r:id="rId44" o:title=""/>
              </v:shape>
              <o:OLEObject Type="Embed" ProgID="Equation.3" ShapeID="_x0000_i1038" DrawAspect="Content" ObjectID="_1789550853" r:id="rId45"/>
            </w:object>
          </w:r>
        </w:del>
      </w:ins>
    </w:p>
    <w:p w14:paraId="0D8436BF" w14:textId="1E79278B" w:rsidR="007D3FDF" w:rsidDel="0012204B" w:rsidRDefault="007D3FDF" w:rsidP="007D3FDF">
      <w:pPr>
        <w:pStyle w:val="a9"/>
        <w:rPr>
          <w:ins w:id="1393" w:author="Lexer" w:date="2024-09-28T17:51:00Z"/>
          <w:del w:id="1394" w:author="Student" w:date="2024-10-04T11:41:00Z"/>
          <w:lang w:val="ru-RU"/>
        </w:rPr>
      </w:pPr>
      <w:ins w:id="1395" w:author="Lexer" w:date="2024-09-28T17:50:00Z">
        <w:del w:id="1396" w:author="Student" w:date="2024-10-04T11:41:00Z">
          <w:r w:rsidRPr="007D3FDF" w:rsidDel="0012204B">
            <w:rPr>
              <w:lang w:val="ru-RU"/>
              <w:rPrChange w:id="1397" w:author="Lexer" w:date="2024-09-28T17:51:00Z">
                <w:rPr>
                  <w:b/>
                  <w:bCs/>
                  <w:lang w:val="ru-RU"/>
                </w:rPr>
              </w:rPrChange>
            </w:rPr>
            <w:delText>При подключении трансформатора к сети переменного тока возникает ток (по закону Ома), обратно пропорциональный входному сопротивлению трансформатора:</w:delText>
          </w:r>
        </w:del>
      </w:ins>
    </w:p>
    <w:p w14:paraId="0BC2665F" w14:textId="60848B44" w:rsidR="007D3FDF" w:rsidDel="0012204B" w:rsidRDefault="007D3FDF" w:rsidP="007D3FDF">
      <w:pPr>
        <w:pStyle w:val="a9"/>
        <w:rPr>
          <w:ins w:id="1398" w:author="Lexer" w:date="2024-09-28T17:51:00Z"/>
          <w:del w:id="1399" w:author="Student" w:date="2024-10-04T11:41:00Z"/>
          <w:szCs w:val="28"/>
        </w:rPr>
      </w:pPr>
      <w:ins w:id="1400" w:author="Lexer" w:date="2024-09-28T17:51:00Z">
        <w:del w:id="1401" w:author="Student" w:date="2024-10-04T11:41:00Z">
          <w:r w:rsidRPr="008E326F" w:rsidDel="0012204B">
            <w:rPr>
              <w:position w:val="-30"/>
              <w:szCs w:val="28"/>
            </w:rPr>
            <w:object w:dxaOrig="920" w:dyaOrig="680" w14:anchorId="6023124C">
              <v:shape id="_x0000_i1039" type="#_x0000_t75" style="width:72.8pt;height:52.45pt" o:ole="" fillcolor="window">
                <v:imagedata r:id="rId46" o:title=""/>
              </v:shape>
              <o:OLEObject Type="Embed" ProgID="Equation.3" ShapeID="_x0000_i1039" DrawAspect="Content" ObjectID="_1789550854" r:id="rId47"/>
            </w:object>
          </w:r>
        </w:del>
      </w:ins>
    </w:p>
    <w:p w14:paraId="294F66C1" w14:textId="2DF09623" w:rsidR="007D3FDF" w:rsidDel="0012204B" w:rsidRDefault="0002638E" w:rsidP="007D3FDF">
      <w:pPr>
        <w:pStyle w:val="a9"/>
        <w:rPr>
          <w:ins w:id="1402" w:author="Lexer" w:date="2024-09-28T17:51:00Z"/>
          <w:del w:id="1403" w:author="Student" w:date="2024-10-04T11:41:00Z"/>
          <w:lang w:val="ru-RU"/>
        </w:rPr>
      </w:pPr>
      <w:ins w:id="1404" w:author="Lexer" w:date="2024-09-28T17:51:00Z">
        <w:del w:id="1405" w:author="Student" w:date="2024-10-04T11:41:00Z">
          <w:r w:rsidRPr="0002638E" w:rsidDel="0012204B">
            <w:rPr>
              <w:lang w:val="ru-RU"/>
            </w:rPr>
            <w:delText>При протекании тока по обмотке трансформатора, намотанной на замкнутый магнитопровод, возникает напряженность магнитного поля (H):</w:delText>
          </w:r>
        </w:del>
      </w:ins>
    </w:p>
    <w:p w14:paraId="3D24086B" w14:textId="3A6A65B0" w:rsidR="0002638E" w:rsidDel="0012204B" w:rsidRDefault="0002638E" w:rsidP="007D3FDF">
      <w:pPr>
        <w:pStyle w:val="a9"/>
        <w:rPr>
          <w:ins w:id="1406" w:author="Lexer" w:date="2024-09-28T17:52:00Z"/>
          <w:del w:id="1407" w:author="Student" w:date="2024-10-04T11:41:00Z"/>
          <w:szCs w:val="28"/>
        </w:rPr>
      </w:pPr>
      <w:ins w:id="1408" w:author="Lexer" w:date="2024-09-28T17:51:00Z">
        <w:del w:id="1409" w:author="Student" w:date="2024-10-04T11:41:00Z">
          <w:r w:rsidRPr="008E326F" w:rsidDel="0012204B">
            <w:rPr>
              <w:position w:val="-32"/>
              <w:szCs w:val="28"/>
            </w:rPr>
            <w:object w:dxaOrig="2360" w:dyaOrig="720" w14:anchorId="383AC9FF">
              <v:shape id="_x0000_i1040" type="#_x0000_t75" style="width:146.35pt;height:44.6pt" o:ole="" fillcolor="window">
                <v:imagedata r:id="rId48" o:title=""/>
              </v:shape>
              <o:OLEObject Type="Embed" ProgID="Equation.DSMT4" ShapeID="_x0000_i1040" DrawAspect="Content" ObjectID="_1789550855" r:id="rId49"/>
            </w:object>
          </w:r>
        </w:del>
      </w:ins>
    </w:p>
    <w:p w14:paraId="4874F591" w14:textId="0C34D16C" w:rsidR="0002638E" w:rsidDel="0012204B" w:rsidRDefault="0002638E" w:rsidP="007D3FDF">
      <w:pPr>
        <w:pStyle w:val="a9"/>
        <w:rPr>
          <w:ins w:id="1410" w:author="Lexer" w:date="2024-09-28T17:52:00Z"/>
          <w:del w:id="1411" w:author="Student" w:date="2024-10-04T11:41:00Z"/>
          <w:lang w:val="ru-RU"/>
        </w:rPr>
      </w:pPr>
      <w:ins w:id="1412" w:author="Lexer" w:date="2024-09-28T17:52:00Z">
        <w:del w:id="1413" w:author="Student" w:date="2024-10-04T11:41:00Z">
          <w:r w:rsidRPr="0002638E" w:rsidDel="0012204B">
            <w:rPr>
              <w:lang w:val="ru-RU"/>
            </w:rPr>
            <w:delText>где F – магнитодвижущая сила (ампер   витки), lср – средняя линия магнитопровода,  W1 – число витков в первичной обмотке.</w:delText>
          </w:r>
        </w:del>
      </w:ins>
    </w:p>
    <w:p w14:paraId="7CDFB5DF" w14:textId="4170055C" w:rsidR="0002638E" w:rsidDel="0012204B" w:rsidRDefault="0002638E" w:rsidP="007D3FDF">
      <w:pPr>
        <w:pStyle w:val="a9"/>
        <w:rPr>
          <w:ins w:id="1414" w:author="Lexer" w:date="2024-09-28T17:52:00Z"/>
          <w:del w:id="1415" w:author="Student" w:date="2024-10-04T11:41:00Z"/>
          <w:lang w:val="ru-RU"/>
        </w:rPr>
      </w:pPr>
      <w:ins w:id="1416" w:author="Lexer" w:date="2024-09-28T17:52:00Z">
        <w:del w:id="1417" w:author="Student" w:date="2024-10-04T11:41:00Z">
          <w:r w:rsidRPr="0002638E" w:rsidDel="0012204B">
            <w:rPr>
              <w:lang w:val="ru-RU"/>
            </w:rPr>
            <w:delText>Под действием напряженности магнитного поля Н в магнитопроводе (сердечнике) трансформатора возникает основной магнитный поток  Ф0, прямо пропорциональный индукции (Вх) и сечению магнитопровода (Sмаг) как показано на рисунке ниже.</w:delText>
          </w:r>
        </w:del>
      </w:ins>
    </w:p>
    <w:p w14:paraId="696BE9FD" w14:textId="340E578D" w:rsidR="0002638E" w:rsidDel="0012204B" w:rsidRDefault="0002638E" w:rsidP="007D3FDF">
      <w:pPr>
        <w:pStyle w:val="a9"/>
        <w:rPr>
          <w:ins w:id="1418" w:author="Lexer" w:date="2024-09-28T17:52:00Z"/>
          <w:del w:id="1419" w:author="Student" w:date="2024-10-04T11:41:00Z"/>
          <w:szCs w:val="28"/>
        </w:rPr>
      </w:pPr>
      <w:ins w:id="1420" w:author="Lexer" w:date="2024-09-28T17:52:00Z">
        <w:del w:id="1421" w:author="Student" w:date="2024-10-04T11:41:00Z">
          <w:r w:rsidRPr="009A4E9F" w:rsidDel="0012204B">
            <w:rPr>
              <w:szCs w:val="28"/>
            </w:rPr>
            <w:object w:dxaOrig="7800" w:dyaOrig="3300" w14:anchorId="44AF35BC">
              <v:shape id="_x0000_i1041" type="#_x0000_t75" style="width:6in;height:183.15pt" o:ole="">
                <v:imagedata r:id="rId50" o:title=""/>
              </v:shape>
              <o:OLEObject Type="Embed" ProgID="PBrush" ShapeID="_x0000_i1041" DrawAspect="Content" ObjectID="_1789550856" r:id="rId51"/>
            </w:object>
          </w:r>
        </w:del>
      </w:ins>
    </w:p>
    <w:p w14:paraId="1970BBEB" w14:textId="522B354A" w:rsidR="0002638E" w:rsidRPr="0002638E" w:rsidDel="0012204B" w:rsidRDefault="0002638E" w:rsidP="0002638E">
      <w:pPr>
        <w:pStyle w:val="a9"/>
        <w:rPr>
          <w:ins w:id="1422" w:author="Lexer" w:date="2024-09-28T17:53:00Z"/>
          <w:del w:id="1423" w:author="Student" w:date="2024-10-04T11:41:00Z"/>
          <w:lang w:val="ru-RU"/>
        </w:rPr>
      </w:pPr>
      <w:ins w:id="1424" w:author="Lexer" w:date="2024-09-28T17:53:00Z">
        <w:del w:id="1425" w:author="Student" w:date="2024-10-04T11:41:00Z">
          <w:r w:rsidRPr="0002638E" w:rsidDel="0012204B">
            <w:rPr>
              <w:lang w:val="ru-RU"/>
            </w:rPr>
            <w:delText>Магнитная индукция Вх является рабочей точкой на основной кривой намагничивания и выбирается на линейном участке, чтобы при асимметричном намагничивании сердечника (или постоянном подмагничивании) не было захода рабочей точки в область насыщения.</w:delText>
          </w:r>
        </w:del>
      </w:ins>
    </w:p>
    <w:p w14:paraId="0DFC5477" w14:textId="77264541" w:rsidR="0002638E" w:rsidDel="0012204B" w:rsidRDefault="0002638E" w:rsidP="0002638E">
      <w:pPr>
        <w:pStyle w:val="a9"/>
        <w:ind w:firstLine="720"/>
        <w:rPr>
          <w:ins w:id="1426" w:author="Lexer" w:date="2024-09-28T17:53:00Z"/>
          <w:del w:id="1427" w:author="Student" w:date="2024-10-04T11:41:00Z"/>
          <w:lang w:val="ru-RU"/>
        </w:rPr>
      </w:pPr>
      <w:ins w:id="1428" w:author="Lexer" w:date="2024-09-28T17:53:00Z">
        <w:del w:id="1429" w:author="Student" w:date="2024-10-04T11:41:00Z">
          <w:r w:rsidRPr="0002638E" w:rsidDel="0012204B">
            <w:rPr>
              <w:lang w:val="ru-RU"/>
            </w:rPr>
            <w:delText>При прохождении основного магнитного потока по сердечнику в первичной цепи возникает ЭДС самоиндукции, а во вторичной цепи ЭДС - взаимоиндукции, которые определяются по закону магнитодвижущих сил – закону Максвелла – Фарадея:</w:delText>
          </w:r>
        </w:del>
      </w:ins>
    </w:p>
    <w:p w14:paraId="63517B77" w14:textId="65BC0C67" w:rsidR="0002638E" w:rsidDel="0012204B" w:rsidRDefault="0002638E" w:rsidP="0002638E">
      <w:pPr>
        <w:pStyle w:val="a9"/>
        <w:ind w:firstLine="720"/>
        <w:rPr>
          <w:ins w:id="1430" w:author="Lexer" w:date="2024-09-28T17:53:00Z"/>
          <w:del w:id="1431" w:author="Student" w:date="2024-10-04T11:41:00Z"/>
          <w:szCs w:val="28"/>
        </w:rPr>
      </w:pPr>
      <w:ins w:id="1432" w:author="Lexer" w:date="2024-09-28T17:53:00Z">
        <w:del w:id="1433" w:author="Student" w:date="2024-10-04T11:41:00Z">
          <w:r w:rsidRPr="00D70D0C" w:rsidDel="0012204B">
            <w:rPr>
              <w:position w:val="-24"/>
              <w:szCs w:val="28"/>
            </w:rPr>
            <w:object w:dxaOrig="2020" w:dyaOrig="620" w14:anchorId="3F0E1E0D">
              <v:shape id="_x0000_i1042" type="#_x0000_t75" style="width:122.1pt;height:37.55pt" o:ole="" fillcolor="window">
                <v:imagedata r:id="rId52" o:title=""/>
              </v:shape>
              <o:OLEObject Type="Embed" ProgID="Equation.3" ShapeID="_x0000_i1042" DrawAspect="Content" ObjectID="_1789550857" r:id="rId53"/>
            </w:object>
          </w:r>
        </w:del>
      </w:ins>
    </w:p>
    <w:p w14:paraId="67AC7E00" w14:textId="51418050" w:rsidR="0002638E" w:rsidRPr="0002638E" w:rsidDel="0012204B" w:rsidRDefault="0002638E" w:rsidP="0002638E">
      <w:pPr>
        <w:pStyle w:val="a9"/>
        <w:rPr>
          <w:ins w:id="1434" w:author="Lexer" w:date="2024-09-28T17:53:00Z"/>
          <w:del w:id="1435" w:author="Student" w:date="2024-10-04T11:41:00Z"/>
          <w:lang w:val="ru-RU"/>
        </w:rPr>
      </w:pPr>
      <w:ins w:id="1436" w:author="Lexer" w:date="2024-09-28T17:53:00Z">
        <w:del w:id="1437" w:author="Student" w:date="2024-10-04T11:41:00Z">
          <w:r w:rsidRPr="0002638E" w:rsidDel="0012204B">
            <w:rPr>
              <w:lang w:val="ru-RU"/>
            </w:rPr>
            <w:delText xml:space="preserve">где e – изменение потокосцепления во времени.  </w:delText>
          </w:r>
        </w:del>
      </w:ins>
    </w:p>
    <w:p w14:paraId="3FFEEB44" w14:textId="49543FB2" w:rsidR="0002638E" w:rsidDel="0012204B" w:rsidRDefault="0002638E" w:rsidP="0002638E">
      <w:pPr>
        <w:pStyle w:val="a9"/>
        <w:ind w:firstLine="720"/>
        <w:rPr>
          <w:ins w:id="1438" w:author="Lexer" w:date="2024-09-28T17:54:00Z"/>
          <w:del w:id="1439" w:author="Student" w:date="2024-10-04T11:41:00Z"/>
          <w:lang w:val="ru-RU"/>
        </w:rPr>
      </w:pPr>
      <w:ins w:id="1440" w:author="Lexer" w:date="2024-09-28T17:53:00Z">
        <w:del w:id="1441" w:author="Student" w:date="2024-10-04T11:41:00Z">
          <w:r w:rsidRPr="0002638E" w:rsidDel="0012204B">
            <w:rPr>
              <w:lang w:val="ru-RU"/>
            </w:rPr>
            <w:delText xml:space="preserve">При подключении нагрузки во вторичной цепи начинает протекать ток I2 , при этом в сердечнике возникает размагничивающий магнитный поток Фр, противоположный по направлению основному потоку. Это приводит к уменьшению ЭДС в первичной цепи. В электромагнитной системе нарушается равновесие ( e1 </w:delText>
          </w:r>
          <w:r w:rsidRPr="0002638E" w:rsidDel="0012204B">
            <w:rPr>
              <w:lang w:val="ru-RU"/>
            </w:rPr>
            <w:delText> U1 ), что приводит к возрастанию потребляемого тока из сети I1 , т.е. к самобалансированию системы и поток Ф0 восстанавливается:</w:delText>
          </w:r>
        </w:del>
      </w:ins>
    </w:p>
    <w:p w14:paraId="40D0053F" w14:textId="537582CD" w:rsidR="0002638E" w:rsidDel="0012204B" w:rsidRDefault="0002638E" w:rsidP="0002638E">
      <w:pPr>
        <w:pStyle w:val="a9"/>
        <w:ind w:firstLine="720"/>
        <w:rPr>
          <w:ins w:id="1442" w:author="Lexer" w:date="2024-09-28T17:54:00Z"/>
          <w:del w:id="1443" w:author="Student" w:date="2024-10-04T11:41:00Z"/>
          <w:szCs w:val="28"/>
        </w:rPr>
      </w:pPr>
      <w:ins w:id="1444" w:author="Lexer" w:date="2024-09-28T17:54:00Z">
        <w:del w:id="1445" w:author="Student" w:date="2024-10-04T11:41:00Z">
          <w:r w:rsidRPr="008E326F" w:rsidDel="0012204B">
            <w:rPr>
              <w:position w:val="-14"/>
              <w:szCs w:val="28"/>
            </w:rPr>
            <w:object w:dxaOrig="3860" w:dyaOrig="400" w14:anchorId="18BDC4F8">
              <v:shape id="_x0000_i1043" type="#_x0000_t75" style="width:277.85pt;height:28.95pt" o:ole="" fillcolor="window">
                <v:imagedata r:id="rId54" o:title=""/>
              </v:shape>
              <o:OLEObject Type="Embed" ProgID="Equation.3" ShapeID="_x0000_i1043" DrawAspect="Content" ObjectID="_1789550858" r:id="rId55"/>
            </w:object>
          </w:r>
        </w:del>
      </w:ins>
    </w:p>
    <w:p w14:paraId="7D87CAFB" w14:textId="3B4B42E7" w:rsidR="0002638E" w:rsidDel="0012204B" w:rsidRDefault="0002638E" w:rsidP="0002638E">
      <w:pPr>
        <w:pStyle w:val="a9"/>
        <w:ind w:firstLine="720"/>
        <w:rPr>
          <w:ins w:id="1446" w:author="Lexer" w:date="2024-09-28T17:54:00Z"/>
          <w:del w:id="1447" w:author="Student" w:date="2024-10-04T11:41:00Z"/>
          <w:lang w:val="ru-RU"/>
        </w:rPr>
      </w:pPr>
      <w:ins w:id="1448" w:author="Lexer" w:date="2024-09-28T17:54:00Z">
        <w:del w:id="1449" w:author="Student" w:date="2024-10-04T11:41:00Z">
          <w:r w:rsidRPr="0002638E" w:rsidDel="0012204B">
            <w:rPr>
              <w:lang w:val="ru-RU"/>
            </w:rPr>
            <w:delText>Отсюда следует уравнение магнитодвижущих сил (МДС):</w:delText>
          </w:r>
        </w:del>
      </w:ins>
    </w:p>
    <w:p w14:paraId="3F8EA6CC" w14:textId="40BE9A2A" w:rsidR="0002638E" w:rsidDel="0012204B" w:rsidRDefault="0002638E" w:rsidP="0002638E">
      <w:pPr>
        <w:pStyle w:val="a9"/>
        <w:ind w:firstLine="720"/>
        <w:rPr>
          <w:ins w:id="1450" w:author="Lexer" w:date="2024-09-28T17:54:00Z"/>
          <w:del w:id="1451" w:author="Student" w:date="2024-10-04T11:41:00Z"/>
          <w:szCs w:val="28"/>
        </w:rPr>
      </w:pPr>
      <w:ins w:id="1452" w:author="Lexer" w:date="2024-09-28T17:54:00Z">
        <w:del w:id="1453" w:author="Student" w:date="2024-10-04T11:41:00Z">
          <w:r w:rsidRPr="005808EE" w:rsidDel="0012204B">
            <w:rPr>
              <w:position w:val="-12"/>
              <w:szCs w:val="28"/>
            </w:rPr>
            <w:object w:dxaOrig="2220" w:dyaOrig="360" w14:anchorId="4878275D">
              <v:shape id="_x0000_i1044" type="#_x0000_t75" style="width:170.6pt;height:27.4pt" o:ole="" fillcolor="window">
                <v:imagedata r:id="rId56" o:title=""/>
              </v:shape>
              <o:OLEObject Type="Embed" ProgID="Equation.3" ShapeID="_x0000_i1044" DrawAspect="Content" ObjectID="_1789550859" r:id="rId57"/>
            </w:object>
          </w:r>
        </w:del>
      </w:ins>
    </w:p>
    <w:p w14:paraId="23036782" w14:textId="3CD320A2" w:rsidR="0002638E" w:rsidRPr="0002638E" w:rsidDel="0012204B" w:rsidRDefault="0002638E" w:rsidP="0002638E">
      <w:pPr>
        <w:pStyle w:val="a9"/>
        <w:rPr>
          <w:ins w:id="1454" w:author="Lexer" w:date="2024-09-28T17:55:00Z"/>
          <w:del w:id="1455" w:author="Student" w:date="2024-10-04T11:41:00Z"/>
          <w:lang w:val="ru-RU"/>
        </w:rPr>
      </w:pPr>
      <w:ins w:id="1456" w:author="Lexer" w:date="2024-09-28T17:55:00Z">
        <w:del w:id="1457" w:author="Student" w:date="2024-10-04T11:41:00Z">
          <w:r w:rsidRPr="0002638E" w:rsidDel="0012204B">
            <w:rPr>
              <w:lang w:val="ru-RU"/>
            </w:rPr>
            <w:delText xml:space="preserve">где I0 - ток цепи намагничивания (ток “холостого” хода). </w:delText>
          </w:r>
        </w:del>
      </w:ins>
    </w:p>
    <w:p w14:paraId="76BDF1AD" w14:textId="79582886" w:rsidR="0002638E" w:rsidDel="0012204B" w:rsidRDefault="0002638E" w:rsidP="0002638E">
      <w:pPr>
        <w:pStyle w:val="a9"/>
        <w:ind w:firstLine="720"/>
        <w:rPr>
          <w:ins w:id="1458" w:author="Lexer" w:date="2024-09-28T17:55:00Z"/>
          <w:del w:id="1459" w:author="Student" w:date="2024-10-04T11:41:00Z"/>
          <w:lang w:val="ru-RU"/>
        </w:rPr>
      </w:pPr>
      <w:ins w:id="1460" w:author="Lexer" w:date="2024-09-28T17:55:00Z">
        <w:del w:id="1461" w:author="Student" w:date="2024-10-04T11:41:00Z">
          <w:r w:rsidRPr="0002638E" w:rsidDel="0012204B">
            <w:rPr>
              <w:lang w:val="ru-RU"/>
            </w:rPr>
            <w:delText>Трансформатор можно представить в виде схемы рисунка</w:delText>
          </w:r>
        </w:del>
      </w:ins>
    </w:p>
    <w:p w14:paraId="59B7B8C5" w14:textId="288CA887" w:rsidR="0002638E" w:rsidDel="0012204B" w:rsidRDefault="0002638E" w:rsidP="0002638E">
      <w:pPr>
        <w:pStyle w:val="a9"/>
        <w:ind w:firstLine="720"/>
        <w:rPr>
          <w:ins w:id="1462" w:author="Lexer" w:date="2024-09-28T17:55:00Z"/>
          <w:del w:id="1463" w:author="Student" w:date="2024-10-04T11:41:00Z"/>
          <w:lang w:val="ru-RU"/>
        </w:rPr>
      </w:pPr>
      <w:ins w:id="1464" w:author="Lexer" w:date="2024-09-28T17:55:00Z">
        <w:del w:id="1465" w:author="Student" w:date="2024-10-04T11:41:00Z">
          <w:r w:rsidDel="0012204B">
            <w:rPr>
              <w:noProof/>
              <w:color w:val="000000"/>
              <w:szCs w:val="28"/>
              <w:lang w:val="en-US"/>
            </w:rPr>
            <w:drawing>
              <wp:inline distT="0" distB="0" distL="0" distR="0" wp14:anchorId="0B481C26" wp14:editId="6025B894">
                <wp:extent cx="3581400" cy="122682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8140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3827A60F" w14:textId="372A0668" w:rsidR="0002638E" w:rsidDel="0012204B" w:rsidRDefault="0002638E" w:rsidP="0002638E">
      <w:pPr>
        <w:pStyle w:val="a9"/>
        <w:ind w:firstLine="720"/>
        <w:rPr>
          <w:ins w:id="1466" w:author="Lexer" w:date="2024-09-28T17:55:00Z"/>
          <w:del w:id="1467" w:author="Student" w:date="2024-10-04T11:41:00Z"/>
          <w:lang w:val="ru-RU"/>
        </w:rPr>
      </w:pPr>
    </w:p>
    <w:p w14:paraId="7F38B691" w14:textId="7951FD1E" w:rsidR="0002638E" w:rsidRPr="0002638E" w:rsidDel="0012204B" w:rsidRDefault="0002638E" w:rsidP="0002638E">
      <w:pPr>
        <w:pStyle w:val="a9"/>
        <w:rPr>
          <w:ins w:id="1468" w:author="Lexer" w:date="2024-09-28T17:55:00Z"/>
          <w:del w:id="1469" w:author="Student" w:date="2024-10-04T11:41:00Z"/>
          <w:lang w:val="ru-RU"/>
        </w:rPr>
      </w:pPr>
      <w:ins w:id="1470" w:author="Lexer" w:date="2024-09-28T17:55:00Z">
        <w:del w:id="1471" w:author="Student" w:date="2024-10-04T11:41:00Z">
          <w:r w:rsidRPr="0002638E" w:rsidDel="0012204B">
            <w:rPr>
              <w:lang w:val="ru-RU"/>
            </w:rPr>
            <w:delText xml:space="preserve">где R1, R2 – учитывают омические потери в первичной и вторичной обмотках; XS1, XS2 – 41 индуктивности рассеяния основного потока в обмотках первичной и вторичной цепей. </w:delText>
          </w:r>
        </w:del>
      </w:ins>
    </w:p>
    <w:p w14:paraId="79718EFF" w14:textId="14186E83" w:rsidR="0002638E" w:rsidDel="0012204B" w:rsidRDefault="0002638E" w:rsidP="0002638E">
      <w:pPr>
        <w:pStyle w:val="a9"/>
        <w:rPr>
          <w:ins w:id="1472" w:author="Lexer" w:date="2024-09-28T17:55:00Z"/>
          <w:del w:id="1473" w:author="Student" w:date="2024-10-04T11:41:00Z"/>
          <w:lang w:val="ru-RU"/>
        </w:rPr>
      </w:pPr>
      <w:ins w:id="1474" w:author="Lexer" w:date="2024-09-28T17:55:00Z">
        <w:del w:id="1475" w:author="Student" w:date="2024-10-04T11:41:00Z">
          <w:r w:rsidRPr="0002638E" w:rsidDel="0012204B">
            <w:rPr>
              <w:lang w:val="ru-RU"/>
            </w:rPr>
            <w:delText>Тогда система уравнений для линейного трансформатора в комплексной форме по законам Кирхгофа примет вид:</w:delText>
          </w:r>
        </w:del>
      </w:ins>
    </w:p>
    <w:p w14:paraId="02D83428" w14:textId="7F5A8CCB" w:rsidR="0002638E" w:rsidDel="0012204B" w:rsidRDefault="0002638E" w:rsidP="0002638E">
      <w:pPr>
        <w:pStyle w:val="a9"/>
        <w:rPr>
          <w:ins w:id="1476" w:author="Lexer" w:date="2024-09-28T17:55:00Z"/>
          <w:del w:id="1477" w:author="Student" w:date="2024-10-04T11:41:00Z"/>
          <w:szCs w:val="28"/>
        </w:rPr>
      </w:pPr>
      <w:ins w:id="1478" w:author="Lexer" w:date="2024-09-28T17:55:00Z">
        <w:del w:id="1479" w:author="Student" w:date="2024-10-04T11:41:00Z">
          <w:r w:rsidRPr="00505629" w:rsidDel="0012204B">
            <w:rPr>
              <w:position w:val="-90"/>
              <w:szCs w:val="28"/>
            </w:rPr>
            <w:object w:dxaOrig="4480" w:dyaOrig="1939" w14:anchorId="6FBA54AE">
              <v:shape id="_x0000_i1045" type="#_x0000_t75" style="width:263.75pt;height:114.25pt" o:ole="" fillcolor="window">
                <v:imagedata r:id="rId59" o:title=""/>
              </v:shape>
              <o:OLEObject Type="Embed" ProgID="Equation.DSMT4" ShapeID="_x0000_i1045" DrawAspect="Content" ObjectID="_1789550860" r:id="rId60"/>
            </w:object>
          </w:r>
        </w:del>
      </w:ins>
    </w:p>
    <w:p w14:paraId="15709DB7" w14:textId="4FD84BC5" w:rsidR="0002638E" w:rsidRPr="007D3FDF" w:rsidDel="0012204B" w:rsidRDefault="0002638E">
      <w:pPr>
        <w:pStyle w:val="a9"/>
        <w:rPr>
          <w:ins w:id="1480" w:author="Lexer" w:date="2024-09-28T17:23:00Z"/>
          <w:del w:id="1481" w:author="Student" w:date="2024-10-04T11:41:00Z"/>
          <w:lang w:val="ru-RU"/>
          <w:rPrChange w:id="1482" w:author="Lexer" w:date="2024-09-28T17:51:00Z">
            <w:rPr>
              <w:ins w:id="1483" w:author="Lexer" w:date="2024-09-28T17:23:00Z"/>
              <w:del w:id="1484" w:author="Student" w:date="2024-10-04T11:41:00Z"/>
            </w:rPr>
          </w:rPrChange>
        </w:rPr>
      </w:pPr>
    </w:p>
    <w:p w14:paraId="62436830" w14:textId="4D954CBE" w:rsidR="00D853A1" w:rsidDel="0012204B" w:rsidRDefault="00D853A1" w:rsidP="00D853A1">
      <w:pPr>
        <w:pStyle w:val="a9"/>
        <w:rPr>
          <w:ins w:id="1485" w:author="Lexer" w:date="2024-09-28T17:23:00Z"/>
          <w:del w:id="1486" w:author="Student" w:date="2024-10-04T11:41:00Z"/>
        </w:rPr>
      </w:pPr>
      <w:ins w:id="1487" w:author="Lexer" w:date="2024-09-28T17:23:00Z">
        <w:del w:id="1488" w:author="Student" w:date="2024-10-04T11:41:00Z">
          <w:r w:rsidDel="0012204B">
            <w:delText>2 Объясните</w:delText>
          </w:r>
          <w:r w:rsidDel="0012204B">
            <w:rPr>
              <w:lang w:val="ru-RU"/>
            </w:rPr>
            <w:delText xml:space="preserve"> условия проведения и параметры измерения в опытах ХХ и КЗ</w:delText>
          </w:r>
          <w:r w:rsidRPr="005D4161" w:rsidDel="0012204B">
            <w:rPr>
              <w:lang w:val="ru-RU"/>
            </w:rPr>
            <w:delText xml:space="preserve">, </w:delText>
          </w:r>
          <w:r w:rsidDel="0012204B">
            <w:rPr>
              <w:lang w:val="ru-RU"/>
            </w:rPr>
            <w:delText>а также расчеты параметров схемы замещения трансформатора</w:delText>
          </w:r>
          <w:r w:rsidDel="0012204B">
            <w:delText>.</w:delText>
          </w:r>
        </w:del>
      </w:ins>
    </w:p>
    <w:p w14:paraId="0ACEA598" w14:textId="73ADE498" w:rsidR="00D853A1" w:rsidDel="0012204B" w:rsidRDefault="00D853A1" w:rsidP="00D853A1">
      <w:pPr>
        <w:pStyle w:val="a9"/>
        <w:rPr>
          <w:ins w:id="1489" w:author="Lexer" w:date="2024-09-28T17:23:00Z"/>
          <w:del w:id="1490" w:author="Student" w:date="2024-10-04T11:41:00Z"/>
        </w:rPr>
      </w:pPr>
    </w:p>
    <w:p w14:paraId="2BD507E5" w14:textId="5ADB4F83" w:rsidR="00D853A1" w:rsidDel="0012204B" w:rsidRDefault="00D853A1" w:rsidP="00D853A1">
      <w:pPr>
        <w:pStyle w:val="a9"/>
        <w:rPr>
          <w:ins w:id="1491" w:author="Lexer" w:date="2024-09-28T17:56:00Z"/>
          <w:del w:id="1492" w:author="Student" w:date="2024-10-04T11:41:00Z"/>
          <w:lang w:val="ru-RU"/>
        </w:rPr>
      </w:pPr>
      <w:ins w:id="1493" w:author="Lexer" w:date="2024-09-28T17:23:00Z">
        <w:del w:id="1494" w:author="Student" w:date="2024-10-04T11:41:00Z">
          <w:r w:rsidRPr="00120B23" w:rsidDel="0012204B">
            <w:rPr>
              <w:u w:val="single"/>
              <w:lang w:val="ru-RU"/>
            </w:rPr>
            <w:delText>Ответ:</w:delText>
          </w:r>
        </w:del>
      </w:ins>
      <w:ins w:id="1495" w:author="Lexer" w:date="2024-09-28T17:56:00Z">
        <w:del w:id="1496" w:author="Student" w:date="2024-10-04T11:41:00Z">
          <w:r w:rsidR="0002638E" w:rsidDel="0012204B">
            <w:rPr>
              <w:lang w:val="ru-RU"/>
            </w:rPr>
            <w:delText xml:space="preserve"> </w:delText>
          </w:r>
          <w:r w:rsidR="0002638E" w:rsidRPr="0002638E" w:rsidDel="0012204B">
            <w:rPr>
              <w:lang w:val="ru-RU"/>
            </w:rPr>
            <w:delText>Для определения основных параметров трансформатора и Т-образной схемы замещения проводят два опыта: холостого хода (ХХ) и короткого замыкания (КЗ). Условием проведения опыта ХХ является подача на вход номинального напряжения U1ном,  и размыкание вторичной цепи, как показано на рисунке:</w:delText>
          </w:r>
        </w:del>
      </w:ins>
    </w:p>
    <w:p w14:paraId="70B51ED4" w14:textId="25678AE6" w:rsidR="0002638E" w:rsidDel="0012204B" w:rsidRDefault="00ED59BD" w:rsidP="00D853A1">
      <w:pPr>
        <w:pStyle w:val="a9"/>
        <w:rPr>
          <w:ins w:id="1497" w:author="Lexer" w:date="2024-09-28T17:56:00Z"/>
          <w:del w:id="1498" w:author="Student" w:date="2024-10-04T11:41:00Z"/>
          <w:lang w:val="ru-RU"/>
        </w:rPr>
      </w:pPr>
      <w:ins w:id="1499" w:author="Lexer" w:date="2024-09-28T17:56:00Z">
        <w:del w:id="1500" w:author="Student" w:date="2024-10-04T11:41:00Z">
          <w:r w:rsidRPr="005808EE" w:rsidDel="0012204B">
            <w:rPr>
              <w:noProof/>
              <w:szCs w:val="28"/>
            </w:rPr>
            <w:drawing>
              <wp:inline distT="0" distB="0" distL="0" distR="0" wp14:anchorId="58208EFB" wp14:editId="702474A3">
                <wp:extent cx="3840480" cy="1600200"/>
                <wp:effectExtent l="0" t="0" r="762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4048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14:paraId="231F8993" w14:textId="43E1F97F" w:rsidR="00ED59BD" w:rsidDel="0012204B" w:rsidRDefault="00ED59BD" w:rsidP="00ED59BD">
      <w:pPr>
        <w:pStyle w:val="a9"/>
        <w:rPr>
          <w:ins w:id="1501" w:author="Lexer" w:date="2024-09-28T17:56:00Z"/>
          <w:del w:id="1502" w:author="Student" w:date="2024-10-04T11:41:00Z"/>
          <w:lang w:val="ru-RU"/>
        </w:rPr>
      </w:pPr>
      <w:ins w:id="1503" w:author="Lexer" w:date="2024-09-28T17:56:00Z">
        <w:del w:id="1504" w:author="Student" w:date="2024-10-04T11:41:00Z">
          <w:r w:rsidRPr="00ED59BD" w:rsidDel="0012204B">
            <w:rPr>
              <w:lang w:val="ru-RU"/>
            </w:rPr>
            <w:delText>Схема экспериментальной установки для проведения опыта ХХ</w:delText>
          </w:r>
        </w:del>
      </w:ins>
    </w:p>
    <w:p w14:paraId="7B8CC952" w14:textId="4F2D57A6" w:rsidR="00ED59BD" w:rsidRPr="00ED59BD" w:rsidDel="0012204B" w:rsidRDefault="00ED59BD" w:rsidP="00ED59BD">
      <w:pPr>
        <w:pStyle w:val="a9"/>
        <w:rPr>
          <w:ins w:id="1505" w:author="Lexer" w:date="2024-09-28T17:56:00Z"/>
          <w:del w:id="1506" w:author="Student" w:date="2024-10-04T11:41:00Z"/>
          <w:lang w:val="ru-RU"/>
        </w:rPr>
      </w:pPr>
    </w:p>
    <w:p w14:paraId="0ECB7E8A" w14:textId="20A4222E" w:rsidR="00ED59BD" w:rsidRPr="0002638E" w:rsidDel="0012204B" w:rsidRDefault="00ED59BD" w:rsidP="00ED59BD">
      <w:pPr>
        <w:pStyle w:val="a9"/>
        <w:rPr>
          <w:ins w:id="1507" w:author="Lexer" w:date="2024-09-28T17:23:00Z"/>
          <w:del w:id="1508" w:author="Student" w:date="2024-10-04T11:41:00Z"/>
          <w:lang w:val="ru-RU"/>
          <w:rPrChange w:id="1509" w:author="Lexer" w:date="2024-09-28T17:56:00Z">
            <w:rPr>
              <w:ins w:id="1510" w:author="Lexer" w:date="2024-09-28T17:23:00Z"/>
              <w:del w:id="1511" w:author="Student" w:date="2024-10-04T11:41:00Z"/>
              <w:u w:val="single"/>
              <w:lang w:val="ru-RU"/>
            </w:rPr>
          </w:rPrChange>
        </w:rPr>
      </w:pPr>
      <w:ins w:id="1512" w:author="Lexer" w:date="2024-09-28T17:56:00Z">
        <w:del w:id="1513" w:author="Student" w:date="2024-10-04T11:41:00Z">
          <w:r w:rsidRPr="00ED59BD" w:rsidDel="0012204B">
            <w:rPr>
              <w:lang w:val="ru-RU"/>
            </w:rPr>
            <w:delText>Измеряемыми параметрами являются номинальное напряжение вторичной цепи (U02) и первичной цепи (U01) (их называют напряжениями холостого хода), ток первичной цепи (I01 - ток холостого хода), активная мощность или потери в магнитопроводе (P01). Если установить измеритель коэффициента мощности, то активная мощность рассчитывается из соотношения:</w:delText>
          </w:r>
        </w:del>
      </w:ins>
    </w:p>
    <w:p w14:paraId="65453A28" w14:textId="094FDBCA" w:rsidR="00D853A1" w:rsidDel="0012204B" w:rsidRDefault="00ED59BD" w:rsidP="00D853A1">
      <w:pPr>
        <w:pStyle w:val="a9"/>
        <w:rPr>
          <w:ins w:id="1514" w:author="Lexer" w:date="2024-09-28T17:57:00Z"/>
          <w:del w:id="1515" w:author="Student" w:date="2024-10-04T11:41:00Z"/>
          <w:szCs w:val="28"/>
        </w:rPr>
      </w:pPr>
      <w:ins w:id="1516" w:author="Lexer" w:date="2024-09-28T17:57:00Z">
        <w:del w:id="1517" w:author="Student" w:date="2024-10-04T11:41:00Z">
          <w:r w:rsidRPr="005808EE" w:rsidDel="0012204B">
            <w:rPr>
              <w:position w:val="-12"/>
              <w:szCs w:val="28"/>
            </w:rPr>
            <w:object w:dxaOrig="1540" w:dyaOrig="360" w14:anchorId="31A3AFB6">
              <v:shape id="_x0000_i1046" type="#_x0000_t75" style="width:118.15pt;height:27.4pt" o:ole="" fillcolor="window">
                <v:imagedata r:id="rId62" o:title=""/>
              </v:shape>
              <o:OLEObject Type="Embed" ProgID="Equation.3" ShapeID="_x0000_i1046" DrawAspect="Content" ObjectID="_1789550861" r:id="rId63"/>
            </w:object>
          </w:r>
        </w:del>
      </w:ins>
    </w:p>
    <w:p w14:paraId="2607C697" w14:textId="556526EC" w:rsidR="00ED59BD" w:rsidDel="0012204B" w:rsidRDefault="00ED59BD" w:rsidP="00D853A1">
      <w:pPr>
        <w:pStyle w:val="a9"/>
        <w:rPr>
          <w:ins w:id="1518" w:author="Lexer" w:date="2024-09-28T17:57:00Z"/>
          <w:del w:id="1519" w:author="Student" w:date="2024-10-04T11:41:00Z"/>
        </w:rPr>
      </w:pPr>
      <w:ins w:id="1520" w:author="Lexer" w:date="2024-09-28T17:57:00Z">
        <w:del w:id="1521" w:author="Student" w:date="2024-10-04T11:41:00Z">
          <w:r w:rsidRPr="00ED59BD" w:rsidDel="0012204B">
            <w:delText>В этом опыте рассчитываются - коэффициент трансформации (n) и значение процентного соотношения тока холостого хода к номинальному току первичной цепи:</w:delText>
          </w:r>
        </w:del>
      </w:ins>
    </w:p>
    <w:p w14:paraId="2D32D0CA" w14:textId="56A5EC64" w:rsidR="00ED59BD" w:rsidDel="0012204B" w:rsidRDefault="00ED59BD" w:rsidP="00D853A1">
      <w:pPr>
        <w:pStyle w:val="a9"/>
        <w:rPr>
          <w:ins w:id="1522" w:author="Lexer" w:date="2024-09-28T17:57:00Z"/>
          <w:del w:id="1523" w:author="Student" w:date="2024-10-04T11:41:00Z"/>
          <w:szCs w:val="28"/>
        </w:rPr>
      </w:pPr>
      <w:ins w:id="1524" w:author="Lexer" w:date="2024-09-28T17:57:00Z">
        <w:del w:id="1525" w:author="Student" w:date="2024-10-04T11:41:00Z">
          <w:r w:rsidRPr="005808EE" w:rsidDel="0012204B">
            <w:rPr>
              <w:position w:val="-30"/>
              <w:szCs w:val="28"/>
            </w:rPr>
            <w:object w:dxaOrig="2740" w:dyaOrig="700" w14:anchorId="1C82355D">
              <v:shape id="_x0000_i1047" type="#_x0000_t75" style="width:170.6pt;height:43.05pt" o:ole="" fillcolor="window">
                <v:imagedata r:id="rId64" o:title=""/>
              </v:shape>
              <o:OLEObject Type="Embed" ProgID="Equation.3" ShapeID="_x0000_i1047" DrawAspect="Content" ObjectID="_1789550862" r:id="rId65"/>
            </w:object>
          </w:r>
        </w:del>
      </w:ins>
    </w:p>
    <w:p w14:paraId="0A10AEC9" w14:textId="32A6FF96" w:rsidR="00ED59BD" w:rsidDel="0012204B" w:rsidRDefault="00ED59BD" w:rsidP="00ED59BD">
      <w:pPr>
        <w:pStyle w:val="a9"/>
        <w:rPr>
          <w:ins w:id="1526" w:author="Lexer" w:date="2024-09-28T17:58:00Z"/>
          <w:del w:id="1527" w:author="Student" w:date="2024-10-04T11:41:00Z"/>
        </w:rPr>
      </w:pPr>
      <w:ins w:id="1528" w:author="Lexer" w:date="2024-09-28T17:58:00Z">
        <w:del w:id="1529" w:author="Student" w:date="2024-10-04T11:41:00Z">
          <w:r w:rsidDel="0012204B">
            <w:delText xml:space="preserve">Это значение нормируется в процентах в зависимости от области использования трансформатора, его мощности и частоты. </w:delText>
          </w:r>
        </w:del>
      </w:ins>
    </w:p>
    <w:p w14:paraId="7EC3FD73" w14:textId="037DE3F0" w:rsidR="00ED59BD" w:rsidDel="0012204B" w:rsidRDefault="00ED59BD" w:rsidP="00ED59BD">
      <w:pPr>
        <w:pStyle w:val="a9"/>
        <w:rPr>
          <w:ins w:id="1530" w:author="Lexer" w:date="2024-09-28T17:58:00Z"/>
          <w:del w:id="1531" w:author="Student" w:date="2024-10-04T11:41:00Z"/>
        </w:rPr>
      </w:pPr>
      <w:ins w:id="1532" w:author="Lexer" w:date="2024-09-28T17:58:00Z">
        <w:del w:id="1533" w:author="Student" w:date="2024-10-04T11:41:00Z">
          <w:r w:rsidDel="0012204B">
            <w:delText>Параметры схемы замещения поперечного плеча рассчитываются по соотношениям:</w:delText>
          </w:r>
        </w:del>
      </w:ins>
    </w:p>
    <w:p w14:paraId="1102EA16" w14:textId="678805AF" w:rsidR="00ED59BD" w:rsidDel="0012204B" w:rsidRDefault="00ED59BD" w:rsidP="00ED59BD">
      <w:pPr>
        <w:pStyle w:val="a9"/>
        <w:rPr>
          <w:ins w:id="1534" w:author="Lexer" w:date="2024-09-28T17:58:00Z"/>
          <w:del w:id="1535" w:author="Student" w:date="2024-10-04T11:41:00Z"/>
          <w:szCs w:val="28"/>
        </w:rPr>
      </w:pPr>
      <w:ins w:id="1536" w:author="Lexer" w:date="2024-09-28T17:58:00Z">
        <w:del w:id="1537" w:author="Student" w:date="2024-10-04T11:41:00Z">
          <w:r w:rsidRPr="005808EE" w:rsidDel="0012204B">
            <w:rPr>
              <w:position w:val="-30"/>
              <w:szCs w:val="28"/>
            </w:rPr>
            <w:object w:dxaOrig="980" w:dyaOrig="700" w14:anchorId="763542D3">
              <v:shape id="_x0000_i1048" type="#_x0000_t75" style="width:67.3pt;height:47.75pt" o:ole="" fillcolor="window">
                <v:imagedata r:id="rId66" o:title=""/>
              </v:shape>
              <o:OLEObject Type="Embed" ProgID="Equation.3" ShapeID="_x0000_i1048" DrawAspect="Content" ObjectID="_1789550863" r:id="rId67"/>
            </w:object>
          </w:r>
        </w:del>
      </w:ins>
      <w:ins w:id="1538" w:author="Lexer" w:date="2024-09-28T17:58:00Z">
        <w:del w:id="1539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1540" w:author="Lexer" w:date="2024-09-28T17:58:00Z">
        <w:del w:id="1541" w:author="Student" w:date="2024-10-04T11:41:00Z">
          <w:r w:rsidRPr="005808EE" w:rsidDel="0012204B">
            <w:rPr>
              <w:position w:val="-30"/>
              <w:szCs w:val="28"/>
            </w:rPr>
            <w:object w:dxaOrig="920" w:dyaOrig="700" w14:anchorId="5B9CF94C">
              <v:shape id="_x0000_i1049" type="#_x0000_t75" style="width:57.9pt;height:44.6pt" o:ole="" fillcolor="window">
                <v:imagedata r:id="rId68" o:title=""/>
              </v:shape>
              <o:OLEObject Type="Embed" ProgID="Equation.3" ShapeID="_x0000_i1049" DrawAspect="Content" ObjectID="_1789550864" r:id="rId69"/>
            </w:object>
          </w:r>
        </w:del>
      </w:ins>
      <w:ins w:id="1542" w:author="Lexer" w:date="2024-09-28T17:58:00Z">
        <w:del w:id="1543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1544" w:author="Lexer" w:date="2024-09-28T17:58:00Z">
        <w:del w:id="1545" w:author="Student" w:date="2024-10-04T11:41:00Z">
          <w:r w:rsidRPr="005808EE" w:rsidDel="0012204B">
            <w:rPr>
              <w:position w:val="-14"/>
              <w:szCs w:val="28"/>
            </w:rPr>
            <w:object w:dxaOrig="2740" w:dyaOrig="460" w14:anchorId="7A0E648B">
              <v:shape id="_x0000_i1050" type="#_x0000_t75" style="width:165.15pt;height:27.4pt" o:ole="" fillcolor="window">
                <v:imagedata r:id="rId20" o:title=""/>
              </v:shape>
              <o:OLEObject Type="Embed" ProgID="Equation.3" ShapeID="_x0000_i1050" DrawAspect="Content" ObjectID="_1789550865" r:id="rId70"/>
            </w:object>
          </w:r>
        </w:del>
      </w:ins>
    </w:p>
    <w:p w14:paraId="0D1E9B48" w14:textId="684F00CF" w:rsidR="00ED59BD" w:rsidDel="0012204B" w:rsidRDefault="00ED59BD" w:rsidP="00ED59BD">
      <w:pPr>
        <w:pStyle w:val="a9"/>
        <w:rPr>
          <w:ins w:id="1546" w:author="Lexer" w:date="2024-09-28T17:58:00Z"/>
          <w:del w:id="1547" w:author="Student" w:date="2024-10-04T11:41:00Z"/>
          <w:szCs w:val="28"/>
        </w:rPr>
      </w:pPr>
    </w:p>
    <w:p w14:paraId="6794ABF4" w14:textId="39BCEAAA" w:rsidR="00ED59BD" w:rsidRPr="00ED59BD" w:rsidDel="0012204B" w:rsidRDefault="00ED59BD" w:rsidP="00ED59BD">
      <w:pPr>
        <w:pStyle w:val="a9"/>
        <w:rPr>
          <w:ins w:id="1548" w:author="Lexer" w:date="2024-09-28T17:59:00Z"/>
          <w:del w:id="1549" w:author="Student" w:date="2024-10-04T11:41:00Z"/>
          <w:lang w:val="ru-RU"/>
        </w:rPr>
      </w:pPr>
      <w:ins w:id="1550" w:author="Lexer" w:date="2024-09-28T17:59:00Z">
        <w:del w:id="1551" w:author="Student" w:date="2024-10-04T11:41:00Z">
          <w:r w:rsidRPr="00ED59BD" w:rsidDel="0012204B">
            <w:rPr>
              <w:lang w:val="ru-RU"/>
            </w:rPr>
            <w:delText xml:space="preserve">Если из опыта значение тока холостого хода получилось больше 30%, то значит завышено входное напряжение, или при проектировании завышена величина магнитной индукции. Для устранения этого потребуется измененить сечение магнитопровода или изменить  обмотки. </w:delText>
          </w:r>
        </w:del>
      </w:ins>
    </w:p>
    <w:p w14:paraId="7B44A26A" w14:textId="379450AE" w:rsidR="00ED59BD" w:rsidDel="0012204B" w:rsidRDefault="00ED59BD" w:rsidP="00ED59BD">
      <w:pPr>
        <w:pStyle w:val="a9"/>
        <w:rPr>
          <w:ins w:id="1552" w:author="Lexer" w:date="2024-09-28T17:59:00Z"/>
          <w:del w:id="1553" w:author="Student" w:date="2024-10-04T11:41:00Z"/>
          <w:lang w:val="ru-RU"/>
        </w:rPr>
      </w:pPr>
      <w:ins w:id="1554" w:author="Lexer" w:date="2024-09-28T17:59:00Z">
        <w:del w:id="1555" w:author="Student" w:date="2024-10-04T11:41:00Z">
          <w:r w:rsidRPr="00ED59BD" w:rsidDel="0012204B">
            <w:rPr>
              <w:lang w:val="ru-RU"/>
            </w:rPr>
            <w:delText>Опыт КЗ проводится при пониженном напряжения питания, так как ток в обмотках трансформатора может превысить номинальные значения. При повышении напряжения из-за малого сопротивления электрической цепи могут сгореть обмотки. Необходимо плавно увеличивать напряжение на выходе лабораторного автотрансформатора (ЛАТРа) до достижения номинальных токов в цепях. Измеряемыми параметрами являются:  токи в цепях IК1, IK2 , напряжение короткого замыкания первичной цепи (UК1) и потери в обмотках. При измерении коэффициента мощности потери определяются из выражения:</w:delText>
          </w:r>
        </w:del>
      </w:ins>
    </w:p>
    <w:p w14:paraId="3A630DE0" w14:textId="7BD56B91" w:rsidR="00ED59BD" w:rsidDel="0012204B" w:rsidRDefault="00ED59BD" w:rsidP="00ED59BD">
      <w:pPr>
        <w:pStyle w:val="a9"/>
        <w:rPr>
          <w:ins w:id="1556" w:author="Lexer" w:date="2024-09-28T17:59:00Z"/>
          <w:del w:id="1557" w:author="Student" w:date="2024-10-04T11:41:00Z"/>
          <w:szCs w:val="28"/>
        </w:rPr>
      </w:pPr>
      <w:ins w:id="1558" w:author="Lexer" w:date="2024-09-28T17:59:00Z">
        <w:del w:id="1559" w:author="Student" w:date="2024-10-04T11:41:00Z">
          <w:r w:rsidRPr="005808EE" w:rsidDel="0012204B">
            <w:rPr>
              <w:position w:val="-10"/>
              <w:szCs w:val="28"/>
            </w:rPr>
            <w:object w:dxaOrig="3280" w:dyaOrig="340" w14:anchorId="5F97FCF1">
              <v:shape id="_x0000_i1051" type="#_x0000_t75" style="width:237.9pt;height:24.25pt" o:ole="" fillcolor="window">
                <v:imagedata r:id="rId71" o:title=""/>
              </v:shape>
              <o:OLEObject Type="Embed" ProgID="Equation.3" ShapeID="_x0000_i1051" DrawAspect="Content" ObjectID="_1789550866" r:id="rId72"/>
            </w:object>
          </w:r>
        </w:del>
      </w:ins>
    </w:p>
    <w:p w14:paraId="477F75F7" w14:textId="3CBBECB6" w:rsidR="00ED59BD" w:rsidDel="0012204B" w:rsidRDefault="00ED59BD" w:rsidP="00ED59BD">
      <w:pPr>
        <w:pStyle w:val="a9"/>
        <w:rPr>
          <w:ins w:id="1560" w:author="Lexer" w:date="2024-09-28T17:59:00Z"/>
          <w:del w:id="1561" w:author="Student" w:date="2024-10-04T11:41:00Z"/>
          <w:lang w:val="ru-RU"/>
        </w:rPr>
      </w:pPr>
      <w:ins w:id="1562" w:author="Lexer" w:date="2024-09-28T17:59:00Z">
        <w:del w:id="1563" w:author="Student" w:date="2024-10-04T11:41:00Z">
          <w:r w:rsidRPr="00ED59BD" w:rsidDel="0012204B">
            <w:rPr>
              <w:lang w:val="ru-RU"/>
            </w:rPr>
            <w:delText>Расчетным параметром трансформатора является процентное соотношение напряжения КЗ по отношению к номинальному входному напряжению,т.е:</w:delText>
          </w:r>
        </w:del>
      </w:ins>
    </w:p>
    <w:p w14:paraId="7C7B2772" w14:textId="7ABAC7C7" w:rsidR="00ED59BD" w:rsidDel="0012204B" w:rsidRDefault="00ED59BD" w:rsidP="00ED59BD">
      <w:pPr>
        <w:pStyle w:val="a9"/>
        <w:rPr>
          <w:ins w:id="1564" w:author="Lexer" w:date="2024-09-28T17:59:00Z"/>
          <w:del w:id="1565" w:author="Student" w:date="2024-10-04T11:41:00Z"/>
          <w:szCs w:val="28"/>
        </w:rPr>
      </w:pPr>
      <w:ins w:id="1566" w:author="Lexer" w:date="2024-09-28T17:59:00Z">
        <w:del w:id="1567" w:author="Student" w:date="2024-10-04T11:41:00Z">
          <w:r w:rsidRPr="005808EE" w:rsidDel="0012204B">
            <w:rPr>
              <w:position w:val="-30"/>
              <w:szCs w:val="28"/>
            </w:rPr>
            <w:object w:dxaOrig="3320" w:dyaOrig="680" w14:anchorId="22971230">
              <v:shape id="_x0000_i1052" type="#_x0000_t75" style="width:197.2pt;height:39.9pt" o:ole="" fillcolor="window">
                <v:imagedata r:id="rId73" o:title=""/>
              </v:shape>
              <o:OLEObject Type="Embed" ProgID="Equation.DSMT4" ShapeID="_x0000_i1052" DrawAspect="Content" ObjectID="_1789550867" r:id="rId74"/>
            </w:object>
          </w:r>
        </w:del>
      </w:ins>
    </w:p>
    <w:p w14:paraId="60509EE6" w14:textId="10A794A9" w:rsidR="00ED59BD" w:rsidDel="0012204B" w:rsidRDefault="00ED59BD" w:rsidP="00ED59BD">
      <w:pPr>
        <w:pStyle w:val="a9"/>
        <w:rPr>
          <w:ins w:id="1568" w:author="Lexer" w:date="2024-09-28T18:00:00Z"/>
          <w:del w:id="1569" w:author="Student" w:date="2024-10-04T11:41:00Z"/>
          <w:lang w:val="ru-RU"/>
        </w:rPr>
      </w:pPr>
      <w:ins w:id="1570" w:author="Lexer" w:date="2024-09-28T17:59:00Z">
        <w:del w:id="1571" w:author="Student" w:date="2024-10-04T11:41:00Z">
          <w:r w:rsidRPr="00ED59BD" w:rsidDel="0012204B">
            <w:rPr>
              <w:lang w:val="ru-RU"/>
            </w:rPr>
            <w:delText>Внутреннее сопротивление трансформатора (сопротивление продольного плеча Т-образной схемы замещения) определяется из опыта КЗ:</w:delText>
          </w:r>
        </w:del>
      </w:ins>
    </w:p>
    <w:p w14:paraId="4F2619D2" w14:textId="37BDAA6A" w:rsidR="00ED59BD" w:rsidDel="0012204B" w:rsidRDefault="00ED59BD" w:rsidP="00ED59BD">
      <w:pPr>
        <w:pStyle w:val="a9"/>
        <w:rPr>
          <w:ins w:id="1572" w:author="Lexer" w:date="2024-09-28T18:00:00Z"/>
          <w:del w:id="1573" w:author="Student" w:date="2024-10-04T11:41:00Z"/>
          <w:szCs w:val="28"/>
        </w:rPr>
      </w:pPr>
      <w:ins w:id="1574" w:author="Lexer" w:date="2024-09-28T18:00:00Z">
        <w:del w:id="1575" w:author="Student" w:date="2024-10-04T11:41:00Z">
          <w:r w:rsidRPr="005808EE" w:rsidDel="0012204B">
            <w:rPr>
              <w:position w:val="-30"/>
              <w:szCs w:val="28"/>
            </w:rPr>
            <w:object w:dxaOrig="1060" w:dyaOrig="700" w14:anchorId="729D9FF4">
              <v:shape id="_x0000_i1053" type="#_x0000_t75" style="width:65.75pt;height:43.85pt" o:ole="" fillcolor="window">
                <v:imagedata r:id="rId75" o:title=""/>
              </v:shape>
              <o:OLEObject Type="Embed" ProgID="Equation.3" ShapeID="_x0000_i1053" DrawAspect="Content" ObjectID="_1789550868" r:id="rId76"/>
            </w:object>
          </w:r>
        </w:del>
      </w:ins>
      <w:ins w:id="1576" w:author="Lexer" w:date="2024-09-28T18:00:00Z">
        <w:del w:id="1577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1578" w:author="Lexer" w:date="2024-09-28T18:00:00Z">
        <w:del w:id="1579" w:author="Student" w:date="2024-10-04T11:41:00Z">
          <w:r w:rsidRPr="005808EE" w:rsidDel="0012204B">
            <w:rPr>
              <w:position w:val="-30"/>
              <w:szCs w:val="28"/>
            </w:rPr>
            <w:object w:dxaOrig="1880" w:dyaOrig="680" w14:anchorId="6CC2BC48">
              <v:shape id="_x0000_i1054" type="#_x0000_t75" style="width:116.6pt;height:42.25pt" o:ole="" fillcolor="window">
                <v:imagedata r:id="rId77" o:title=""/>
              </v:shape>
              <o:OLEObject Type="Embed" ProgID="Equation.DSMT4" ShapeID="_x0000_i1054" DrawAspect="Content" ObjectID="_1789550869" r:id="rId78"/>
            </w:object>
          </w:r>
        </w:del>
      </w:ins>
      <w:ins w:id="1580" w:author="Lexer" w:date="2024-09-28T18:00:00Z">
        <w:del w:id="1581" w:author="Student" w:date="2024-10-04T11:41:00Z">
          <w:r w:rsidDel="0012204B">
            <w:rPr>
              <w:szCs w:val="28"/>
              <w:lang w:val="ru-RU"/>
            </w:rPr>
            <w:delText xml:space="preserve"> </w:delText>
          </w:r>
        </w:del>
      </w:ins>
      <w:ins w:id="1582" w:author="Lexer" w:date="2024-09-28T18:00:00Z">
        <w:del w:id="1583" w:author="Student" w:date="2024-10-04T11:41:00Z">
          <w:r w:rsidRPr="005808EE" w:rsidDel="0012204B">
            <w:rPr>
              <w:position w:val="-12"/>
              <w:szCs w:val="28"/>
            </w:rPr>
            <w:object w:dxaOrig="2820" w:dyaOrig="460" w14:anchorId="0581CA45">
              <v:shape id="_x0000_i1055" type="#_x0000_t75" style="width:192.5pt;height:31.3pt" o:ole="" fillcolor="window">
                <v:imagedata r:id="rId79" o:title=""/>
              </v:shape>
              <o:OLEObject Type="Embed" ProgID="Equation.DSMT4" ShapeID="_x0000_i1055" DrawAspect="Content" ObjectID="_1789550870" r:id="rId80"/>
            </w:object>
          </w:r>
        </w:del>
      </w:ins>
    </w:p>
    <w:p w14:paraId="73EC64F4" w14:textId="17AC60AF" w:rsidR="00ED59BD" w:rsidRPr="00ED59BD" w:rsidDel="0012204B" w:rsidRDefault="00ED59BD" w:rsidP="00ED59BD">
      <w:pPr>
        <w:pStyle w:val="a9"/>
        <w:rPr>
          <w:ins w:id="1584" w:author="Lexer" w:date="2024-09-28T17:23:00Z"/>
          <w:del w:id="1585" w:author="Student" w:date="2024-10-04T11:41:00Z"/>
          <w:lang w:val="ru-RU"/>
          <w:rPrChange w:id="1586" w:author="Lexer" w:date="2024-09-28T18:01:00Z">
            <w:rPr>
              <w:ins w:id="1587" w:author="Lexer" w:date="2024-09-28T17:23:00Z"/>
              <w:del w:id="1588" w:author="Student" w:date="2024-10-04T11:41:00Z"/>
            </w:rPr>
          </w:rPrChange>
        </w:rPr>
      </w:pPr>
      <w:ins w:id="1589" w:author="Lexer" w:date="2024-09-28T18:01:00Z">
        <w:del w:id="1590" w:author="Student" w:date="2024-10-04T11:41:00Z">
          <w:r w:rsidRPr="00ED59BD" w:rsidDel="0012204B">
            <w:rPr>
              <w:lang w:val="ru-RU"/>
            </w:rPr>
            <w:delText>При переходе к реальным параметрам трансформатора принимается равенство:</w:delText>
          </w:r>
          <w:r w:rsidRPr="00ED59BD" w:rsidDel="0012204B">
            <w:rPr>
              <w:szCs w:val="28"/>
            </w:rPr>
            <w:delText xml:space="preserve"> </w:delText>
          </w:r>
        </w:del>
      </w:ins>
      <w:ins w:id="1591" w:author="Lexer" w:date="2024-09-28T18:01:00Z">
        <w:del w:id="1592" w:author="Student" w:date="2024-10-04T11:41:00Z">
          <w:r w:rsidRPr="005808EE" w:rsidDel="0012204B">
            <w:rPr>
              <w:position w:val="-10"/>
              <w:szCs w:val="28"/>
            </w:rPr>
            <w:object w:dxaOrig="1560" w:dyaOrig="440" w14:anchorId="5BB59C07">
              <v:shape id="_x0000_i1056" type="#_x0000_t75" style="width:111.15pt;height:32.1pt" o:ole="" fillcolor="window">
                <v:imagedata r:id="rId81" o:title=""/>
              </v:shape>
              <o:OLEObject Type="Embed" ProgID="Equation.DSMT4" ShapeID="_x0000_i1056" DrawAspect="Content" ObjectID="_1789550871" r:id="rId82"/>
            </w:object>
          </w:r>
        </w:del>
      </w:ins>
      <w:ins w:id="1593" w:author="Lexer" w:date="2024-09-28T18:01:00Z">
        <w:del w:id="1594" w:author="Student" w:date="2024-10-04T11:41:00Z">
          <w:r w:rsidDel="0012204B">
            <w:rPr>
              <w:szCs w:val="28"/>
              <w:lang w:val="ru-RU"/>
            </w:rPr>
            <w:delText xml:space="preserve"> и </w:delText>
          </w:r>
        </w:del>
      </w:ins>
      <w:ins w:id="1595" w:author="Lexer" w:date="2024-09-28T18:01:00Z">
        <w:del w:id="1596" w:author="Student" w:date="2024-10-04T11:41:00Z">
          <w:r w:rsidRPr="005808EE" w:rsidDel="0012204B">
            <w:rPr>
              <w:position w:val="-12"/>
              <w:szCs w:val="28"/>
            </w:rPr>
            <w:object w:dxaOrig="1880" w:dyaOrig="460" w14:anchorId="445021D3">
              <v:shape id="_x0000_i1057" type="#_x0000_t75" style="width:114.25pt;height:27.4pt" o:ole="" fillcolor="window">
                <v:imagedata r:id="rId83" o:title=""/>
              </v:shape>
              <o:OLEObject Type="Embed" ProgID="Equation.DSMT4" ShapeID="_x0000_i1057" DrawAspect="Content" ObjectID="_1789550872" r:id="rId84"/>
            </w:object>
          </w:r>
        </w:del>
      </w:ins>
    </w:p>
    <w:p w14:paraId="4F00DFCA" w14:textId="201F57E1" w:rsidR="00D853A1" w:rsidDel="0012204B" w:rsidRDefault="00D853A1" w:rsidP="00D853A1">
      <w:pPr>
        <w:pStyle w:val="a9"/>
        <w:rPr>
          <w:ins w:id="1597" w:author="Lexer" w:date="2024-09-28T17:23:00Z"/>
          <w:del w:id="1598" w:author="Student" w:date="2024-10-04T11:41:00Z"/>
          <w:lang w:val="ru-RU"/>
        </w:rPr>
      </w:pPr>
      <w:ins w:id="1599" w:author="Lexer" w:date="2024-09-28T17:23:00Z">
        <w:del w:id="1600" w:author="Student" w:date="2024-10-04T11:41:00Z">
          <w:r w:rsidDel="0012204B">
            <w:delText xml:space="preserve">3 </w:delText>
          </w:r>
          <w:r w:rsidDel="0012204B">
            <w:rPr>
              <w:lang w:val="ru-RU"/>
            </w:rPr>
            <w:delText>Что такое внешняя характеристика трансформатора и как выполняется ее измерение</w:delText>
          </w:r>
          <w:r w:rsidRPr="005D4161" w:rsidDel="0012204B">
            <w:rPr>
              <w:lang w:val="ru-RU"/>
            </w:rPr>
            <w:delText>?</w:delText>
          </w:r>
        </w:del>
      </w:ins>
    </w:p>
    <w:p w14:paraId="6148AD62" w14:textId="6D7B19B1" w:rsidR="00D853A1" w:rsidDel="0012204B" w:rsidRDefault="00D853A1" w:rsidP="00D853A1">
      <w:pPr>
        <w:pStyle w:val="a9"/>
        <w:rPr>
          <w:ins w:id="1601" w:author="Lexer" w:date="2024-09-28T17:23:00Z"/>
          <w:del w:id="1602" w:author="Student" w:date="2024-10-04T11:41:00Z"/>
          <w:lang w:val="ru-RU"/>
        </w:rPr>
      </w:pPr>
    </w:p>
    <w:p w14:paraId="268BAC18" w14:textId="46177955" w:rsidR="00D853A1" w:rsidDel="0012204B" w:rsidRDefault="00D853A1" w:rsidP="00D853A1">
      <w:pPr>
        <w:pStyle w:val="a9"/>
        <w:rPr>
          <w:ins w:id="1603" w:author="Lexer" w:date="2024-09-28T17:41:00Z"/>
          <w:del w:id="1604" w:author="Student" w:date="2024-10-04T11:41:00Z"/>
          <w:szCs w:val="28"/>
        </w:rPr>
      </w:pPr>
      <w:ins w:id="1605" w:author="Lexer" w:date="2024-09-28T17:23:00Z">
        <w:del w:id="1606" w:author="Student" w:date="2024-10-04T11:41:00Z">
          <w:r w:rsidRPr="00120B23" w:rsidDel="0012204B">
            <w:rPr>
              <w:u w:val="single"/>
              <w:lang w:val="ru-RU"/>
            </w:rPr>
            <w:delText>Ответ:</w:delText>
          </w:r>
        </w:del>
      </w:ins>
      <w:ins w:id="1607" w:author="Lexer" w:date="2024-09-28T17:41:00Z">
        <w:del w:id="1608" w:author="Student" w:date="2024-10-04T11:41:00Z">
          <w:r w:rsidR="00BF5A32" w:rsidDel="0012204B">
            <w:rPr>
              <w:lang w:val="ru-RU"/>
            </w:rPr>
            <w:delText xml:space="preserve"> </w:delText>
          </w:r>
          <w:r w:rsidR="00BF5A32" w:rsidRPr="005808EE" w:rsidDel="0012204B">
            <w:rPr>
              <w:szCs w:val="28"/>
            </w:rPr>
            <w:delText xml:space="preserve">Под внешней характеристикой трансформатора понимается зависимость выходного напряжения </w:delText>
          </w:r>
          <w:r w:rsidR="00BF5A32" w:rsidRPr="00AB41C6" w:rsidDel="0012204B">
            <w:rPr>
              <w:i/>
              <w:szCs w:val="28"/>
              <w:lang w:val="en-US"/>
            </w:rPr>
            <w:delText>U</w:delText>
          </w:r>
          <w:r w:rsidR="00BF5A32" w:rsidRPr="00AB41C6" w:rsidDel="0012204B">
            <w:rPr>
              <w:szCs w:val="28"/>
              <w:vertAlign w:val="subscript"/>
            </w:rPr>
            <w:delText>2</w:delText>
          </w:r>
          <w:r w:rsidR="00BF5A32" w:rsidRPr="00AB41C6" w:rsidDel="0012204B">
            <w:rPr>
              <w:szCs w:val="28"/>
            </w:rPr>
            <w:delText xml:space="preserve"> </w:delText>
          </w:r>
          <w:r w:rsidR="00BF5A32" w:rsidRPr="005808EE" w:rsidDel="0012204B">
            <w:rPr>
              <w:szCs w:val="28"/>
            </w:rPr>
            <w:delText xml:space="preserve">от тока нагрузки с учетом его характера (активная - </w:delText>
          </w:r>
          <w:r w:rsidR="00BF5A32" w:rsidRPr="005808EE" w:rsidDel="0012204B">
            <w:rPr>
              <w:szCs w:val="28"/>
              <w:lang w:val="en-US"/>
            </w:rPr>
            <w:delText>R</w:delText>
          </w:r>
          <w:r w:rsidR="00BF5A32" w:rsidRPr="005808EE" w:rsidDel="0012204B">
            <w:rPr>
              <w:szCs w:val="28"/>
            </w:rPr>
            <w:delText xml:space="preserve">, активно - емкостная - </w:delText>
          </w:r>
          <w:r w:rsidR="00BF5A32" w:rsidRPr="005808EE" w:rsidDel="0012204B">
            <w:rPr>
              <w:szCs w:val="28"/>
              <w:lang w:val="en-US"/>
            </w:rPr>
            <w:delText>RC</w:delText>
          </w:r>
          <w:r w:rsidR="00BF5A32" w:rsidRPr="005808EE" w:rsidDel="0012204B">
            <w:rPr>
              <w:szCs w:val="28"/>
            </w:rPr>
            <w:delText xml:space="preserve">, активно – индуктивная - </w:delText>
          </w:r>
          <w:r w:rsidR="00BF5A32" w:rsidRPr="005808EE" w:rsidDel="0012204B">
            <w:rPr>
              <w:szCs w:val="28"/>
              <w:lang w:val="en-US"/>
            </w:rPr>
            <w:delText>RL</w:delText>
          </w:r>
          <w:r w:rsidR="00BF5A32" w:rsidRPr="005808EE" w:rsidDel="0012204B">
            <w:rPr>
              <w:szCs w:val="28"/>
            </w:rPr>
            <w:delText>).</w:delText>
          </w:r>
        </w:del>
      </w:ins>
    </w:p>
    <w:p w14:paraId="4F748324" w14:textId="51B42847" w:rsidR="00BF5A32" w:rsidRPr="00AB551A" w:rsidDel="0012204B" w:rsidRDefault="00BF5A32" w:rsidP="00D853A1">
      <w:pPr>
        <w:pStyle w:val="a9"/>
        <w:rPr>
          <w:ins w:id="1609" w:author="Lexer" w:date="2024-09-28T17:23:00Z"/>
          <w:del w:id="1610" w:author="Student" w:date="2024-10-04T11:41:00Z"/>
          <w:lang w:val="ru-RU"/>
          <w:rPrChange w:id="1611" w:author="Lexer" w:date="2024-09-28T17:44:00Z">
            <w:rPr>
              <w:ins w:id="1612" w:author="Lexer" w:date="2024-09-28T17:23:00Z"/>
              <w:del w:id="1613" w:author="Student" w:date="2024-10-04T11:41:00Z"/>
              <w:u w:val="single"/>
              <w:lang w:val="ru-RU"/>
            </w:rPr>
          </w:rPrChange>
        </w:rPr>
      </w:pPr>
      <w:ins w:id="1614" w:author="Lexer" w:date="2024-09-28T17:41:00Z">
        <w:del w:id="1615" w:author="Student" w:date="2024-10-04T11:41:00Z">
          <w:r w:rsidDel="0012204B">
            <w:rPr>
              <w:szCs w:val="28"/>
            </w:rPr>
            <w:tab/>
          </w:r>
        </w:del>
      </w:ins>
      <w:ins w:id="1616" w:author="Lexer" w:date="2024-09-28T17:44:00Z">
        <w:del w:id="1617" w:author="Student" w:date="2024-10-04T11:41:00Z">
          <w:r w:rsidR="00AB551A" w:rsidDel="0012204B">
            <w:rPr>
              <w:szCs w:val="28"/>
              <w:lang w:val="ru-RU"/>
            </w:rPr>
            <w:delText>Измерение внешней характеристики трансформатора  выполняется путем</w:delText>
          </w:r>
        </w:del>
      </w:ins>
      <w:ins w:id="1618" w:author="Lexer" w:date="2024-09-28T17:45:00Z">
        <w:del w:id="1619" w:author="Student" w:date="2024-10-04T11:41:00Z">
          <w:r w:rsidR="00AB551A" w:rsidDel="0012204B">
            <w:rPr>
              <w:szCs w:val="28"/>
              <w:lang w:val="ru-RU"/>
            </w:rPr>
            <w:delText xml:space="preserve"> путем подачи на вход переменного напряжения различной частоты и измерения напряжения на выходе при различны</w:delText>
          </w:r>
        </w:del>
      </w:ins>
      <w:ins w:id="1620" w:author="Lexer" w:date="2024-09-28T17:46:00Z">
        <w:del w:id="1621" w:author="Student" w:date="2024-10-04T11:41:00Z">
          <w:r w:rsidR="00AB551A" w:rsidDel="0012204B">
            <w:rPr>
              <w:szCs w:val="28"/>
              <w:lang w:val="ru-RU"/>
            </w:rPr>
            <w:delText>х значениях напряжения. Затем, на основе данных</w:delText>
          </w:r>
          <w:r w:rsidR="007D3FDF" w:rsidDel="0012204B">
            <w:rPr>
              <w:szCs w:val="28"/>
              <w:lang w:val="ru-RU"/>
            </w:rPr>
            <w:delText>,</w:delText>
          </w:r>
          <w:r w:rsidR="00AB551A" w:rsidDel="0012204B">
            <w:rPr>
              <w:szCs w:val="28"/>
              <w:lang w:val="ru-RU"/>
            </w:rPr>
            <w:delText xml:space="preserve"> строится </w:delText>
          </w:r>
          <w:r w:rsidR="007D3FDF" w:rsidDel="0012204B">
            <w:rPr>
              <w:szCs w:val="28"/>
              <w:lang w:val="ru-RU"/>
            </w:rPr>
            <w:delText>график или диаграмма(векторная диаграмма), отобра</w:delText>
          </w:r>
        </w:del>
      </w:ins>
      <w:ins w:id="1622" w:author="Lexer" w:date="2024-09-28T17:47:00Z">
        <w:del w:id="1623" w:author="Student" w:date="2024-10-04T11:41:00Z">
          <w:r w:rsidR="007D3FDF" w:rsidDel="0012204B">
            <w:rPr>
              <w:szCs w:val="28"/>
              <w:lang w:val="ru-RU"/>
            </w:rPr>
            <w:delText>жающая эффективность работы трансформатора.</w:delText>
          </w:r>
        </w:del>
      </w:ins>
    </w:p>
    <w:p w14:paraId="2A5F56A4" w14:textId="0779FE4B" w:rsidR="00D853A1" w:rsidRPr="005D4161" w:rsidDel="0012204B" w:rsidRDefault="00D853A1" w:rsidP="00D853A1">
      <w:pPr>
        <w:pStyle w:val="a9"/>
        <w:rPr>
          <w:ins w:id="1624" w:author="Lexer" w:date="2024-09-28T17:23:00Z"/>
          <w:del w:id="1625" w:author="Student" w:date="2024-10-04T11:41:00Z"/>
          <w:lang w:val="ru-RU"/>
        </w:rPr>
      </w:pPr>
    </w:p>
    <w:p w14:paraId="6F9626DD" w14:textId="572888A4" w:rsidR="00D853A1" w:rsidDel="0012204B" w:rsidRDefault="00D853A1" w:rsidP="00D853A1">
      <w:pPr>
        <w:pStyle w:val="a9"/>
        <w:rPr>
          <w:ins w:id="1626" w:author="Lexer" w:date="2024-09-28T17:23:00Z"/>
          <w:del w:id="1627" w:author="Student" w:date="2024-10-04T11:41:00Z"/>
        </w:rPr>
      </w:pPr>
      <w:ins w:id="1628" w:author="Lexer" w:date="2024-09-28T17:23:00Z">
        <w:del w:id="1629" w:author="Student" w:date="2024-10-04T11:41:00Z">
          <w:r w:rsidDel="0012204B">
            <w:delText xml:space="preserve">4  Что включает в себя схема замещения </w:delText>
          </w:r>
          <w:r w:rsidDel="0012204B">
            <w:rPr>
              <w:lang w:val="ru-RU"/>
            </w:rPr>
            <w:delText>линейного трансформатора</w:delText>
          </w:r>
          <w:r w:rsidDel="0012204B">
            <w:delText>?</w:delText>
          </w:r>
        </w:del>
      </w:ins>
    </w:p>
    <w:p w14:paraId="54A0AEE5" w14:textId="490EEE11" w:rsidR="00173C11" w:rsidDel="0012204B" w:rsidRDefault="00173C11" w:rsidP="00006BFC">
      <w:pPr>
        <w:ind w:firstLine="0"/>
        <w:rPr>
          <w:ins w:id="1630" w:author="Lexer" w:date="2024-09-28T17:23:00Z"/>
          <w:del w:id="1631" w:author="Student" w:date="2024-10-04T11:41:00Z"/>
          <w:rFonts w:ascii="Courier New" w:eastAsia="Courier New" w:hAnsi="Courier New" w:cs="Courier New"/>
          <w:bCs/>
          <w:sz w:val="24"/>
          <w:szCs w:val="24"/>
          <w:lang w:val="x-none"/>
        </w:rPr>
      </w:pPr>
    </w:p>
    <w:p w14:paraId="65BF4BA7" w14:textId="29F81949" w:rsidR="004B4AD6" w:rsidDel="0012204B" w:rsidRDefault="00D853A1" w:rsidP="00D853A1">
      <w:pPr>
        <w:pStyle w:val="a9"/>
        <w:rPr>
          <w:ins w:id="1632" w:author="Lexer" w:date="2024-09-28T17:36:00Z"/>
          <w:del w:id="1633" w:author="Student" w:date="2024-10-04T11:41:00Z"/>
          <w:lang w:val="ru-RU"/>
        </w:rPr>
      </w:pPr>
      <w:ins w:id="1634" w:author="Lexer" w:date="2024-09-28T17:23:00Z">
        <w:del w:id="1635" w:author="Student" w:date="2024-10-04T11:41:00Z">
          <w:r w:rsidRPr="00120B23" w:rsidDel="0012204B">
            <w:rPr>
              <w:u w:val="single"/>
              <w:lang w:val="ru-RU"/>
            </w:rPr>
            <w:delText>Ответ:</w:delText>
          </w:r>
        </w:del>
      </w:ins>
      <w:ins w:id="1636" w:author="Lexer" w:date="2024-09-28T17:27:00Z">
        <w:del w:id="1637" w:author="Student" w:date="2024-10-04T11:41:00Z">
          <w:r w:rsidR="004B4AD6" w:rsidDel="0012204B">
            <w:rPr>
              <w:u w:val="single"/>
              <w:lang w:val="ru-RU"/>
            </w:rPr>
            <w:delText xml:space="preserve"> </w:delText>
          </w:r>
        </w:del>
      </w:ins>
      <w:ins w:id="1638" w:author="Lexer" w:date="2024-09-28T17:31:00Z">
        <w:del w:id="1639" w:author="Student" w:date="2024-10-04T11:41:00Z">
          <w:r w:rsidR="00F92511" w:rsidDel="0012204B">
            <w:rPr>
              <w:lang w:val="ru-RU"/>
            </w:rPr>
            <w:delText>Схема замещения линейного трансформатора</w:delText>
          </w:r>
        </w:del>
      </w:ins>
      <w:ins w:id="1640" w:author="Lexer" w:date="2024-09-28T17:36:00Z">
        <w:del w:id="1641" w:author="Student" w:date="2024-10-04T11:41:00Z">
          <w:r w:rsidR="00BF5A32" w:rsidDel="0012204B">
            <w:rPr>
              <w:lang w:val="ru-RU"/>
            </w:rPr>
            <w:delText xml:space="preserve"> содержит:</w:delText>
          </w:r>
        </w:del>
      </w:ins>
    </w:p>
    <w:p w14:paraId="747A7ED1" w14:textId="3C6BB8ED" w:rsidR="00BF5A32" w:rsidDel="0012204B" w:rsidRDefault="00BF5A32" w:rsidP="00BF5A32">
      <w:pPr>
        <w:pStyle w:val="30"/>
        <w:keepNext/>
        <w:spacing w:after="0"/>
        <w:ind w:left="0" w:firstLine="709"/>
        <w:jc w:val="both"/>
        <w:rPr>
          <w:ins w:id="1642" w:author="Lexer" w:date="2024-09-28T17:36:00Z"/>
          <w:del w:id="1643" w:author="Student" w:date="2024-10-04T11:41:00Z"/>
          <w:sz w:val="28"/>
          <w:szCs w:val="28"/>
          <w:lang w:val="ru-RU"/>
        </w:rPr>
      </w:pPr>
      <w:ins w:id="1644" w:author="Lexer" w:date="2024-09-28T17:36:00Z">
        <w:del w:id="1645" w:author="Student" w:date="2024-10-04T11:41:00Z">
          <w:r w:rsidRPr="005808EE" w:rsidDel="0012204B">
            <w:rPr>
              <w:sz w:val="28"/>
              <w:szCs w:val="28"/>
              <w:lang w:val="en-US"/>
            </w:rPr>
            <w:delText>R</w:delText>
          </w:r>
          <w:r w:rsidRPr="005808EE" w:rsidDel="0012204B">
            <w:rPr>
              <w:sz w:val="28"/>
              <w:szCs w:val="28"/>
              <w:vertAlign w:val="subscript"/>
            </w:rPr>
            <w:delText>0</w:delText>
          </w:r>
          <w:r w:rsidRPr="005808EE" w:rsidDel="0012204B">
            <w:rPr>
              <w:sz w:val="28"/>
              <w:szCs w:val="28"/>
            </w:rPr>
            <w:delText xml:space="preserve"> – </w:delText>
          </w:r>
          <w:r w:rsidDel="0012204B">
            <w:rPr>
              <w:sz w:val="28"/>
              <w:szCs w:val="28"/>
              <w:lang w:val="ru-RU"/>
            </w:rPr>
            <w:delText>активное сопротивление</w:delText>
          </w:r>
          <w:r w:rsidRPr="00EF58D7" w:rsidDel="0012204B">
            <w:rPr>
              <w:sz w:val="28"/>
              <w:szCs w:val="28"/>
              <w:lang w:val="ru-RU"/>
            </w:rPr>
            <w:delText xml:space="preserve">, </w:delText>
          </w:r>
          <w:r w:rsidDel="0012204B">
            <w:rPr>
              <w:sz w:val="28"/>
              <w:szCs w:val="28"/>
              <w:lang w:val="ru-RU"/>
            </w:rPr>
            <w:delText xml:space="preserve">учитывающее </w:delText>
          </w:r>
          <w:r w:rsidRPr="005808EE" w:rsidDel="0012204B">
            <w:rPr>
              <w:sz w:val="28"/>
              <w:szCs w:val="28"/>
            </w:rPr>
            <w:delText>потери в магнитопроводе</w:delText>
          </w:r>
          <w:r w:rsidDel="0012204B">
            <w:rPr>
              <w:sz w:val="28"/>
              <w:szCs w:val="28"/>
              <w:lang w:val="ru-RU"/>
            </w:rPr>
            <w:delText>;</w:delText>
          </w:r>
        </w:del>
      </w:ins>
    </w:p>
    <w:p w14:paraId="1603C5B5" w14:textId="0BA22169" w:rsidR="00BF5A32" w:rsidRPr="00BF5A32" w:rsidDel="0012204B" w:rsidRDefault="00BF5A32" w:rsidP="00BF5A32">
      <w:pPr>
        <w:pStyle w:val="30"/>
        <w:keepNext/>
        <w:spacing w:after="0"/>
        <w:ind w:left="0" w:firstLine="709"/>
        <w:jc w:val="both"/>
        <w:rPr>
          <w:ins w:id="1646" w:author="Lexer" w:date="2024-09-28T17:36:00Z"/>
          <w:del w:id="1647" w:author="Student" w:date="2024-10-04T11:41:00Z"/>
          <w:sz w:val="28"/>
          <w:szCs w:val="28"/>
          <w:lang w:val="ru-RU"/>
          <w:rPrChange w:id="1648" w:author="Lexer" w:date="2024-09-28T17:36:00Z">
            <w:rPr>
              <w:ins w:id="1649" w:author="Lexer" w:date="2024-09-28T17:36:00Z"/>
              <w:del w:id="1650" w:author="Student" w:date="2024-10-04T11:41:00Z"/>
              <w:sz w:val="28"/>
              <w:szCs w:val="28"/>
            </w:rPr>
          </w:rPrChange>
        </w:rPr>
      </w:pPr>
    </w:p>
    <w:p w14:paraId="344C76E8" w14:textId="7DEB2884" w:rsidR="00BF5A32" w:rsidRPr="00F92511" w:rsidDel="0012204B" w:rsidRDefault="00BF5A32">
      <w:pPr>
        <w:pStyle w:val="a9"/>
        <w:ind w:firstLine="709"/>
        <w:rPr>
          <w:ins w:id="1651" w:author="Lexer" w:date="2024-09-28T17:23:00Z"/>
          <w:del w:id="1652" w:author="Student" w:date="2024-10-04T11:41:00Z"/>
          <w:lang w:val="ru-RU"/>
          <w:rPrChange w:id="1653" w:author="Lexer" w:date="2024-09-28T17:31:00Z">
            <w:rPr>
              <w:ins w:id="1654" w:author="Lexer" w:date="2024-09-28T17:23:00Z"/>
              <w:del w:id="1655" w:author="Student" w:date="2024-10-04T11:41:00Z"/>
              <w:u w:val="single"/>
              <w:lang w:val="ru-RU"/>
            </w:rPr>
          </w:rPrChange>
        </w:rPr>
        <w:pPrChange w:id="1656" w:author="Lexer" w:date="2024-09-28T17:36:00Z">
          <w:pPr>
            <w:pStyle w:val="a9"/>
          </w:pPr>
        </w:pPrChange>
      </w:pPr>
      <w:ins w:id="1657" w:author="Lexer" w:date="2024-09-28T17:36:00Z">
        <w:del w:id="1658" w:author="Student" w:date="2024-10-04T11:41:00Z">
          <w:r w:rsidRPr="005808EE" w:rsidDel="0012204B">
            <w:rPr>
              <w:szCs w:val="28"/>
              <w:lang w:val="en-US"/>
            </w:rPr>
            <w:delText>X</w:delText>
          </w:r>
          <w:r w:rsidRPr="005808EE" w:rsidDel="0012204B">
            <w:rPr>
              <w:szCs w:val="28"/>
              <w:vertAlign w:val="subscript"/>
            </w:rPr>
            <w:delText>0</w:delText>
          </w:r>
          <w:r w:rsidRPr="005808EE" w:rsidDel="0012204B">
            <w:rPr>
              <w:szCs w:val="28"/>
            </w:rPr>
            <w:delText xml:space="preserve"> – </w:delText>
          </w:r>
          <w:r w:rsidDel="0012204B">
            <w:rPr>
              <w:szCs w:val="28"/>
              <w:lang w:val="ru-RU"/>
            </w:rPr>
            <w:delText>реактивная составляющая индуктивного характера</w:delText>
          </w:r>
          <w:r w:rsidRPr="00EF58D7" w:rsidDel="0012204B">
            <w:rPr>
              <w:szCs w:val="28"/>
              <w:lang w:val="ru-RU"/>
            </w:rPr>
            <w:delText xml:space="preserve">, </w:delText>
          </w:r>
          <w:r w:rsidRPr="005808EE" w:rsidDel="0012204B">
            <w:rPr>
              <w:szCs w:val="28"/>
            </w:rPr>
            <w:delText>учитыва</w:delText>
          </w:r>
          <w:r w:rsidDel="0012204B">
            <w:rPr>
              <w:szCs w:val="28"/>
              <w:lang w:val="ru-RU"/>
            </w:rPr>
            <w:delText xml:space="preserve">ющая </w:delText>
          </w:r>
          <w:r w:rsidRPr="005808EE" w:rsidDel="0012204B">
            <w:rPr>
              <w:szCs w:val="28"/>
            </w:rPr>
            <w:delText>намагниченность материала сердечника и зависит от марки материала</w:delText>
          </w:r>
        </w:del>
      </w:ins>
    </w:p>
    <w:p w14:paraId="135ADBE8" w14:textId="0DEBABDD" w:rsidR="00D853A1" w:rsidRPr="00D853A1" w:rsidRDefault="00D853A1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x-none"/>
          <w:rPrChange w:id="1659" w:author="Lexer" w:date="2024-09-28T17:23:00Z">
            <w:rPr>
              <w:rFonts w:ascii="Courier New" w:eastAsia="Courier New" w:hAnsi="Courier New" w:cs="Courier New"/>
              <w:bCs/>
              <w:sz w:val="24"/>
              <w:szCs w:val="24"/>
            </w:rPr>
          </w:rPrChange>
        </w:rPr>
      </w:pPr>
    </w:p>
    <w:sectPr w:rsidR="00D853A1" w:rsidRPr="00D853A1">
      <w:footerReference w:type="default" r:id="rId85"/>
      <w:headerReference w:type="first" r:id="rId86"/>
      <w:footerReference w:type="first" r:id="rId87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2FE35" w14:textId="77777777" w:rsidR="00C70B4F" w:rsidRDefault="00C70B4F">
      <w:pPr>
        <w:spacing w:line="240" w:lineRule="auto"/>
      </w:pPr>
      <w:r>
        <w:separator/>
      </w:r>
    </w:p>
  </w:endnote>
  <w:endnote w:type="continuationSeparator" w:id="0">
    <w:p w14:paraId="4BBA094F" w14:textId="77777777" w:rsidR="00C70B4F" w:rsidRDefault="00C70B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170B2748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951D9F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7EC83" w14:textId="77777777" w:rsidR="00C70B4F" w:rsidRDefault="00C70B4F">
      <w:pPr>
        <w:spacing w:line="240" w:lineRule="auto"/>
      </w:pPr>
      <w:r>
        <w:separator/>
      </w:r>
    </w:p>
  </w:footnote>
  <w:footnote w:type="continuationSeparator" w:id="0">
    <w:p w14:paraId="07AB477D" w14:textId="77777777" w:rsidR="00C70B4F" w:rsidRDefault="00C70B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39.9pt;height:9.4pt;visibility:visible;mso-wrap-style:square" o:bullet="t">
        <v:imagedata r:id="rId1" o:title=""/>
      </v:shape>
    </w:pict>
  </w:numPicBullet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2" w15:restartNumberingAfterBreak="0">
    <w:nsid w:val="55DA59CA"/>
    <w:multiLevelType w:val="multilevel"/>
    <w:tmpl w:val="D4DA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0176F4"/>
    <w:multiLevelType w:val="multilevel"/>
    <w:tmpl w:val="94424E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4332989">
    <w:abstractNumId w:val="4"/>
  </w:num>
  <w:num w:numId="2" w16cid:durableId="818154053">
    <w:abstractNumId w:val="1"/>
  </w:num>
  <w:num w:numId="3" w16cid:durableId="175269734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30601238">
    <w:abstractNumId w:val="2"/>
  </w:num>
  <w:num w:numId="5" w16cid:durableId="121727933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udent">
    <w15:presenceInfo w15:providerId="None" w15:userId="Student"/>
  </w15:person>
  <w15:person w15:author="Lexer">
    <w15:presenceInfo w15:providerId="None" w15:userId="Lex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14A4D"/>
    <w:rsid w:val="00023473"/>
    <w:rsid w:val="0002638E"/>
    <w:rsid w:val="00050D4D"/>
    <w:rsid w:val="000768DC"/>
    <w:rsid w:val="0008363D"/>
    <w:rsid w:val="00085710"/>
    <w:rsid w:val="000D2A6C"/>
    <w:rsid w:val="000E2386"/>
    <w:rsid w:val="001025D6"/>
    <w:rsid w:val="00112264"/>
    <w:rsid w:val="0012204B"/>
    <w:rsid w:val="001236B0"/>
    <w:rsid w:val="00125E35"/>
    <w:rsid w:val="001333FA"/>
    <w:rsid w:val="00143325"/>
    <w:rsid w:val="00167A93"/>
    <w:rsid w:val="00173C11"/>
    <w:rsid w:val="00197DB3"/>
    <w:rsid w:val="001C1DE0"/>
    <w:rsid w:val="001E530F"/>
    <w:rsid w:val="001E7579"/>
    <w:rsid w:val="00237DAF"/>
    <w:rsid w:val="002425A3"/>
    <w:rsid w:val="002768EE"/>
    <w:rsid w:val="00280DD9"/>
    <w:rsid w:val="002B1E7D"/>
    <w:rsid w:val="002B638C"/>
    <w:rsid w:val="002D561A"/>
    <w:rsid w:val="002F3DEB"/>
    <w:rsid w:val="002F7214"/>
    <w:rsid w:val="002F7309"/>
    <w:rsid w:val="002F7FD4"/>
    <w:rsid w:val="00301437"/>
    <w:rsid w:val="003057DC"/>
    <w:rsid w:val="00312097"/>
    <w:rsid w:val="003217AF"/>
    <w:rsid w:val="00346A1F"/>
    <w:rsid w:val="00365FF5"/>
    <w:rsid w:val="003778B7"/>
    <w:rsid w:val="003A264E"/>
    <w:rsid w:val="003B5442"/>
    <w:rsid w:val="003C16C8"/>
    <w:rsid w:val="003D1F0D"/>
    <w:rsid w:val="00402D50"/>
    <w:rsid w:val="004339E3"/>
    <w:rsid w:val="0043670D"/>
    <w:rsid w:val="00443652"/>
    <w:rsid w:val="00492E97"/>
    <w:rsid w:val="00496B71"/>
    <w:rsid w:val="00497775"/>
    <w:rsid w:val="004B4AD6"/>
    <w:rsid w:val="004B709B"/>
    <w:rsid w:val="004C30E4"/>
    <w:rsid w:val="004C7784"/>
    <w:rsid w:val="004E0789"/>
    <w:rsid w:val="004F2DB6"/>
    <w:rsid w:val="004F64BA"/>
    <w:rsid w:val="00507F19"/>
    <w:rsid w:val="0053381D"/>
    <w:rsid w:val="00554D5E"/>
    <w:rsid w:val="005550F5"/>
    <w:rsid w:val="00575B1B"/>
    <w:rsid w:val="005C31C1"/>
    <w:rsid w:val="005E1C7F"/>
    <w:rsid w:val="005E6626"/>
    <w:rsid w:val="005F0164"/>
    <w:rsid w:val="006026E4"/>
    <w:rsid w:val="0062218C"/>
    <w:rsid w:val="0063169D"/>
    <w:rsid w:val="00644E4A"/>
    <w:rsid w:val="00645A1A"/>
    <w:rsid w:val="00663497"/>
    <w:rsid w:val="00665E0F"/>
    <w:rsid w:val="0069039C"/>
    <w:rsid w:val="00690ECC"/>
    <w:rsid w:val="00697E35"/>
    <w:rsid w:val="006B3AE6"/>
    <w:rsid w:val="006B4A6C"/>
    <w:rsid w:val="00701B2A"/>
    <w:rsid w:val="00753753"/>
    <w:rsid w:val="007D3FDF"/>
    <w:rsid w:val="007F3E9B"/>
    <w:rsid w:val="00805CF4"/>
    <w:rsid w:val="00815AF4"/>
    <w:rsid w:val="00821BBB"/>
    <w:rsid w:val="00826BB0"/>
    <w:rsid w:val="00847E72"/>
    <w:rsid w:val="008554A2"/>
    <w:rsid w:val="008A0F69"/>
    <w:rsid w:val="008B3AA5"/>
    <w:rsid w:val="008C62A3"/>
    <w:rsid w:val="008E14E7"/>
    <w:rsid w:val="008F7345"/>
    <w:rsid w:val="009038B8"/>
    <w:rsid w:val="00903DDF"/>
    <w:rsid w:val="009442FF"/>
    <w:rsid w:val="00947C9D"/>
    <w:rsid w:val="009512A0"/>
    <w:rsid w:val="00951D9F"/>
    <w:rsid w:val="00960A0D"/>
    <w:rsid w:val="009708AE"/>
    <w:rsid w:val="00981D37"/>
    <w:rsid w:val="0098647D"/>
    <w:rsid w:val="009B24C2"/>
    <w:rsid w:val="009C5B84"/>
    <w:rsid w:val="009D63A3"/>
    <w:rsid w:val="009F43B9"/>
    <w:rsid w:val="00A04790"/>
    <w:rsid w:val="00A54D44"/>
    <w:rsid w:val="00A55DFB"/>
    <w:rsid w:val="00AB18E5"/>
    <w:rsid w:val="00AB551A"/>
    <w:rsid w:val="00AF3B34"/>
    <w:rsid w:val="00B07702"/>
    <w:rsid w:val="00B14639"/>
    <w:rsid w:val="00B21C15"/>
    <w:rsid w:val="00B24EAB"/>
    <w:rsid w:val="00B435C4"/>
    <w:rsid w:val="00B87D09"/>
    <w:rsid w:val="00B94457"/>
    <w:rsid w:val="00BA0DCB"/>
    <w:rsid w:val="00BA19BD"/>
    <w:rsid w:val="00BB24E2"/>
    <w:rsid w:val="00BB7B74"/>
    <w:rsid w:val="00BD4711"/>
    <w:rsid w:val="00BD6AAB"/>
    <w:rsid w:val="00BE7E64"/>
    <w:rsid w:val="00BF5A32"/>
    <w:rsid w:val="00C21ACF"/>
    <w:rsid w:val="00C2677B"/>
    <w:rsid w:val="00C477F2"/>
    <w:rsid w:val="00C70B4F"/>
    <w:rsid w:val="00C819ED"/>
    <w:rsid w:val="00C82A66"/>
    <w:rsid w:val="00CD31C9"/>
    <w:rsid w:val="00D02E15"/>
    <w:rsid w:val="00D3096E"/>
    <w:rsid w:val="00D65AEC"/>
    <w:rsid w:val="00D71EA7"/>
    <w:rsid w:val="00D853A1"/>
    <w:rsid w:val="00D86F16"/>
    <w:rsid w:val="00D96721"/>
    <w:rsid w:val="00DA388C"/>
    <w:rsid w:val="00DB3ED0"/>
    <w:rsid w:val="00DD03DF"/>
    <w:rsid w:val="00DD05E5"/>
    <w:rsid w:val="00DD2D24"/>
    <w:rsid w:val="00E0677A"/>
    <w:rsid w:val="00E128C5"/>
    <w:rsid w:val="00E23D51"/>
    <w:rsid w:val="00E3693C"/>
    <w:rsid w:val="00E43387"/>
    <w:rsid w:val="00E47E68"/>
    <w:rsid w:val="00E54B29"/>
    <w:rsid w:val="00E76A7B"/>
    <w:rsid w:val="00ED33D7"/>
    <w:rsid w:val="00ED583D"/>
    <w:rsid w:val="00ED59BD"/>
    <w:rsid w:val="00EE3367"/>
    <w:rsid w:val="00F2021B"/>
    <w:rsid w:val="00F54E80"/>
    <w:rsid w:val="00F70106"/>
    <w:rsid w:val="00F731BE"/>
    <w:rsid w:val="00F9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C7F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qFormat/>
    <w:rsid w:val="00BB24E2"/>
    <w:pPr>
      <w:spacing w:before="240" w:after="60" w:line="240" w:lineRule="auto"/>
      <w:ind w:firstLine="0"/>
      <w:jc w:val="left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link w:val="a8"/>
    <w:uiPriority w:val="34"/>
    <w:qFormat/>
    <w:rsid w:val="00847E72"/>
    <w:pPr>
      <w:ind w:left="720"/>
      <w:contextualSpacing/>
    </w:pPr>
  </w:style>
  <w:style w:type="paragraph" w:styleId="a9">
    <w:name w:val="Body Text Indent"/>
    <w:basedOn w:val="a"/>
    <w:link w:val="aa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rsid w:val="00E0677A"/>
    <w:rPr>
      <w:szCs w:val="20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805CF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805CF4"/>
  </w:style>
  <w:style w:type="character" w:customStyle="1" w:styleId="70">
    <w:name w:val="Заголовок 7 Знак"/>
    <w:basedOn w:val="a0"/>
    <w:link w:val="7"/>
    <w:rsid w:val="00805C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BB24E2"/>
    <w:rPr>
      <w:rFonts w:ascii="Cambria" w:hAnsi="Cambria"/>
      <w:sz w:val="22"/>
      <w:szCs w:val="22"/>
      <w:lang w:val="x-none" w:eastAsia="x-none"/>
    </w:rPr>
  </w:style>
  <w:style w:type="character" w:customStyle="1" w:styleId="fontstyle01">
    <w:name w:val="fontstyle01"/>
    <w:basedOn w:val="a0"/>
    <w:rsid w:val="00507F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Абзац списка Знак"/>
    <w:link w:val="a7"/>
    <w:uiPriority w:val="34"/>
    <w:rsid w:val="0053381D"/>
  </w:style>
  <w:style w:type="paragraph" w:customStyle="1" w:styleId="Heading31">
    <w:name w:val="Heading 31"/>
    <w:basedOn w:val="a"/>
    <w:uiPriority w:val="1"/>
    <w:qFormat/>
    <w:rsid w:val="00663497"/>
    <w:pPr>
      <w:widowControl w:val="0"/>
      <w:autoSpaceDE w:val="0"/>
      <w:autoSpaceDN w:val="0"/>
      <w:adjustRightInd w:val="0"/>
      <w:spacing w:line="240" w:lineRule="auto"/>
      <w:ind w:left="278" w:firstLine="0"/>
      <w:jc w:val="left"/>
      <w:outlineLvl w:val="2"/>
    </w:pPr>
    <w:rPr>
      <w:b/>
      <w:bCs/>
      <w:lang w:val="ru-RU"/>
    </w:rPr>
  </w:style>
  <w:style w:type="paragraph" w:customStyle="1" w:styleId="messagelistitemd5deea">
    <w:name w:val="messagelistitem_d5deea"/>
    <w:basedOn w:val="a"/>
    <w:rsid w:val="006634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Revision"/>
    <w:hidden/>
    <w:uiPriority w:val="99"/>
    <w:semiHidden/>
    <w:rsid w:val="00665E0F"/>
    <w:pPr>
      <w:spacing w:line="240" w:lineRule="auto"/>
      <w:ind w:firstLine="0"/>
      <w:jc w:val="left"/>
    </w:pPr>
  </w:style>
  <w:style w:type="character" w:customStyle="1" w:styleId="fontstyle21">
    <w:name w:val="fontstyle21"/>
    <w:basedOn w:val="a0"/>
    <w:rsid w:val="002F730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styleId="30">
    <w:name w:val="Body Text Indent 3"/>
    <w:basedOn w:val="a"/>
    <w:link w:val="31"/>
    <w:uiPriority w:val="99"/>
    <w:unhideWhenUsed/>
    <w:rsid w:val="00BF5A32"/>
    <w:pPr>
      <w:spacing w:after="120" w:line="240" w:lineRule="auto"/>
      <w:ind w:left="283" w:firstLine="0"/>
      <w:jc w:val="left"/>
    </w:pPr>
    <w:rPr>
      <w:sz w:val="16"/>
      <w:szCs w:val="16"/>
      <w:lang w:val="x-none" w:eastAsia="x-none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F5A32"/>
    <w:rPr>
      <w:sz w:val="16"/>
      <w:szCs w:val="1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2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8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6.bin"/><Relationship Id="rId34" Type="http://schemas.openxmlformats.org/officeDocument/2006/relationships/image" Target="media/image17.wmf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9.bin"/><Relationship Id="rId50" Type="http://schemas.openxmlformats.org/officeDocument/2006/relationships/image" Target="media/image24.png"/><Relationship Id="rId55" Type="http://schemas.openxmlformats.org/officeDocument/2006/relationships/oleObject" Target="embeddings/oleObject23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4.wmf"/><Relationship Id="rId76" Type="http://schemas.openxmlformats.org/officeDocument/2006/relationships/oleObject" Target="embeddings/oleObject33.bin"/><Relationship Id="rId84" Type="http://schemas.openxmlformats.org/officeDocument/2006/relationships/oleObject" Target="embeddings/oleObject37.bin"/><Relationship Id="rId89" Type="http://schemas.microsoft.com/office/2011/relationships/people" Target="people.xml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11.wmf"/><Relationship Id="rId32" Type="http://schemas.openxmlformats.org/officeDocument/2006/relationships/image" Target="media/image15.png"/><Relationship Id="rId37" Type="http://schemas.openxmlformats.org/officeDocument/2006/relationships/oleObject" Target="embeddings/oleObject13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8.png"/><Relationship Id="rId66" Type="http://schemas.openxmlformats.org/officeDocument/2006/relationships/image" Target="media/image33.wmf"/><Relationship Id="rId74" Type="http://schemas.openxmlformats.org/officeDocument/2006/relationships/oleObject" Target="embeddings/oleObject32.bin"/><Relationship Id="rId79" Type="http://schemas.openxmlformats.org/officeDocument/2006/relationships/image" Target="media/image39.wmf"/><Relationship Id="rId87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30.png"/><Relationship Id="rId82" Type="http://schemas.openxmlformats.org/officeDocument/2006/relationships/oleObject" Target="embeddings/oleObject36.bin"/><Relationship Id="rId90" Type="http://schemas.openxmlformats.org/officeDocument/2006/relationships/theme" Target="theme/theme1.xml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2.wmf"/><Relationship Id="rId69" Type="http://schemas.openxmlformats.org/officeDocument/2006/relationships/oleObject" Target="embeddings/oleObject29.bin"/><Relationship Id="rId77" Type="http://schemas.openxmlformats.org/officeDocument/2006/relationships/image" Target="media/image38.wmf"/><Relationship Id="rId8" Type="http://schemas.openxmlformats.org/officeDocument/2006/relationships/image" Target="media/image2.png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80" Type="http://schemas.openxmlformats.org/officeDocument/2006/relationships/oleObject" Target="embeddings/oleObject35.bin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6.png"/><Relationship Id="rId38" Type="http://schemas.openxmlformats.org/officeDocument/2006/relationships/image" Target="media/image19.wmf"/><Relationship Id="rId46" Type="http://schemas.openxmlformats.org/officeDocument/2006/relationships/image" Target="media/image22.wmf"/><Relationship Id="rId59" Type="http://schemas.openxmlformats.org/officeDocument/2006/relationships/image" Target="media/image29.wmf"/><Relationship Id="rId67" Type="http://schemas.openxmlformats.org/officeDocument/2006/relationships/oleObject" Target="embeddings/oleObject28.bin"/><Relationship Id="rId20" Type="http://schemas.openxmlformats.org/officeDocument/2006/relationships/image" Target="media/image9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6.wmf"/><Relationship Id="rId62" Type="http://schemas.openxmlformats.org/officeDocument/2006/relationships/image" Target="media/image31.wmf"/><Relationship Id="rId70" Type="http://schemas.openxmlformats.org/officeDocument/2006/relationships/oleObject" Target="embeddings/oleObject30.bin"/><Relationship Id="rId75" Type="http://schemas.openxmlformats.org/officeDocument/2006/relationships/image" Target="media/image37.wmf"/><Relationship Id="rId83" Type="http://schemas.openxmlformats.org/officeDocument/2006/relationships/image" Target="media/image41.wmf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wmf"/><Relationship Id="rId36" Type="http://schemas.openxmlformats.org/officeDocument/2006/relationships/image" Target="media/image18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4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oleObject" Target="embeddings/oleObject25.bin"/><Relationship Id="rId65" Type="http://schemas.openxmlformats.org/officeDocument/2006/relationships/oleObject" Target="embeddings/oleObject27.bin"/><Relationship Id="rId73" Type="http://schemas.openxmlformats.org/officeDocument/2006/relationships/image" Target="media/image36.wmf"/><Relationship Id="rId78" Type="http://schemas.openxmlformats.org/officeDocument/2006/relationships/oleObject" Target="embeddings/oleObject34.bin"/><Relationship Id="rId81" Type="http://schemas.openxmlformats.org/officeDocument/2006/relationships/image" Target="media/image40.wmf"/><Relationship Id="rId86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7FE-2969-41E2-A3FF-5044C8E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5</Pages>
  <Words>1798</Words>
  <Characters>10254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Student</cp:lastModifiedBy>
  <cp:revision>24</cp:revision>
  <dcterms:created xsi:type="dcterms:W3CDTF">2024-09-06T14:37:00Z</dcterms:created>
  <dcterms:modified xsi:type="dcterms:W3CDTF">2024-10-04T05:39:00Z</dcterms:modified>
</cp:coreProperties>
</file>