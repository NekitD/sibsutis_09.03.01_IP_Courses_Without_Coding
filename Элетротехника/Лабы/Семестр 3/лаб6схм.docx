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366F68" w14:textId="77777777" w:rsidR="005E6626" w:rsidRDefault="009442FF">
      <w:pPr>
        <w:pStyle w:val="a3"/>
      </w:pPr>
      <w:bookmarkStart w:id="0" w:name="_gjdgxs" w:colFirst="0" w:colLast="0"/>
      <w:bookmarkEnd w:id="0"/>
      <w:r>
        <w:t>Министерство цифрового развития, связи и массовых коммуникаций Российской Федерации</w:t>
      </w:r>
    </w:p>
    <w:p w14:paraId="3C5CB85B" w14:textId="77777777" w:rsidR="005E6626" w:rsidRDefault="009442FF">
      <w:pPr>
        <w:pStyle w:val="a3"/>
        <w:tabs>
          <w:tab w:val="clear" w:pos="6825"/>
          <w:tab w:val="left" w:pos="6820"/>
        </w:tabs>
      </w:pPr>
      <w:bookmarkStart w:id="1" w:name="_npko7poi6nys" w:colFirst="0" w:colLast="0"/>
      <w:bookmarkEnd w:id="1"/>
      <w:r>
        <w:t>Федеральное государственное бюджетное образовательное учреждение высшего образования</w:t>
      </w:r>
    </w:p>
    <w:p w14:paraId="4C195127" w14:textId="77777777" w:rsidR="005E6626" w:rsidRDefault="009442FF">
      <w:pPr>
        <w:pStyle w:val="a3"/>
      </w:pPr>
      <w:bookmarkStart w:id="2" w:name="_nx8xj1xlde9y" w:colFirst="0" w:colLast="0"/>
      <w:bookmarkEnd w:id="2"/>
      <w:r>
        <w:t>«Сибирский государственный университет телекоммуникаций и информатики»</w:t>
      </w:r>
    </w:p>
    <w:p w14:paraId="024B13B2" w14:textId="77777777" w:rsidR="005E6626" w:rsidRDefault="009442FF">
      <w:pPr>
        <w:pStyle w:val="a3"/>
      </w:pPr>
      <w:bookmarkStart w:id="3" w:name="_v331dhbujqy6" w:colFirst="0" w:colLast="0"/>
      <w:bookmarkEnd w:id="3"/>
      <w:r>
        <w:t>(СибГУТИ)</w:t>
      </w:r>
    </w:p>
    <w:p w14:paraId="153F54EE" w14:textId="77777777" w:rsidR="005E6626" w:rsidRDefault="005E6626">
      <w:pPr>
        <w:pStyle w:val="a3"/>
      </w:pPr>
      <w:bookmarkStart w:id="4" w:name="_bmwlwt3y920h" w:colFirst="0" w:colLast="0"/>
      <w:bookmarkEnd w:id="4"/>
    </w:p>
    <w:p w14:paraId="7DAB865D" w14:textId="7A1B94D7" w:rsidR="005E6626" w:rsidRPr="00575B1B" w:rsidRDefault="00575B1B" w:rsidP="00575B1B">
      <w:pPr>
        <w:widowControl w:val="0"/>
        <w:spacing w:line="240" w:lineRule="auto"/>
        <w:ind w:firstLine="0"/>
        <w:jc w:val="center"/>
        <w:rPr>
          <w:lang w:val="ru-RU"/>
        </w:rPr>
      </w:pPr>
      <w:r>
        <w:rPr>
          <w:lang w:val="ru-RU"/>
        </w:rPr>
        <w:t>Кафедра РТУ и ТБ</w:t>
      </w:r>
    </w:p>
    <w:p w14:paraId="384E9D77" w14:textId="77777777" w:rsidR="005E6626" w:rsidRDefault="005E6626">
      <w:pPr>
        <w:widowControl w:val="0"/>
        <w:spacing w:line="240" w:lineRule="auto"/>
      </w:pPr>
    </w:p>
    <w:p w14:paraId="3AFBA57D" w14:textId="77777777" w:rsidR="005E6626" w:rsidRDefault="005E6626">
      <w:pPr>
        <w:widowControl w:val="0"/>
        <w:spacing w:line="240" w:lineRule="auto"/>
      </w:pPr>
    </w:p>
    <w:p w14:paraId="63087C48" w14:textId="77777777" w:rsidR="005E6626" w:rsidRDefault="005E6626">
      <w:pPr>
        <w:widowControl w:val="0"/>
        <w:spacing w:line="240" w:lineRule="auto"/>
      </w:pPr>
    </w:p>
    <w:p w14:paraId="5794C81F" w14:textId="77777777" w:rsidR="005E6626" w:rsidRDefault="005E6626">
      <w:pPr>
        <w:widowControl w:val="0"/>
        <w:spacing w:line="240" w:lineRule="auto"/>
        <w:ind w:firstLine="0"/>
      </w:pPr>
    </w:p>
    <w:p w14:paraId="01CE31AB" w14:textId="77777777" w:rsidR="005E6626" w:rsidRDefault="005E6626">
      <w:pPr>
        <w:widowControl w:val="0"/>
        <w:spacing w:line="240" w:lineRule="auto"/>
      </w:pPr>
    </w:p>
    <w:p w14:paraId="5E542FE1" w14:textId="77777777" w:rsidR="005E6626" w:rsidRDefault="005E6626">
      <w:pPr>
        <w:widowControl w:val="0"/>
        <w:spacing w:line="240" w:lineRule="auto"/>
      </w:pPr>
    </w:p>
    <w:p w14:paraId="5EBDC4DF" w14:textId="2CE05DD0" w:rsidR="005E6626" w:rsidRPr="00575B1B" w:rsidRDefault="00575B1B">
      <w:pPr>
        <w:spacing w:after="134"/>
        <w:ind w:left="342" w:right="400" w:hanging="10"/>
        <w:jc w:val="center"/>
        <w:rPr>
          <w:b/>
          <w:sz w:val="32"/>
          <w:szCs w:val="32"/>
          <w:lang w:val="ru-RU"/>
        </w:rPr>
      </w:pPr>
      <w:r>
        <w:rPr>
          <w:b/>
          <w:sz w:val="32"/>
          <w:szCs w:val="32"/>
          <w:lang w:val="ru-RU"/>
        </w:rPr>
        <w:t xml:space="preserve">Лабораторная </w:t>
      </w:r>
      <w:r w:rsidR="009442FF">
        <w:rPr>
          <w:b/>
          <w:sz w:val="32"/>
          <w:szCs w:val="32"/>
        </w:rPr>
        <w:t>работа</w:t>
      </w:r>
      <w:r w:rsidR="00805CF4">
        <w:rPr>
          <w:b/>
          <w:sz w:val="32"/>
          <w:szCs w:val="32"/>
          <w:lang w:val="ru-RU"/>
        </w:rPr>
        <w:t xml:space="preserve"> </w:t>
      </w:r>
      <w:ins w:id="5" w:author="nikitadorogin@yandex.ru" w:date="2024-10-23T15:05:00Z">
        <w:r w:rsidR="00824A49">
          <w:rPr>
            <w:b/>
            <w:sz w:val="32"/>
            <w:szCs w:val="32"/>
            <w:lang w:val="ru-RU"/>
          </w:rPr>
          <w:t>6</w:t>
        </w:r>
      </w:ins>
      <w:ins w:id="6" w:author="Student" w:date="2024-10-04T11:40:00Z">
        <w:del w:id="7" w:author="nikitadorogin@yandex.ru" w:date="2024-10-17T11:50:00Z">
          <w:r w:rsidR="0012204B" w:rsidDel="00242197">
            <w:rPr>
              <w:b/>
              <w:sz w:val="32"/>
              <w:szCs w:val="32"/>
              <w:lang w:val="ru-RU"/>
            </w:rPr>
            <w:delText>4</w:delText>
          </w:r>
        </w:del>
      </w:ins>
      <w:del w:id="8" w:author="Student" w:date="2024-10-04T11:40:00Z">
        <w:r w:rsidR="008E14E7" w:rsidDel="0012204B">
          <w:rPr>
            <w:b/>
            <w:sz w:val="32"/>
            <w:szCs w:val="32"/>
            <w:lang w:val="ru-RU"/>
          </w:rPr>
          <w:delText>3</w:delText>
        </w:r>
      </w:del>
    </w:p>
    <w:p w14:paraId="313692B4" w14:textId="4DE23297" w:rsidR="005E6626" w:rsidRDefault="009442FF">
      <w:pPr>
        <w:spacing w:after="3"/>
        <w:ind w:left="342" w:right="336" w:hanging="10"/>
        <w:jc w:val="center"/>
      </w:pPr>
      <w:r>
        <w:t>по дисциплине «</w:t>
      </w:r>
      <w:r w:rsidR="00575B1B">
        <w:rPr>
          <w:lang w:val="ru-RU"/>
        </w:rPr>
        <w:t>Электротехника, электроника и схемотехника</w:t>
      </w:r>
      <w:r>
        <w:t>»</w:t>
      </w:r>
    </w:p>
    <w:p w14:paraId="79BBB1F4" w14:textId="5EE86936" w:rsidR="00085710" w:rsidRDefault="00085710">
      <w:pPr>
        <w:spacing w:after="3"/>
        <w:ind w:left="342" w:right="336" w:hanging="10"/>
        <w:jc w:val="center"/>
        <w:rPr>
          <w:lang w:val="ru-RU"/>
        </w:rPr>
      </w:pPr>
      <w:r>
        <w:rPr>
          <w:lang w:val="ru-RU"/>
        </w:rPr>
        <w:t>тема: «</w:t>
      </w:r>
      <w:ins w:id="9" w:author="nikitadorogin@yandex.ru" w:date="2024-10-23T15:05:00Z">
        <w:r w:rsidR="00824A49">
          <w:rPr>
            <w:lang w:val="ru-RU"/>
          </w:rPr>
          <w:t>Исследовани</w:t>
        </w:r>
      </w:ins>
      <w:ins w:id="10" w:author="nikitadorogin@yandex.ru" w:date="2024-10-23T15:06:00Z">
        <w:r w:rsidR="00824A49">
          <w:rPr>
            <w:lang w:val="ru-RU"/>
          </w:rPr>
          <w:t>е однофазного двухтактного неуправляемого выпрямителя</w:t>
        </w:r>
      </w:ins>
      <w:ins w:id="11" w:author="Student" w:date="2024-10-04T11:42:00Z">
        <w:del w:id="12" w:author="nikitadorogin@yandex.ru" w:date="2024-10-17T11:50:00Z">
          <w:r w:rsidR="0012204B" w:rsidRPr="0012204B" w:rsidDel="00242197">
            <w:rPr>
              <w:lang w:val="ru-RU"/>
            </w:rPr>
            <w:delText xml:space="preserve">Исследование трехфазных цепей переменного тока </w:delText>
          </w:r>
        </w:del>
      </w:ins>
      <w:del w:id="13" w:author="Student" w:date="2024-10-04T11:42:00Z">
        <w:r w:rsidR="008E14E7" w:rsidDel="0012204B">
          <w:delText>Исследование линейного однофазного трансформатора</w:delText>
        </w:r>
      </w:del>
      <w:r>
        <w:rPr>
          <w:lang w:val="ru-RU"/>
        </w:rPr>
        <w:t>»</w:t>
      </w:r>
    </w:p>
    <w:p w14:paraId="048F752B" w14:textId="1F740C09" w:rsidR="00085710" w:rsidRPr="00085710" w:rsidRDefault="00085710">
      <w:pPr>
        <w:spacing w:after="3"/>
        <w:ind w:left="342" w:right="336" w:hanging="10"/>
        <w:jc w:val="center"/>
        <w:rPr>
          <w:lang w:val="ru-RU"/>
        </w:rPr>
      </w:pPr>
      <w:r>
        <w:rPr>
          <w:lang w:val="ru-RU"/>
        </w:rPr>
        <w:t xml:space="preserve">вариант </w:t>
      </w:r>
      <w:ins w:id="14" w:author="Student" w:date="2024-10-18T11:42:00Z">
        <w:r w:rsidR="00393DC8">
          <w:rPr>
            <w:lang w:val="ru-RU"/>
          </w:rPr>
          <w:t>11</w:t>
        </w:r>
      </w:ins>
      <w:ins w:id="15" w:author="nikitadorogin@yandex.ru" w:date="2024-10-17T11:55:00Z">
        <w:del w:id="16" w:author="Student" w:date="2024-10-18T11:42:00Z">
          <w:r w:rsidR="00242197" w:rsidDel="00393DC8">
            <w:rPr>
              <w:lang w:val="ru-RU"/>
            </w:rPr>
            <w:delText>??</w:delText>
          </w:r>
        </w:del>
      </w:ins>
      <w:del w:id="17" w:author="nikitadorogin@yandex.ru" w:date="2024-10-17T11:55:00Z">
        <w:r w:rsidDel="00242197">
          <w:rPr>
            <w:lang w:val="ru-RU"/>
          </w:rPr>
          <w:delText>1</w:delText>
        </w:r>
        <w:r w:rsidR="008E14E7" w:rsidDel="00242197">
          <w:rPr>
            <w:lang w:val="ru-RU"/>
          </w:rPr>
          <w:delText>1</w:delText>
        </w:r>
      </w:del>
    </w:p>
    <w:p w14:paraId="15A6C841" w14:textId="77777777" w:rsidR="005E6626" w:rsidRDefault="005E6626">
      <w:pPr>
        <w:widowControl w:val="0"/>
        <w:spacing w:line="240" w:lineRule="auto"/>
      </w:pPr>
    </w:p>
    <w:p w14:paraId="3A5D1651" w14:textId="77777777" w:rsidR="005E6626" w:rsidRDefault="005E6626">
      <w:pPr>
        <w:pStyle w:val="a4"/>
        <w:ind w:firstLine="0"/>
      </w:pPr>
      <w:bookmarkStart w:id="18" w:name="_md6ritkreh1p" w:colFirst="0" w:colLast="0"/>
      <w:bookmarkEnd w:id="18"/>
    </w:p>
    <w:p w14:paraId="202DFDD1" w14:textId="77777777" w:rsidR="005E6626" w:rsidRDefault="005E6626">
      <w:pPr>
        <w:pStyle w:val="a4"/>
        <w:spacing w:after="200" w:line="276" w:lineRule="auto"/>
      </w:pPr>
      <w:bookmarkStart w:id="19" w:name="_o3i6py42tfw6" w:colFirst="0" w:colLast="0"/>
      <w:bookmarkEnd w:id="19"/>
    </w:p>
    <w:p w14:paraId="1F6EECFB" w14:textId="77777777" w:rsidR="005E6626" w:rsidRDefault="005E6626"/>
    <w:tbl>
      <w:tblPr>
        <w:tblStyle w:val="a5"/>
        <w:tblW w:w="935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77"/>
        <w:gridCol w:w="4677"/>
      </w:tblGrid>
      <w:tr w:rsidR="005E6626" w14:paraId="68AC12DB" w14:textId="77777777">
        <w:tc>
          <w:tcPr>
            <w:tcW w:w="467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6198B" w14:textId="0C3FBCD5" w:rsidR="005E6626" w:rsidRDefault="009442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Выполнил</w:t>
            </w:r>
            <w:r w:rsidR="00575B1B">
              <w:rPr>
                <w:lang w:val="ru-RU"/>
              </w:rPr>
              <w:t>и</w:t>
            </w:r>
            <w:r>
              <w:t>:</w:t>
            </w:r>
          </w:p>
          <w:p w14:paraId="1C8EEAD3" w14:textId="043BF2BA" w:rsidR="005E6626" w:rsidRPr="00575B1B" w:rsidRDefault="009442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lang w:val="ru-RU"/>
              </w:rPr>
            </w:pPr>
            <w:r>
              <w:t>Студент</w:t>
            </w:r>
            <w:r w:rsidR="00575B1B">
              <w:rPr>
                <w:lang w:val="ru-RU"/>
              </w:rPr>
              <w:t>ы</w:t>
            </w:r>
            <w:r>
              <w:t xml:space="preserve"> гр. ИП-</w:t>
            </w:r>
            <w:r w:rsidR="001333FA" w:rsidRPr="001333FA">
              <w:rPr>
                <w:lang w:val="ru-RU"/>
              </w:rPr>
              <w:t>3</w:t>
            </w:r>
            <w:r w:rsidR="001333FA" w:rsidRPr="00575B1B">
              <w:rPr>
                <w:lang w:val="ru-RU"/>
              </w:rPr>
              <w:t>12</w:t>
            </w:r>
          </w:p>
          <w:p w14:paraId="31D367E9" w14:textId="77777777" w:rsidR="005E6626" w:rsidRDefault="005E66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</w:p>
          <w:p w14:paraId="16462585" w14:textId="19DCCB04" w:rsidR="005E6626" w:rsidRDefault="009442FF">
            <w:pPr>
              <w:pStyle w:val="a4"/>
              <w:ind w:firstLine="0"/>
            </w:pPr>
            <w:bookmarkStart w:id="20" w:name="_exk8w8a3knnq" w:colFirst="0" w:colLast="0"/>
            <w:bookmarkEnd w:id="20"/>
            <w:r>
              <w:t>«</w:t>
            </w:r>
            <w:ins w:id="21" w:author="nikitadorogin@yandex.ru" w:date="2024-10-23T15:06:00Z">
              <w:r w:rsidR="00824A49">
                <w:rPr>
                  <w:lang w:val="ru-RU"/>
                </w:rPr>
                <w:t>25</w:t>
              </w:r>
            </w:ins>
            <w:ins w:id="22" w:author="Student" w:date="2024-10-18T11:49:00Z">
              <w:del w:id="23" w:author="nikitadorogin@yandex.ru" w:date="2024-10-23T15:06:00Z">
                <w:r w:rsidR="006B3156" w:rsidDel="00824A49">
                  <w:rPr>
                    <w:lang w:val="ru-RU"/>
                  </w:rPr>
                  <w:delText>18</w:delText>
                </w:r>
              </w:del>
            </w:ins>
            <w:r w:rsidR="003B5442">
              <w:rPr>
                <w:lang w:val="ru-RU"/>
              </w:rPr>
              <w:t xml:space="preserve"> </w:t>
            </w:r>
            <w:ins w:id="24" w:author="Student" w:date="2024-10-04T11:40:00Z">
              <w:del w:id="25" w:author="nikitadorogin@yandex.ru" w:date="2024-10-17T11:50:00Z">
                <w:r w:rsidR="0012204B" w:rsidDel="00242197">
                  <w:rPr>
                    <w:lang w:val="ru-RU"/>
                  </w:rPr>
                  <w:delText>4</w:delText>
                </w:r>
              </w:del>
            </w:ins>
            <w:ins w:id="26" w:author="Lexer" w:date="2024-09-28T18:38:00Z">
              <w:del w:id="27" w:author="Student" w:date="2024-10-04T11:40:00Z">
                <w:r w:rsidR="00365FF5" w:rsidDel="0012204B">
                  <w:rPr>
                    <w:lang w:val="ru-RU"/>
                  </w:rPr>
                  <w:delText>27</w:delText>
                </w:r>
              </w:del>
            </w:ins>
            <w:del w:id="28" w:author="Lexer" w:date="2024-09-28T18:38:00Z">
              <w:r w:rsidR="00805CF4" w:rsidDel="00365FF5">
                <w:rPr>
                  <w:lang w:val="ru-RU"/>
                </w:rPr>
                <w:delText>13</w:delText>
              </w:r>
            </w:del>
            <w:del w:id="29" w:author="nikitadorogin@yandex.ru" w:date="2024-10-17T11:50:00Z">
              <w:r w:rsidR="003B5442" w:rsidDel="00242197">
                <w:rPr>
                  <w:lang w:val="ru-RU"/>
                </w:rPr>
                <w:delText xml:space="preserve"> </w:delText>
              </w:r>
            </w:del>
            <w:r>
              <w:t xml:space="preserve">» </w:t>
            </w:r>
            <w:r w:rsidR="003B5442">
              <w:rPr>
                <w:lang w:val="ru-RU"/>
              </w:rPr>
              <w:t xml:space="preserve"> </w:t>
            </w:r>
            <w:ins w:id="30" w:author="Student" w:date="2024-10-04T11:40:00Z">
              <w:r w:rsidR="0012204B">
                <w:rPr>
                  <w:lang w:val="ru-RU"/>
                </w:rPr>
                <w:t>октября</w:t>
              </w:r>
            </w:ins>
            <w:del w:id="31" w:author="Student" w:date="2024-10-04T11:40:00Z">
              <w:r w:rsidR="00575B1B" w:rsidDel="0012204B">
                <w:rPr>
                  <w:lang w:val="ru-RU"/>
                </w:rPr>
                <w:delText>сентября</w:delText>
              </w:r>
            </w:del>
            <w:r>
              <w:t>_202</w:t>
            </w:r>
            <w:r w:rsidR="00575B1B">
              <w:rPr>
                <w:lang w:val="ru-RU"/>
              </w:rPr>
              <w:t>4</w:t>
            </w:r>
            <w:r>
              <w:t xml:space="preserve"> г. </w:t>
            </w:r>
          </w:p>
        </w:tc>
        <w:tc>
          <w:tcPr>
            <w:tcW w:w="467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A2AEC" w14:textId="77777777" w:rsidR="005E6626" w:rsidRDefault="005E66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</w:p>
          <w:p w14:paraId="32ED5DC7" w14:textId="5159158C" w:rsidR="005E6626" w:rsidRPr="00575B1B" w:rsidRDefault="003B5442" w:rsidP="009708AE">
            <w:pPr>
              <w:pStyle w:val="a4"/>
              <w:ind w:firstLine="0"/>
              <w:jc w:val="center"/>
              <w:rPr>
                <w:lang w:val="ru-RU"/>
              </w:rPr>
            </w:pPr>
            <w:bookmarkStart w:id="32" w:name="_7xvdjna35fgc" w:colFirst="0" w:colLast="0"/>
            <w:bookmarkEnd w:id="32"/>
            <w:r>
              <w:rPr>
                <w:lang w:val="ru-RU"/>
              </w:rPr>
              <w:t>Грязин</w:t>
            </w:r>
            <w:r w:rsidR="009442FF">
              <w:t xml:space="preserve"> </w:t>
            </w:r>
            <w:r>
              <w:rPr>
                <w:lang w:val="ru-RU"/>
              </w:rPr>
              <w:t>А</w:t>
            </w:r>
            <w:r w:rsidR="009442FF">
              <w:t xml:space="preserve">. </w:t>
            </w:r>
            <w:r>
              <w:rPr>
                <w:lang w:val="ru-RU"/>
              </w:rPr>
              <w:t>В</w:t>
            </w:r>
            <w:r w:rsidR="009442FF">
              <w:t>.</w:t>
            </w:r>
            <w:r w:rsidR="00575B1B">
              <w:rPr>
                <w:lang w:val="ru-RU"/>
              </w:rPr>
              <w:t>, Дорогин Н. С.</w:t>
            </w:r>
          </w:p>
          <w:p w14:paraId="208A1058" w14:textId="4F1F80ED" w:rsidR="00575B1B" w:rsidRPr="00575B1B" w:rsidRDefault="00575B1B" w:rsidP="00575B1B">
            <w:pPr>
              <w:ind w:firstLine="0"/>
              <w:rPr>
                <w:lang w:val="ru-RU"/>
              </w:rPr>
            </w:pPr>
          </w:p>
          <w:p w14:paraId="57335E0E" w14:textId="77777777" w:rsidR="005E6626" w:rsidRDefault="009442FF">
            <w:pPr>
              <w:pStyle w:val="a4"/>
              <w:ind w:left="2834" w:firstLine="0"/>
              <w:jc w:val="left"/>
            </w:pPr>
            <w:bookmarkStart w:id="33" w:name="_oqk255mmjgqj" w:colFirst="0" w:colLast="0"/>
            <w:bookmarkEnd w:id="33"/>
            <w:r>
              <w:rPr>
                <w:sz w:val="20"/>
                <w:szCs w:val="20"/>
              </w:rPr>
              <w:t>ФИО студента</w:t>
            </w:r>
          </w:p>
        </w:tc>
      </w:tr>
      <w:tr w:rsidR="005E6626" w14:paraId="7B7DBA36" w14:textId="77777777">
        <w:tc>
          <w:tcPr>
            <w:tcW w:w="467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C383F" w14:textId="77777777" w:rsidR="005E6626" w:rsidRDefault="009442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Проверил:</w:t>
            </w:r>
          </w:p>
          <w:p w14:paraId="68E696CF" w14:textId="7342F50A" w:rsidR="005E6626" w:rsidRDefault="009442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преподаватель</w:t>
            </w:r>
          </w:p>
          <w:p w14:paraId="0617DE4D" w14:textId="77777777" w:rsidR="005E6626" w:rsidRDefault="005E66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</w:p>
          <w:p w14:paraId="5CB7E924" w14:textId="0F4B1DC8" w:rsidR="005E6626" w:rsidRPr="0012204B" w:rsidRDefault="009442FF">
            <w:pPr>
              <w:pStyle w:val="a4"/>
              <w:widowControl w:val="0"/>
              <w:ind w:right="125" w:firstLine="0"/>
              <w:jc w:val="left"/>
              <w:rPr>
                <w:lang w:val="ru-RU"/>
                <w:rPrChange w:id="34" w:author="Student" w:date="2024-10-04T11:40:00Z">
                  <w:rPr/>
                </w:rPrChange>
              </w:rPr>
            </w:pPr>
            <w:bookmarkStart w:id="35" w:name="_5s8bu6u7u2mt" w:colFirst="0" w:colLast="0"/>
            <w:bookmarkEnd w:id="35"/>
            <w:r>
              <w:t xml:space="preserve">«__» </w:t>
            </w:r>
            <w:ins w:id="36" w:author="Student" w:date="2024-10-04T11:40:00Z">
              <w:r w:rsidR="0012204B">
                <w:rPr>
                  <w:lang w:val="ru-RU"/>
                </w:rPr>
                <w:t>ок</w:t>
              </w:r>
            </w:ins>
            <w:ins w:id="37" w:author="Student" w:date="2024-10-04T11:41:00Z">
              <w:r w:rsidR="0012204B">
                <w:rPr>
                  <w:lang w:val="ru-RU"/>
                </w:rPr>
                <w:t>тября</w:t>
              </w:r>
            </w:ins>
            <w:del w:id="38" w:author="Student" w:date="2024-10-04T11:40:00Z">
              <w:r w:rsidR="00575B1B" w:rsidDel="0012204B">
                <w:rPr>
                  <w:lang w:val="ru-RU"/>
                </w:rPr>
                <w:delText>сентября</w:delText>
              </w:r>
            </w:del>
            <w:r w:rsidR="00575B1B">
              <w:rPr>
                <w:lang w:val="ru-RU"/>
              </w:rPr>
              <w:t xml:space="preserve"> </w:t>
            </w:r>
            <w:r>
              <w:t>202</w:t>
            </w:r>
            <w:r w:rsidR="00575B1B">
              <w:rPr>
                <w:lang w:val="ru-RU"/>
              </w:rPr>
              <w:t>4</w:t>
            </w:r>
            <w:r>
              <w:t xml:space="preserve"> г.</w:t>
            </w:r>
          </w:p>
        </w:tc>
        <w:tc>
          <w:tcPr>
            <w:tcW w:w="467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7FAA0" w14:textId="77777777" w:rsidR="005E6626" w:rsidRDefault="005E66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</w:p>
          <w:p w14:paraId="4769A51D" w14:textId="77777777" w:rsidR="00575B1B" w:rsidRDefault="00575B1B">
            <w:pPr>
              <w:pStyle w:val="a4"/>
              <w:ind w:left="2692" w:firstLine="0"/>
              <w:rPr>
                <w:lang w:val="ru-RU"/>
              </w:rPr>
            </w:pPr>
            <w:bookmarkStart w:id="39" w:name="_m3def8qlqtnl" w:colFirst="0" w:colLast="0"/>
            <w:bookmarkStart w:id="40" w:name="_77olwnxz0xh9" w:colFirst="0" w:colLast="0"/>
            <w:bookmarkEnd w:id="39"/>
            <w:bookmarkEnd w:id="40"/>
            <w:r>
              <w:rPr>
                <w:lang w:val="ru-RU"/>
              </w:rPr>
              <w:t>Сажнев А. М.</w:t>
            </w:r>
          </w:p>
          <w:p w14:paraId="25E75442" w14:textId="6221D808" w:rsidR="005E6626" w:rsidRDefault="009442FF">
            <w:pPr>
              <w:pStyle w:val="a4"/>
              <w:ind w:left="2692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ФИО преподавателя</w:t>
            </w:r>
          </w:p>
          <w:p w14:paraId="369834A1" w14:textId="77777777" w:rsidR="005E6626" w:rsidRDefault="005E6626">
            <w:pPr>
              <w:pStyle w:val="a4"/>
              <w:widowControl w:val="0"/>
              <w:ind w:right="125" w:firstLine="0"/>
              <w:jc w:val="right"/>
            </w:pPr>
            <w:bookmarkStart w:id="41" w:name="_3g9qw2rz2gk" w:colFirst="0" w:colLast="0"/>
            <w:bookmarkEnd w:id="41"/>
          </w:p>
          <w:p w14:paraId="0827D75D" w14:textId="77777777" w:rsidR="005E6626" w:rsidRDefault="009442FF">
            <w:pPr>
              <w:pStyle w:val="a4"/>
              <w:widowControl w:val="0"/>
              <w:ind w:right="125" w:firstLine="0"/>
              <w:jc w:val="right"/>
            </w:pPr>
            <w:bookmarkStart w:id="42" w:name="_jzqx7iccpmjq" w:colFirst="0" w:colLast="0"/>
            <w:bookmarkEnd w:id="42"/>
            <w:r>
              <w:t>Оценка _________________</w:t>
            </w:r>
          </w:p>
        </w:tc>
      </w:tr>
    </w:tbl>
    <w:p w14:paraId="215DA8FF" w14:textId="77777777" w:rsidR="005E6626" w:rsidRDefault="005E6626"/>
    <w:p w14:paraId="21291063" w14:textId="77777777" w:rsidR="005E6626" w:rsidRDefault="005E6626">
      <w:pPr>
        <w:spacing w:after="200" w:line="276" w:lineRule="auto"/>
      </w:pPr>
    </w:p>
    <w:p w14:paraId="3F665FF6" w14:textId="77777777" w:rsidR="005E6626" w:rsidRDefault="005E6626">
      <w:pPr>
        <w:spacing w:after="200" w:line="276" w:lineRule="auto"/>
      </w:pPr>
    </w:p>
    <w:p w14:paraId="557C2A78" w14:textId="2A25F256" w:rsidR="005E6626" w:rsidRPr="00575B1B" w:rsidRDefault="009442FF">
      <w:pPr>
        <w:spacing w:after="200" w:line="276" w:lineRule="auto"/>
        <w:jc w:val="center"/>
        <w:rPr>
          <w:lang w:val="ru-RU"/>
        </w:rPr>
      </w:pPr>
      <w:r>
        <w:t>Новосибирск 202</w:t>
      </w:r>
      <w:r w:rsidR="00575B1B">
        <w:rPr>
          <w:lang w:val="ru-RU"/>
        </w:rPr>
        <w:t>4</w:t>
      </w:r>
    </w:p>
    <w:p w14:paraId="39153C76" w14:textId="77777777" w:rsidR="005E6626" w:rsidRDefault="005E6626" w:rsidP="00575B1B">
      <w:pPr>
        <w:ind w:firstLine="0"/>
      </w:pPr>
      <w:bookmarkStart w:id="43" w:name="_ibm6jjcjvni8" w:colFirst="0" w:colLast="0"/>
      <w:bookmarkEnd w:id="43"/>
    </w:p>
    <w:p w14:paraId="206F05B2" w14:textId="21AA4B84" w:rsidR="001333FA" w:rsidRPr="00575B1B" w:rsidRDefault="001333FA" w:rsidP="00575B1B">
      <w:pPr>
        <w:pStyle w:val="1"/>
      </w:pPr>
      <w:bookmarkStart w:id="44" w:name="_69tmvkj55jht" w:colFirst="0" w:colLast="0"/>
      <w:bookmarkStart w:id="45" w:name="_aspcv1oo7hvp" w:colFirst="0" w:colLast="0"/>
      <w:bookmarkEnd w:id="44"/>
      <w:bookmarkEnd w:id="45"/>
    </w:p>
    <w:p w14:paraId="5283BA53" w14:textId="58ABFED6" w:rsidR="00554D5E" w:rsidRPr="0012204B" w:rsidRDefault="00575B1B">
      <w:pPr>
        <w:pStyle w:val="a7"/>
        <w:numPr>
          <w:ilvl w:val="1"/>
          <w:numId w:val="5"/>
        </w:numPr>
        <w:rPr>
          <w:ins w:id="46" w:author="Student" w:date="2024-10-04T11:42:00Z"/>
          <w:b/>
          <w:lang w:val="ru-RU"/>
          <w:rPrChange w:id="47" w:author="Student" w:date="2024-10-04T11:42:00Z">
            <w:rPr>
              <w:ins w:id="48" w:author="Student" w:date="2024-10-04T11:42:00Z"/>
              <w:lang w:val="ru-RU"/>
            </w:rPr>
          </w:rPrChange>
        </w:rPr>
        <w:pPrChange w:id="49" w:author="Student" w:date="2024-10-04T11:42:00Z">
          <w:pPr>
            <w:ind w:firstLine="0"/>
          </w:pPr>
        </w:pPrChange>
      </w:pPr>
      <w:bookmarkStart w:id="50" w:name="_rqviu9off406" w:colFirst="0" w:colLast="0"/>
      <w:bookmarkEnd w:id="50"/>
      <w:del w:id="51" w:author="Student" w:date="2024-10-04T11:42:00Z">
        <w:r w:rsidRPr="0012204B" w:rsidDel="0012204B">
          <w:rPr>
            <w:b/>
            <w:lang w:val="ru-RU"/>
            <w:rPrChange w:id="52" w:author="Student" w:date="2024-10-04T11:42:00Z">
              <w:rPr>
                <w:lang w:val="ru-RU"/>
              </w:rPr>
            </w:rPrChange>
          </w:rPr>
          <w:delText xml:space="preserve">1.1 </w:delText>
        </w:r>
      </w:del>
      <w:r w:rsidRPr="0012204B">
        <w:rPr>
          <w:b/>
          <w:lang w:val="ru-RU"/>
          <w:rPrChange w:id="53" w:author="Student" w:date="2024-10-04T11:42:00Z">
            <w:rPr>
              <w:lang w:val="ru-RU"/>
            </w:rPr>
          </w:rPrChange>
        </w:rPr>
        <w:t>Цель работы:</w:t>
      </w:r>
    </w:p>
    <w:p w14:paraId="4751ACE3" w14:textId="421E6EEB" w:rsidR="0012204B" w:rsidRDefault="00824A49">
      <w:pPr>
        <w:pStyle w:val="a7"/>
        <w:ind w:left="420" w:firstLine="300"/>
        <w:rPr>
          <w:ins w:id="54" w:author="Student" w:date="2024-10-04T11:42:00Z"/>
        </w:rPr>
        <w:pPrChange w:id="55" w:author="Student" w:date="2024-10-04T11:42:00Z">
          <w:pPr>
            <w:pStyle w:val="a7"/>
            <w:numPr>
              <w:numId w:val="5"/>
            </w:numPr>
            <w:ind w:left="420" w:hanging="420"/>
          </w:pPr>
        </w:pPrChange>
      </w:pPr>
      <w:ins w:id="56" w:author="nikitadorogin@yandex.ru" w:date="2024-10-23T15:06:00Z">
        <w:r>
          <w:rPr>
            <w:lang w:val="ru-RU"/>
          </w:rPr>
          <w:t>Исследование установившихся процессов в одн</w:t>
        </w:r>
      </w:ins>
      <w:ins w:id="57" w:author="nikitadorogin@yandex.ru" w:date="2024-10-23T15:07:00Z">
        <w:r>
          <w:rPr>
            <w:lang w:val="ru-RU"/>
          </w:rPr>
          <w:t xml:space="preserve">офазной схеме выпрямления. Экспериментальное определение кпд и выходного сопротивления, снятие внешних характеристик для идеального и реального выпрямителей при </w:t>
        </w:r>
      </w:ins>
      <w:ins w:id="58" w:author="nikitadorogin@yandex.ru" w:date="2024-10-23T15:08:00Z">
        <w:r>
          <w:rPr>
            <w:lang w:val="ru-RU"/>
          </w:rPr>
          <w:t>работе на активную нагрузку Оценка качественных показателей однофазного выпрямителя</w:t>
        </w:r>
      </w:ins>
      <w:ins w:id="59" w:author="Student" w:date="2024-10-04T11:42:00Z">
        <w:del w:id="60" w:author="nikitadorogin@yandex.ru" w:date="2024-10-23T15:06:00Z">
          <w:r w:rsidR="0012204B" w:rsidDel="00824A49">
            <w:delText>Изучение</w:delText>
          </w:r>
        </w:del>
        <w:del w:id="61" w:author="nikitadorogin@yandex.ru" w:date="2024-10-17T11:52:00Z">
          <w:r w:rsidR="0012204B" w:rsidDel="00242197">
            <w:delText xml:space="preserve"> особенностей трехфазных цепей переменного тока и способов включения трехфазных трансформаторов</w:delText>
          </w:r>
        </w:del>
        <w:r w:rsidR="0012204B">
          <w:t>.</w:t>
        </w:r>
      </w:ins>
    </w:p>
    <w:p w14:paraId="3CD1D382" w14:textId="77777777" w:rsidR="0012204B" w:rsidRPr="0012204B" w:rsidRDefault="0012204B">
      <w:pPr>
        <w:pStyle w:val="a7"/>
        <w:ind w:left="420" w:firstLine="0"/>
        <w:rPr>
          <w:b/>
          <w:rPrChange w:id="62" w:author="Student" w:date="2024-10-04T11:42:00Z">
            <w:rPr>
              <w:lang w:val="ru-RU"/>
            </w:rPr>
          </w:rPrChange>
        </w:rPr>
        <w:pPrChange w:id="63" w:author="Student" w:date="2024-10-04T11:42:00Z">
          <w:pPr>
            <w:ind w:firstLine="0"/>
          </w:pPr>
        </w:pPrChange>
      </w:pPr>
    </w:p>
    <w:p w14:paraId="139AD92B" w14:textId="178EA7C5" w:rsidR="00BB24E2" w:rsidDel="0012204B" w:rsidRDefault="008E14E7" w:rsidP="00805CF4">
      <w:pPr>
        <w:pStyle w:val="ab"/>
        <w:ind w:right="1" w:firstLine="709"/>
        <w:rPr>
          <w:del w:id="64" w:author="Student" w:date="2024-10-04T11:41:00Z"/>
          <w:lang w:val="ru-RU"/>
        </w:rPr>
      </w:pPr>
      <w:del w:id="65" w:author="Student" w:date="2024-10-04T11:41:00Z">
        <w:r w:rsidDel="0012204B">
          <w:delText>Экспериментальная проверка справедливости основных соотношений в электрических цепях однофазного переменного тока.</w:delText>
        </w:r>
      </w:del>
    </w:p>
    <w:p w14:paraId="0CFDF5A2" w14:textId="4A115ABD" w:rsidR="00BB24E2" w:rsidDel="0012204B" w:rsidRDefault="00BB24E2" w:rsidP="0012204B">
      <w:pPr>
        <w:ind w:firstLine="0"/>
        <w:rPr>
          <w:del w:id="66" w:author="Student" w:date="2024-10-04T11:41:00Z"/>
          <w:b/>
        </w:rPr>
      </w:pPr>
      <w:r>
        <w:rPr>
          <w:b/>
        </w:rPr>
        <w:t>1.</w:t>
      </w:r>
      <w:r w:rsidRPr="00F2021B">
        <w:rPr>
          <w:b/>
          <w:lang w:val="ru-RU"/>
        </w:rPr>
        <w:t>2</w:t>
      </w:r>
      <w:r>
        <w:rPr>
          <w:b/>
        </w:rPr>
        <w:t xml:space="preserve"> </w:t>
      </w:r>
      <w:ins w:id="67" w:author="Student" w:date="2024-10-04T11:44:00Z">
        <w:r w:rsidR="0012204B">
          <w:rPr>
            <w:b/>
            <w:lang w:val="ru-RU"/>
          </w:rPr>
          <w:t>Описание лабораторной установки:</w:t>
        </w:r>
      </w:ins>
      <w:del w:id="68" w:author="Student" w:date="2024-10-04T11:41:00Z">
        <w:r w:rsidDel="0012204B">
          <w:rPr>
            <w:b/>
          </w:rPr>
          <w:delText xml:space="preserve">Описание модели двухконтурной схемы  </w:delText>
        </w:r>
      </w:del>
    </w:p>
    <w:p w14:paraId="1490374D" w14:textId="77777777" w:rsidR="0012204B" w:rsidRDefault="0012204B" w:rsidP="0012204B">
      <w:pPr>
        <w:ind w:firstLine="0"/>
        <w:rPr>
          <w:ins w:id="69" w:author="Student" w:date="2024-10-04T11:42:00Z"/>
          <w:b/>
        </w:rPr>
      </w:pPr>
    </w:p>
    <w:p w14:paraId="23A43920" w14:textId="282647D9" w:rsidR="0012204B" w:rsidDel="00242197" w:rsidRDefault="0012204B">
      <w:pPr>
        <w:pStyle w:val="a9"/>
        <w:rPr>
          <w:ins w:id="70" w:author="Student" w:date="2024-10-04T11:43:00Z"/>
          <w:del w:id="71" w:author="nikitadorogin@yandex.ru" w:date="2024-10-17T11:53:00Z"/>
        </w:rPr>
        <w:pPrChange w:id="72" w:author="nikitadorogin@yandex.ru" w:date="2024-10-17T11:54:00Z">
          <w:pPr>
            <w:pStyle w:val="a9"/>
            <w:ind w:firstLine="567"/>
          </w:pPr>
        </w:pPrChange>
      </w:pPr>
      <w:ins w:id="73" w:author="Student" w:date="2024-10-04T11:42:00Z">
        <w:r>
          <w:rPr>
            <w:b/>
          </w:rPr>
          <w:tab/>
        </w:r>
      </w:ins>
      <w:ins w:id="74" w:author="Student" w:date="2024-10-04T11:43:00Z">
        <w:del w:id="75" w:author="nikitadorogin@yandex.ru" w:date="2024-10-17T11:53:00Z">
          <w:r w:rsidDel="00242197">
            <w:delText xml:space="preserve">Модель трехфазного трансформатора при включении звездой или  треугольником  показана на рисунке </w:delText>
          </w:r>
          <w:r w:rsidDel="00242197">
            <w:rPr>
              <w:lang w:val="ru-RU"/>
            </w:rPr>
            <w:delText>4</w:delText>
          </w:r>
          <w:r w:rsidDel="00242197">
            <w:delText xml:space="preserve">.12. </w:delText>
          </w:r>
        </w:del>
      </w:ins>
    </w:p>
    <w:p w14:paraId="6E304CAD" w14:textId="72C49A11" w:rsidR="0012204B" w:rsidRPr="00916679" w:rsidDel="00242197" w:rsidRDefault="0012204B">
      <w:pPr>
        <w:pStyle w:val="a9"/>
        <w:rPr>
          <w:ins w:id="76" w:author="Student" w:date="2024-10-04T11:43:00Z"/>
          <w:del w:id="77" w:author="nikitadorogin@yandex.ru" w:date="2024-10-17T11:53:00Z"/>
        </w:rPr>
        <w:pPrChange w:id="78" w:author="nikitadorogin@yandex.ru" w:date="2024-10-17T11:54:00Z">
          <w:pPr>
            <w:pStyle w:val="a9"/>
            <w:ind w:firstLine="568"/>
          </w:pPr>
        </w:pPrChange>
      </w:pPr>
      <w:ins w:id="79" w:author="Student" w:date="2024-10-04T11:43:00Z">
        <w:del w:id="80" w:author="nikitadorogin@yandex.ru" w:date="2024-10-17T11:53:00Z">
          <w:r w:rsidDel="00242197">
            <w:delText>Модель содержит:</w:delText>
          </w:r>
        </w:del>
      </w:ins>
    </w:p>
    <w:p w14:paraId="4DFA87B3" w14:textId="50A14EC5" w:rsidR="0012204B" w:rsidDel="00242197" w:rsidRDefault="0012204B">
      <w:pPr>
        <w:pStyle w:val="a9"/>
        <w:rPr>
          <w:ins w:id="81" w:author="Student" w:date="2024-10-04T11:43:00Z"/>
          <w:del w:id="82" w:author="nikitadorogin@yandex.ru" w:date="2024-10-17T11:53:00Z"/>
        </w:rPr>
        <w:pPrChange w:id="83" w:author="nikitadorogin@yandex.ru" w:date="2024-10-17T11:54:00Z">
          <w:pPr>
            <w:numPr>
              <w:numId w:val="2"/>
            </w:numPr>
            <w:tabs>
              <w:tab w:val="num" w:pos="426"/>
              <w:tab w:val="num" w:pos="928"/>
            </w:tabs>
            <w:spacing w:line="240" w:lineRule="auto"/>
            <w:ind w:left="928" w:firstLine="0"/>
          </w:pPr>
        </w:pPrChange>
      </w:pPr>
      <w:ins w:id="84" w:author="Student" w:date="2024-10-04T11:43:00Z">
        <w:del w:id="85" w:author="nikitadorogin@yandex.ru" w:date="2024-10-17T11:53:00Z">
          <w:r w:rsidDel="00242197">
            <w:delText xml:space="preserve">первичный источник переменного трехфазного напряжения </w:delText>
          </w:r>
          <w:r w:rsidDel="00242197">
            <w:rPr>
              <w:lang w:val="en-US"/>
            </w:rPr>
            <w:delText>UA</w:delText>
          </w:r>
          <w:r w:rsidDel="00242197">
            <w:rPr>
              <w:sz w:val="24"/>
            </w:rPr>
            <w:delText>,</w:delText>
          </w:r>
          <w:r w:rsidDel="00242197">
            <w:rPr>
              <w:lang w:val="en-US"/>
            </w:rPr>
            <w:delText>UB</w:delText>
          </w:r>
          <w:r w:rsidDel="00242197">
            <w:rPr>
              <w:sz w:val="24"/>
            </w:rPr>
            <w:delText>,</w:delText>
          </w:r>
          <w:r w:rsidDel="00242197">
            <w:rPr>
              <w:lang w:val="en-US"/>
            </w:rPr>
            <w:delText>UC</w:delText>
          </w:r>
          <w:r w:rsidDel="00242197">
            <w:rPr>
              <w:sz w:val="24"/>
            </w:rPr>
            <w:delText>;</w:delText>
          </w:r>
        </w:del>
      </w:ins>
    </w:p>
    <w:p w14:paraId="1F34CBCD" w14:textId="624939C6" w:rsidR="0012204B" w:rsidDel="00242197" w:rsidRDefault="0012204B">
      <w:pPr>
        <w:pStyle w:val="a9"/>
        <w:rPr>
          <w:ins w:id="86" w:author="Student" w:date="2024-10-04T11:43:00Z"/>
          <w:del w:id="87" w:author="nikitadorogin@yandex.ru" w:date="2024-10-17T11:53:00Z"/>
        </w:rPr>
        <w:pPrChange w:id="88" w:author="nikitadorogin@yandex.ru" w:date="2024-10-17T11:54:00Z">
          <w:pPr>
            <w:numPr>
              <w:numId w:val="2"/>
            </w:numPr>
            <w:tabs>
              <w:tab w:val="num" w:pos="426"/>
              <w:tab w:val="num" w:pos="928"/>
            </w:tabs>
            <w:spacing w:line="240" w:lineRule="auto"/>
            <w:ind w:left="928" w:firstLine="0"/>
          </w:pPr>
        </w:pPrChange>
      </w:pPr>
      <w:ins w:id="89" w:author="Student" w:date="2024-10-04T11:43:00Z">
        <w:del w:id="90" w:author="nikitadorogin@yandex.ru" w:date="2024-10-17T11:53:00Z">
          <w:r w:rsidDel="00242197">
            <w:delText>исследуемый трехфазный трансформатор</w:delText>
          </w:r>
          <w:r w:rsidRPr="0092349F" w:rsidDel="00242197">
            <w:delText xml:space="preserve">, </w:delText>
          </w:r>
          <w:r w:rsidDel="00242197">
            <w:delText xml:space="preserve">состоящий из трех однофазных Т1, Т2, Т3, вторичные обмотки которого могут соединяться звездой или треугольником переключателями </w:delText>
          </w:r>
          <w:r w:rsidDel="00242197">
            <w:rPr>
              <w:lang w:val="en-US"/>
            </w:rPr>
            <w:delText>S</w:delText>
          </w:r>
          <w:r w:rsidRPr="0092349F" w:rsidDel="00242197">
            <w:delText>1</w:delText>
          </w:r>
          <w:r w:rsidDel="00242197">
            <w:delText>,</w:delText>
          </w:r>
          <w:r w:rsidRPr="0092349F" w:rsidDel="00242197">
            <w:delText xml:space="preserve"> </w:delText>
          </w:r>
          <w:r w:rsidDel="00242197">
            <w:rPr>
              <w:lang w:val="en-US"/>
            </w:rPr>
            <w:delText>S</w:delText>
          </w:r>
          <w:r w:rsidRPr="0092349F" w:rsidDel="00242197">
            <w:delText>2</w:delText>
          </w:r>
          <w:r w:rsidDel="00242197">
            <w:delText>,</w:delText>
          </w:r>
          <w:r w:rsidRPr="0092349F" w:rsidDel="00242197">
            <w:delText xml:space="preserve"> </w:delText>
          </w:r>
          <w:r w:rsidDel="00242197">
            <w:rPr>
              <w:lang w:val="en-US"/>
            </w:rPr>
            <w:delText>S</w:delText>
          </w:r>
          <w:r w:rsidRPr="0092349F" w:rsidDel="00242197">
            <w:delText>3;</w:delText>
          </w:r>
        </w:del>
      </w:ins>
    </w:p>
    <w:p w14:paraId="477B2EEB" w14:textId="1BBCE9AC" w:rsidR="0012204B" w:rsidDel="00242197" w:rsidRDefault="0012204B">
      <w:pPr>
        <w:pStyle w:val="a9"/>
        <w:rPr>
          <w:ins w:id="91" w:author="Student" w:date="2024-10-04T11:43:00Z"/>
          <w:del w:id="92" w:author="nikitadorogin@yandex.ru" w:date="2024-10-17T11:53:00Z"/>
        </w:rPr>
        <w:pPrChange w:id="93" w:author="nikitadorogin@yandex.ru" w:date="2024-10-17T11:54:00Z">
          <w:pPr>
            <w:numPr>
              <w:numId w:val="2"/>
            </w:numPr>
            <w:tabs>
              <w:tab w:val="num" w:pos="426"/>
              <w:tab w:val="num" w:pos="928"/>
            </w:tabs>
            <w:spacing w:line="240" w:lineRule="auto"/>
            <w:ind w:left="928" w:firstLine="0"/>
          </w:pPr>
        </w:pPrChange>
      </w:pPr>
      <w:ins w:id="94" w:author="Student" w:date="2024-10-04T11:43:00Z">
        <w:del w:id="95" w:author="nikitadorogin@yandex.ru" w:date="2024-10-17T11:53:00Z">
          <w:r w:rsidRPr="0092349F" w:rsidDel="00242197">
            <w:delText xml:space="preserve">нагрузочные резисторы </w:delText>
          </w:r>
          <w:r w:rsidDel="00242197">
            <w:rPr>
              <w:lang w:val="en-US"/>
            </w:rPr>
            <w:delText>RH</w:delText>
          </w:r>
          <w:r w:rsidDel="00242197">
            <w:delText xml:space="preserve">, коммутируемые переключателями </w:delText>
          </w:r>
          <w:r w:rsidDel="00242197">
            <w:rPr>
              <w:lang w:val="en-US"/>
            </w:rPr>
            <w:delText>S</w:delText>
          </w:r>
          <w:r w:rsidDel="00242197">
            <w:delText>4,</w:delText>
          </w:r>
          <w:r w:rsidRPr="0092349F" w:rsidDel="00242197">
            <w:delText xml:space="preserve"> </w:delText>
          </w:r>
          <w:r w:rsidDel="00242197">
            <w:rPr>
              <w:lang w:val="en-US"/>
            </w:rPr>
            <w:delText>S</w:delText>
          </w:r>
          <w:r w:rsidDel="00242197">
            <w:delText>5,</w:delText>
          </w:r>
          <w:r w:rsidRPr="0092349F" w:rsidDel="00242197">
            <w:delText xml:space="preserve"> </w:delText>
          </w:r>
          <w:r w:rsidDel="00242197">
            <w:rPr>
              <w:lang w:val="en-US"/>
            </w:rPr>
            <w:delText>S</w:delText>
          </w:r>
          <w:r w:rsidDel="00242197">
            <w:delText>6 в  звезду или треугольник (</w:delText>
          </w:r>
          <w:r w:rsidRPr="0092349F" w:rsidDel="00242197">
            <w:delText xml:space="preserve">в каждой фазе резисторы </w:delText>
          </w:r>
          <w:r w:rsidDel="00242197">
            <w:rPr>
              <w:lang w:val="en-US"/>
            </w:rPr>
            <w:delText>RH</w:delText>
          </w:r>
          <w:r w:rsidDel="00242197">
            <w:delText xml:space="preserve"> приняты одинаковыми)</w:delText>
          </w:r>
          <w:r w:rsidRPr="00AA6826" w:rsidDel="00242197">
            <w:delText>;</w:delText>
          </w:r>
        </w:del>
      </w:ins>
    </w:p>
    <w:p w14:paraId="5BC3D718" w14:textId="2B3BE428" w:rsidR="0012204B" w:rsidDel="00242197" w:rsidRDefault="0012204B">
      <w:pPr>
        <w:pStyle w:val="a9"/>
        <w:rPr>
          <w:ins w:id="96" w:author="Student" w:date="2024-10-04T11:43:00Z"/>
          <w:del w:id="97" w:author="nikitadorogin@yandex.ru" w:date="2024-10-17T11:53:00Z"/>
        </w:rPr>
        <w:pPrChange w:id="98" w:author="nikitadorogin@yandex.ru" w:date="2024-10-17T11:54:00Z">
          <w:pPr>
            <w:numPr>
              <w:numId w:val="2"/>
            </w:numPr>
            <w:tabs>
              <w:tab w:val="num" w:pos="426"/>
              <w:tab w:val="num" w:pos="928"/>
            </w:tabs>
            <w:spacing w:line="240" w:lineRule="auto"/>
            <w:ind w:left="928" w:firstLine="0"/>
          </w:pPr>
        </w:pPrChange>
      </w:pPr>
      <w:ins w:id="99" w:author="Student" w:date="2024-10-04T11:43:00Z">
        <w:del w:id="100" w:author="nikitadorogin@yandex.ru" w:date="2024-10-17T11:53:00Z">
          <w:r w:rsidDel="00242197">
            <w:delText xml:space="preserve">вольтметры  </w:delText>
          </w:r>
          <w:r w:rsidDel="00242197">
            <w:rPr>
              <w:lang w:val="en-US"/>
            </w:rPr>
            <w:delText>U</w:delText>
          </w:r>
          <w:r w:rsidRPr="00FA54AB" w:rsidDel="00242197">
            <w:delText>2</w:delText>
          </w:r>
          <w:r w:rsidDel="00242197">
            <w:delText xml:space="preserve"> и</w:delText>
          </w:r>
          <w:r w:rsidRPr="0092349F" w:rsidDel="00242197">
            <w:delText xml:space="preserve"> </w:delText>
          </w:r>
          <w:r w:rsidDel="00242197">
            <w:rPr>
              <w:lang w:val="en-US"/>
            </w:rPr>
            <w:delText>Ubc</w:delText>
          </w:r>
          <w:r w:rsidRPr="00FA54AB" w:rsidDel="00242197">
            <w:delText xml:space="preserve"> </w:delText>
          </w:r>
          <w:r w:rsidRPr="0092349F" w:rsidDel="00242197">
            <w:delText xml:space="preserve">служат </w:delText>
          </w:r>
          <w:r w:rsidDel="00242197">
            <w:delText>для измерения фазного и линейного напряжений  на вторичной стороне трансформатора;</w:delText>
          </w:r>
        </w:del>
      </w:ins>
    </w:p>
    <w:p w14:paraId="031F98E0" w14:textId="59F0621C" w:rsidR="0012204B" w:rsidDel="00242197" w:rsidRDefault="0012204B">
      <w:pPr>
        <w:pStyle w:val="a9"/>
        <w:rPr>
          <w:ins w:id="101" w:author="Student" w:date="2024-10-04T11:43:00Z"/>
          <w:del w:id="102" w:author="nikitadorogin@yandex.ru" w:date="2024-10-17T11:53:00Z"/>
        </w:rPr>
        <w:pPrChange w:id="103" w:author="nikitadorogin@yandex.ru" w:date="2024-10-17T11:54:00Z">
          <w:pPr>
            <w:numPr>
              <w:numId w:val="2"/>
            </w:numPr>
            <w:tabs>
              <w:tab w:val="num" w:pos="426"/>
              <w:tab w:val="num" w:pos="928"/>
            </w:tabs>
            <w:spacing w:line="240" w:lineRule="auto"/>
            <w:ind w:left="928" w:firstLine="0"/>
          </w:pPr>
        </w:pPrChange>
      </w:pPr>
      <w:ins w:id="104" w:author="Student" w:date="2024-10-04T11:43:00Z">
        <w:del w:id="105" w:author="nikitadorogin@yandex.ru" w:date="2024-10-17T11:53:00Z">
          <w:r w:rsidDel="00242197">
            <w:delText xml:space="preserve">амперметры </w:delText>
          </w:r>
          <w:r w:rsidDel="00242197">
            <w:rPr>
              <w:lang w:val="en-US"/>
            </w:rPr>
            <w:delText>I</w:delText>
          </w:r>
          <w:r w:rsidDel="00242197">
            <w:delText xml:space="preserve">1, </w:delText>
          </w:r>
          <w:r w:rsidDel="00242197">
            <w:rPr>
              <w:lang w:val="en-US"/>
            </w:rPr>
            <w:delText>I</w:delText>
          </w:r>
          <w:r w:rsidRPr="00FA54AB" w:rsidDel="00242197">
            <w:delText>2</w:delText>
          </w:r>
          <w:r w:rsidDel="00242197">
            <w:delText xml:space="preserve"> и </w:delText>
          </w:r>
          <w:r w:rsidDel="00242197">
            <w:rPr>
              <w:lang w:val="en-US"/>
            </w:rPr>
            <w:delText>IL</w:delText>
          </w:r>
          <w:r w:rsidRPr="00FA54AB" w:rsidDel="00242197">
            <w:delText xml:space="preserve"> </w:delText>
          </w:r>
          <w:r w:rsidDel="00242197">
            <w:delText>соответственно</w:delText>
          </w:r>
          <w:r w:rsidRPr="00FA54AB" w:rsidDel="00242197">
            <w:delText xml:space="preserve"> </w:delText>
          </w:r>
          <w:r w:rsidDel="00242197">
            <w:delText>измеряют фазный ток первичной обмотки, вторичной  и линейный ток</w:delText>
          </w:r>
          <w:r w:rsidRPr="0092349F" w:rsidDel="00242197">
            <w:delText>;</w:delText>
          </w:r>
        </w:del>
      </w:ins>
    </w:p>
    <w:p w14:paraId="714F8ECA" w14:textId="33768ED2" w:rsidR="00242197" w:rsidRDefault="0012204B" w:rsidP="00824A49">
      <w:pPr>
        <w:pStyle w:val="a9"/>
        <w:rPr>
          <w:ins w:id="106" w:author="nikitadorogin@yandex.ru" w:date="2024-10-17T11:54:00Z"/>
        </w:rPr>
        <w:pPrChange w:id="107" w:author="nikitadorogin@yandex.ru" w:date="2024-10-17T11:54:00Z">
          <w:pPr>
            <w:pStyle w:val="a9"/>
            <w:ind w:firstLine="720"/>
          </w:pPr>
        </w:pPrChange>
      </w:pPr>
      <w:ins w:id="108" w:author="Student" w:date="2024-10-04T11:43:00Z">
        <w:del w:id="109" w:author="nikitadorogin@yandex.ru" w:date="2024-10-17T11:53:00Z">
          <w:r w:rsidDel="00242197">
            <w:delText>осциллограф предназначен для измерения угла сдвига фаз между напряжением и током.</w:delText>
          </w:r>
        </w:del>
        <w:del w:id="110" w:author="nikitadorogin@yandex.ru" w:date="2024-10-17T11:54:00Z">
          <w:r w:rsidRPr="0092349F" w:rsidDel="00242197">
            <w:delText xml:space="preserve"> </w:delText>
          </w:r>
        </w:del>
      </w:ins>
      <w:ins w:id="111" w:author="nikitadorogin@yandex.ru" w:date="2024-10-23T15:09:00Z">
        <w:r w:rsidR="00824A49">
          <w:t>Модель выпрямителя в формате EWB представлена на рисунке</w:t>
        </w:r>
      </w:ins>
      <w:ins w:id="112" w:author="nikitadorogin@yandex.ru" w:date="2024-10-17T11:54:00Z">
        <w:r w:rsidR="00242197">
          <w:t xml:space="preserve">. </w:t>
        </w:r>
      </w:ins>
    </w:p>
    <w:p w14:paraId="1425DAB0" w14:textId="77777777" w:rsidR="00242197" w:rsidRPr="00916679" w:rsidRDefault="00242197" w:rsidP="00242197">
      <w:pPr>
        <w:pStyle w:val="a9"/>
        <w:rPr>
          <w:ins w:id="113" w:author="nikitadorogin@yandex.ru" w:date="2024-10-17T11:54:00Z"/>
        </w:rPr>
      </w:pPr>
      <w:ins w:id="114" w:author="nikitadorogin@yandex.ru" w:date="2024-10-17T11:54:00Z">
        <w:r>
          <w:t>Модель</w:t>
        </w:r>
        <w:r>
          <w:rPr>
            <w:lang w:val="ru-RU"/>
          </w:rPr>
          <w:t xml:space="preserve">  </w:t>
        </w:r>
        <w:r>
          <w:t>содержит:</w:t>
        </w:r>
      </w:ins>
    </w:p>
    <w:p w14:paraId="1D7FE4E9" w14:textId="77777777" w:rsidR="00824A49" w:rsidRDefault="00824A49" w:rsidP="00824A49">
      <w:pPr>
        <w:numPr>
          <w:ilvl w:val="0"/>
          <w:numId w:val="6"/>
        </w:numPr>
        <w:spacing w:line="240" w:lineRule="auto"/>
        <w:ind w:left="0" w:firstLine="1418"/>
        <w:rPr>
          <w:ins w:id="115" w:author="nikitadorogin@yandex.ru" w:date="2024-10-23T15:11:00Z"/>
        </w:rPr>
      </w:pPr>
      <w:ins w:id="116" w:author="nikitadorogin@yandex.ru" w:date="2024-10-23T15:11:00Z">
        <w:r>
          <w:t xml:space="preserve">источник напряжения переменного тока </w:t>
        </w:r>
        <w:r>
          <w:rPr>
            <w:lang w:val="en-US"/>
          </w:rPr>
          <w:t>U</w:t>
        </w:r>
        <w:r>
          <w:t>1;</w:t>
        </w:r>
      </w:ins>
    </w:p>
    <w:p w14:paraId="4E7D7258" w14:textId="77777777" w:rsidR="00824A49" w:rsidRDefault="00824A49" w:rsidP="00824A49">
      <w:pPr>
        <w:numPr>
          <w:ilvl w:val="0"/>
          <w:numId w:val="6"/>
        </w:numPr>
        <w:spacing w:line="240" w:lineRule="auto"/>
        <w:ind w:left="0" w:firstLine="1418"/>
        <w:rPr>
          <w:ins w:id="117" w:author="nikitadorogin@yandex.ru" w:date="2024-10-23T15:11:00Z"/>
        </w:rPr>
      </w:pPr>
      <w:ins w:id="118" w:author="nikitadorogin@yandex.ru" w:date="2024-10-23T15:11:00Z">
        <w:r>
          <w:t xml:space="preserve">однофазный трансформатор </w:t>
        </w:r>
        <w:r>
          <w:rPr>
            <w:lang w:val="en-US"/>
          </w:rPr>
          <w:t>TV1</w:t>
        </w:r>
        <w:r>
          <w:t>;</w:t>
        </w:r>
      </w:ins>
    </w:p>
    <w:p w14:paraId="3D98808C" w14:textId="77777777" w:rsidR="00824A49" w:rsidRDefault="00824A49" w:rsidP="00824A49">
      <w:pPr>
        <w:numPr>
          <w:ilvl w:val="0"/>
          <w:numId w:val="6"/>
        </w:numPr>
        <w:spacing w:line="240" w:lineRule="auto"/>
        <w:ind w:left="0" w:firstLine="1418"/>
        <w:rPr>
          <w:ins w:id="119" w:author="nikitadorogin@yandex.ru" w:date="2024-10-23T15:11:00Z"/>
        </w:rPr>
      </w:pPr>
      <w:ins w:id="120" w:author="nikitadorogin@yandex.ru" w:date="2024-10-23T15:11:00Z">
        <w:r>
          <w:t xml:space="preserve">однофазный мостовой выпрямитель </w:t>
        </w:r>
        <w:r>
          <w:rPr>
            <w:lang w:val="en-US"/>
          </w:rPr>
          <w:t>VD;</w:t>
        </w:r>
      </w:ins>
    </w:p>
    <w:p w14:paraId="1E8847E3" w14:textId="77777777" w:rsidR="00824A49" w:rsidRDefault="00824A49" w:rsidP="00824A49">
      <w:pPr>
        <w:numPr>
          <w:ilvl w:val="0"/>
          <w:numId w:val="6"/>
        </w:numPr>
        <w:spacing w:line="240" w:lineRule="auto"/>
        <w:ind w:left="0" w:firstLine="1418"/>
        <w:rPr>
          <w:ins w:id="121" w:author="nikitadorogin@yandex.ru" w:date="2024-10-23T15:11:00Z"/>
        </w:rPr>
      </w:pPr>
      <w:ins w:id="122" w:author="nikitadorogin@yandex.ru" w:date="2024-10-23T15:11:00Z">
        <w:r>
          <w:t xml:space="preserve">ключ </w:t>
        </w:r>
        <w:r>
          <w:rPr>
            <w:lang w:val="en-US"/>
          </w:rPr>
          <w:t>K</w:t>
        </w:r>
        <w:r>
          <w:t>, шунтирующий  резистор 10 кОм;</w:t>
        </w:r>
      </w:ins>
    </w:p>
    <w:p w14:paraId="6D3A9ED0" w14:textId="77777777" w:rsidR="00824A49" w:rsidRDefault="00824A49" w:rsidP="00824A49">
      <w:pPr>
        <w:numPr>
          <w:ilvl w:val="0"/>
          <w:numId w:val="6"/>
        </w:numPr>
        <w:spacing w:line="240" w:lineRule="auto"/>
        <w:ind w:left="0" w:firstLine="1418"/>
        <w:rPr>
          <w:ins w:id="123" w:author="nikitadorogin@yandex.ru" w:date="2024-10-23T15:11:00Z"/>
        </w:rPr>
      </w:pPr>
      <w:ins w:id="124" w:author="nikitadorogin@yandex.ru" w:date="2024-10-23T15:11:00Z">
        <w:r>
          <w:t xml:space="preserve">нагрузочный резистор </w:t>
        </w:r>
        <w:r>
          <w:rPr>
            <w:lang w:val="en-US"/>
          </w:rPr>
          <w:t>R</w:t>
        </w:r>
        <w:r>
          <w:t>Н;</w:t>
        </w:r>
      </w:ins>
    </w:p>
    <w:p w14:paraId="7CEB791C" w14:textId="77777777" w:rsidR="00824A49" w:rsidRDefault="00824A49" w:rsidP="00824A49">
      <w:pPr>
        <w:numPr>
          <w:ilvl w:val="0"/>
          <w:numId w:val="6"/>
        </w:numPr>
        <w:spacing w:line="240" w:lineRule="auto"/>
        <w:ind w:left="0" w:firstLine="1418"/>
        <w:rPr>
          <w:ins w:id="125" w:author="nikitadorogin@yandex.ru" w:date="2024-10-23T15:11:00Z"/>
        </w:rPr>
      </w:pPr>
      <w:ins w:id="126" w:author="nikitadorogin@yandex.ru" w:date="2024-10-23T15:11:00Z">
        <w:r>
          <w:t>измерительные приборы.</w:t>
        </w:r>
      </w:ins>
    </w:p>
    <w:p w14:paraId="450D2E41" w14:textId="7AD43BD0" w:rsidR="00242197" w:rsidRDefault="00824A49">
      <w:pPr>
        <w:spacing w:line="240" w:lineRule="auto"/>
        <w:ind w:firstLine="0"/>
        <w:rPr>
          <w:ins w:id="127" w:author="nikitadorogin@yandex.ru" w:date="2024-10-17T11:54:00Z"/>
        </w:rPr>
        <w:pPrChange w:id="128" w:author="nikitadorogin@yandex.ru" w:date="2024-10-17T11:56:00Z">
          <w:pPr>
            <w:numPr>
              <w:numId w:val="2"/>
            </w:numPr>
            <w:tabs>
              <w:tab w:val="num" w:pos="928"/>
            </w:tabs>
            <w:spacing w:line="240" w:lineRule="auto"/>
            <w:ind w:left="928" w:firstLine="600"/>
          </w:pPr>
        </w:pPrChange>
      </w:pPr>
      <w:ins w:id="129" w:author="nikitadorogin@yandex.ru" w:date="2024-10-23T15:11:00Z">
        <w:r>
          <w:rPr>
            <w:noProof/>
          </w:rPr>
          <w:drawing>
            <wp:inline distT="0" distB="0" distL="0" distR="0" wp14:anchorId="3C8A0CFB" wp14:editId="5D8C5339">
              <wp:extent cx="5939790" cy="2545715"/>
              <wp:effectExtent l="0" t="0" r="3810" b="6985"/>
              <wp:docPr id="5" name="Рисунок 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39"/>
                      <pic:cNvPicPr>
                        <a:picLocks noChangeAspect="1" noChangeArrowheads="1"/>
                      </pic:cNvPicPr>
                    </pic:nvPicPr>
                    <pic:blipFill>
                      <a:blip r:embed="rId8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939790" cy="25457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p w14:paraId="6E388517" w14:textId="6EFCED02" w:rsidR="0012204B" w:rsidRDefault="0012204B">
      <w:pPr>
        <w:pStyle w:val="a9"/>
        <w:ind w:firstLine="567"/>
        <w:rPr>
          <w:ins w:id="130" w:author="Student" w:date="2024-10-04T11:43:00Z"/>
        </w:rPr>
        <w:pPrChange w:id="131" w:author="nikitadorogin@yandex.ru" w:date="2024-10-17T11:53:00Z">
          <w:pPr>
            <w:numPr>
              <w:numId w:val="2"/>
            </w:numPr>
            <w:tabs>
              <w:tab w:val="num" w:pos="426"/>
              <w:tab w:val="num" w:pos="928"/>
            </w:tabs>
            <w:spacing w:line="240" w:lineRule="auto"/>
            <w:ind w:left="928" w:firstLine="0"/>
          </w:pPr>
        </w:pPrChange>
      </w:pPr>
    </w:p>
    <w:p w14:paraId="58D201E2" w14:textId="43787294" w:rsidR="008E14E7" w:rsidDel="0012204B" w:rsidRDefault="0012204B" w:rsidP="0012204B">
      <w:pPr>
        <w:ind w:firstLine="0"/>
        <w:rPr>
          <w:del w:id="132" w:author="Student" w:date="2024-10-04T11:41:00Z"/>
          <w:b/>
        </w:rPr>
      </w:pPr>
      <w:ins w:id="133" w:author="Student" w:date="2024-10-04T11:43:00Z">
        <w:r>
          <w:rPr>
            <w:b/>
          </w:rPr>
          <w:tab/>
        </w:r>
        <w:del w:id="134" w:author="nikitadorogin@yandex.ru" w:date="2024-10-17T11:53:00Z">
          <w:r w:rsidDel="00242197">
            <w:rPr>
              <w:noProof/>
            </w:rPr>
            <w:drawing>
              <wp:inline distT="0" distB="0" distL="0" distR="0" wp14:anchorId="3DDA796D" wp14:editId="7ED07F17">
                <wp:extent cx="4697260" cy="3846250"/>
                <wp:effectExtent l="0" t="0" r="8255" b="1905"/>
                <wp:docPr id="698305473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7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700692" cy="3849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del>
      </w:ins>
      <w:del w:id="135" w:author="Student" w:date="2024-10-04T11:41:00Z">
        <w:r w:rsidR="008E14E7" w:rsidDel="0012204B">
          <w:rPr>
            <w:b/>
          </w:rPr>
          <w:tab/>
        </w:r>
        <w:r w:rsidR="008E14E7" w:rsidDel="0012204B">
          <w:delText>Схема линейного однофазного трансформатора (модель трансформатора в формате EWB) представлена на рисунке 3.16.</w:delText>
        </w:r>
      </w:del>
    </w:p>
    <w:p w14:paraId="16C3AC94" w14:textId="77777777" w:rsidR="0012204B" w:rsidDel="00824A49" w:rsidRDefault="0012204B" w:rsidP="0012204B">
      <w:pPr>
        <w:ind w:firstLine="0"/>
        <w:rPr>
          <w:ins w:id="136" w:author="Student" w:date="2024-10-04T11:44:00Z"/>
          <w:del w:id="137" w:author="nikitadorogin@yandex.ru" w:date="2024-10-23T15:12:00Z"/>
        </w:rPr>
      </w:pPr>
    </w:p>
    <w:p w14:paraId="62A8F777" w14:textId="77777777" w:rsidR="00242197" w:rsidRDefault="00242197" w:rsidP="0012204B">
      <w:pPr>
        <w:ind w:firstLine="0"/>
        <w:rPr>
          <w:ins w:id="138" w:author="nikitadorogin@yandex.ru" w:date="2024-10-17T11:59:00Z"/>
          <w:b/>
          <w:lang w:val="ru-RU"/>
        </w:rPr>
      </w:pPr>
    </w:p>
    <w:p w14:paraId="14DF303B" w14:textId="2A964A31" w:rsidR="008E14E7" w:rsidDel="00C76482" w:rsidRDefault="0012204B" w:rsidP="0012204B">
      <w:pPr>
        <w:ind w:firstLine="0"/>
        <w:rPr>
          <w:del w:id="139" w:author="Student" w:date="2024-10-04T11:41:00Z"/>
          <w:b/>
          <w:lang w:val="ru-RU"/>
        </w:rPr>
      </w:pPr>
      <w:ins w:id="140" w:author="Student" w:date="2024-10-04T11:44:00Z">
        <w:r>
          <w:rPr>
            <w:b/>
            <w:lang w:val="ru-RU"/>
          </w:rPr>
          <w:t>1.3 Ход работы:</w:t>
        </w:r>
      </w:ins>
      <w:del w:id="141" w:author="Student" w:date="2024-10-04T11:41:00Z">
        <w:r w:rsidR="008E14E7" w:rsidDel="0012204B">
          <w:rPr>
            <w:noProof/>
          </w:rPr>
          <w:drawing>
            <wp:inline distT="0" distB="0" distL="0" distR="0" wp14:anchorId="34456AFE" wp14:editId="4BE3D8B3">
              <wp:extent cx="5939790" cy="2763520"/>
              <wp:effectExtent l="0" t="0" r="3810" b="0"/>
              <wp:docPr id="1441483268" name="Рисунок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58"/>
                      <pic:cNvPicPr>
                        <a:picLocks noChangeAspect="1" noChangeArrowheads="1"/>
                      </pic:cNvPicPr>
                    </pic:nvPicPr>
                    <pic:blipFill>
                      <a:blip r:embed="rId10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939790" cy="27635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del>
    </w:p>
    <w:p w14:paraId="7FE01EC3" w14:textId="77777777" w:rsidR="00C76482" w:rsidRDefault="00C76482" w:rsidP="0012204B">
      <w:pPr>
        <w:ind w:firstLine="0"/>
        <w:rPr>
          <w:ins w:id="142" w:author="Student" w:date="2024-10-18T11:57:00Z"/>
          <w:b/>
          <w:lang w:val="ru-RU"/>
        </w:rPr>
      </w:pPr>
    </w:p>
    <w:p w14:paraId="1487C825" w14:textId="77D33F70" w:rsidR="0012204B" w:rsidRPr="00C76482" w:rsidDel="00824A49" w:rsidRDefault="00C76482" w:rsidP="0012204B">
      <w:pPr>
        <w:ind w:firstLine="0"/>
        <w:rPr>
          <w:ins w:id="143" w:author="Student" w:date="2024-10-04T11:44:00Z"/>
          <w:del w:id="144" w:author="nikitadorogin@yandex.ru" w:date="2024-10-23T15:13:00Z"/>
          <w:bCs/>
          <w:lang w:val="ru-RU"/>
          <w:rPrChange w:id="145" w:author="Student" w:date="2024-10-18T11:57:00Z">
            <w:rPr>
              <w:ins w:id="146" w:author="Student" w:date="2024-10-04T11:44:00Z"/>
              <w:del w:id="147" w:author="nikitadorogin@yandex.ru" w:date="2024-10-23T15:13:00Z"/>
              <w:b/>
              <w:lang w:val="ru-RU"/>
            </w:rPr>
          </w:rPrChange>
        </w:rPr>
      </w:pPr>
      <w:ins w:id="148" w:author="Student" w:date="2024-10-18T11:57:00Z">
        <w:del w:id="149" w:author="nikitadorogin@yandex.ru" w:date="2024-10-23T15:13:00Z">
          <w:r w:rsidDel="00824A49">
            <w:rPr>
              <w:bCs/>
              <w:lang w:val="ru-RU"/>
            </w:rPr>
            <w:delText>Обратное напряжение = 50 В</w:delText>
          </w:r>
        </w:del>
      </w:ins>
    </w:p>
    <w:p w14:paraId="3818DBEA" w14:textId="7B659798" w:rsidR="0012204B" w:rsidDel="00242197" w:rsidRDefault="00701B2A" w:rsidP="0012204B">
      <w:pPr>
        <w:ind w:firstLine="0"/>
        <w:rPr>
          <w:ins w:id="150" w:author="Student" w:date="2024-10-04T11:51:00Z"/>
          <w:del w:id="151" w:author="nikitadorogin@yandex.ru" w:date="2024-10-17T11:57:00Z"/>
          <w:bCs/>
          <w:lang w:val="ru-RU"/>
        </w:rPr>
      </w:pPr>
      <w:ins w:id="152" w:author="Student" w:date="2024-10-04T11:51:00Z">
        <w:del w:id="153" w:author="nikitadorogin@yandex.ru" w:date="2024-10-17T11:57:00Z">
          <w:r w:rsidDel="00242197">
            <w:rPr>
              <w:bCs/>
              <w:lang w:val="ru-RU"/>
            </w:rPr>
            <w:delText>Все вверх – треугольник, все вниз – звезда</w:delText>
          </w:r>
        </w:del>
      </w:ins>
    </w:p>
    <w:p w14:paraId="082B3F02" w14:textId="512FEEA3" w:rsidR="00701B2A" w:rsidRPr="00701B2A" w:rsidDel="00242197" w:rsidRDefault="00701B2A" w:rsidP="0012204B">
      <w:pPr>
        <w:ind w:firstLine="0"/>
        <w:rPr>
          <w:ins w:id="154" w:author="Student" w:date="2024-10-04T11:51:00Z"/>
          <w:del w:id="155" w:author="nikitadorogin@yandex.ru" w:date="2024-10-17T11:57:00Z"/>
          <w:b/>
          <w:lang w:val="ru-RU"/>
          <w:rPrChange w:id="156" w:author="Student" w:date="2024-10-04T11:52:00Z">
            <w:rPr>
              <w:ins w:id="157" w:author="Student" w:date="2024-10-04T11:51:00Z"/>
              <w:del w:id="158" w:author="nikitadorogin@yandex.ru" w:date="2024-10-17T11:57:00Z"/>
              <w:bCs/>
              <w:lang w:val="ru-RU"/>
            </w:rPr>
          </w:rPrChange>
        </w:rPr>
      </w:pPr>
      <w:ins w:id="159" w:author="Student" w:date="2024-10-04T11:52:00Z">
        <w:del w:id="160" w:author="nikitadorogin@yandex.ru" w:date="2024-10-17T11:57:00Z">
          <w:r w:rsidRPr="00701B2A" w:rsidDel="00242197">
            <w:rPr>
              <w:b/>
              <w:lang w:val="ru-RU"/>
              <w:rPrChange w:id="161" w:author="Student" w:date="2024-10-04T11:52:00Z">
                <w:rPr>
                  <w:bCs/>
                  <w:lang w:val="ru-RU"/>
                </w:rPr>
              </w:rPrChange>
            </w:rPr>
            <w:delText>Результаты определения КПД  трансформатора:</w:delText>
          </w:r>
        </w:del>
      </w:ins>
    </w:p>
    <w:tbl>
      <w:tblPr>
        <w:tblW w:w="98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  <w:tblPrChange w:id="162" w:author="Student" w:date="2024-10-04T11:56:00Z">
          <w:tblPr>
            <w:tblW w:w="0" w:type="auto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Look w:val="0000" w:firstRow="0" w:lastRow="0" w:firstColumn="0" w:lastColumn="0" w:noHBand="0" w:noVBand="0"/>
          </w:tblPr>
        </w:tblPrChange>
      </w:tblPr>
      <w:tblGrid>
        <w:gridCol w:w="1555"/>
        <w:gridCol w:w="708"/>
        <w:gridCol w:w="863"/>
        <w:gridCol w:w="668"/>
        <w:gridCol w:w="850"/>
        <w:gridCol w:w="709"/>
        <w:gridCol w:w="1163"/>
        <w:gridCol w:w="893"/>
        <w:gridCol w:w="1236"/>
        <w:gridCol w:w="1203"/>
        <w:tblGridChange w:id="163">
          <w:tblGrid>
            <w:gridCol w:w="1754"/>
            <w:gridCol w:w="686"/>
            <w:gridCol w:w="686"/>
            <w:gridCol w:w="668"/>
            <w:gridCol w:w="850"/>
            <w:gridCol w:w="709"/>
            <w:gridCol w:w="820"/>
            <w:gridCol w:w="1236"/>
            <w:gridCol w:w="1236"/>
            <w:gridCol w:w="1203"/>
          </w:tblGrid>
        </w:tblGridChange>
      </w:tblGrid>
      <w:tr w:rsidR="00701B2A" w:rsidRPr="00701B2A" w:rsidDel="00242197" w14:paraId="149C662B" w14:textId="5B7EC7FA" w:rsidTr="00701B2A">
        <w:trPr>
          <w:cantSplit/>
          <w:trHeight w:val="680"/>
          <w:ins w:id="164" w:author="Student" w:date="2024-10-04T11:51:00Z"/>
          <w:del w:id="165" w:author="nikitadorogin@yandex.ru" w:date="2024-10-17T11:57:00Z"/>
          <w:trPrChange w:id="166" w:author="Student" w:date="2024-10-04T11:56:00Z">
            <w:trPr>
              <w:cantSplit/>
            </w:trPr>
          </w:trPrChange>
        </w:trPr>
        <w:tc>
          <w:tcPr>
            <w:tcW w:w="6516" w:type="dxa"/>
            <w:gridSpan w:val="7"/>
            <w:tcPrChange w:id="167" w:author="Student" w:date="2024-10-04T11:56:00Z">
              <w:tcPr>
                <w:tcW w:w="6173" w:type="dxa"/>
                <w:gridSpan w:val="7"/>
              </w:tcPr>
            </w:tcPrChange>
          </w:tcPr>
          <w:p w14:paraId="56BB48A3" w14:textId="7F03CCFB" w:rsidR="00701B2A" w:rsidRPr="00701B2A" w:rsidDel="00242197" w:rsidRDefault="00701B2A" w:rsidP="00701B2A">
            <w:pPr>
              <w:spacing w:line="240" w:lineRule="auto"/>
              <w:ind w:firstLine="0"/>
              <w:jc w:val="center"/>
              <w:rPr>
                <w:ins w:id="168" w:author="Student" w:date="2024-10-04T11:51:00Z"/>
                <w:del w:id="169" w:author="nikitadorogin@yandex.ru" w:date="2024-10-17T11:57:00Z"/>
                <w:b/>
                <w:szCs w:val="20"/>
                <w:lang w:val="ru-RU"/>
              </w:rPr>
            </w:pPr>
            <w:ins w:id="170" w:author="Student" w:date="2024-10-04T11:51:00Z">
              <w:del w:id="171" w:author="nikitadorogin@yandex.ru" w:date="2024-10-17T11:57:00Z">
                <w:r w:rsidRPr="00701B2A" w:rsidDel="00242197">
                  <w:rPr>
                    <w:b/>
                    <w:szCs w:val="20"/>
                    <w:lang w:val="ru-RU"/>
                  </w:rPr>
                  <w:delText>Измеренные параметры</w:delText>
                </w:r>
              </w:del>
            </w:ins>
          </w:p>
        </w:tc>
        <w:tc>
          <w:tcPr>
            <w:tcW w:w="3332" w:type="dxa"/>
            <w:gridSpan w:val="3"/>
            <w:tcPrChange w:id="172" w:author="Student" w:date="2024-10-04T11:56:00Z">
              <w:tcPr>
                <w:tcW w:w="3675" w:type="dxa"/>
                <w:gridSpan w:val="3"/>
              </w:tcPr>
            </w:tcPrChange>
          </w:tcPr>
          <w:p w14:paraId="69DE6A2E" w14:textId="3C77D04C" w:rsidR="00701B2A" w:rsidRPr="00701B2A" w:rsidDel="00242197" w:rsidRDefault="00701B2A" w:rsidP="00701B2A">
            <w:pPr>
              <w:keepNext/>
              <w:spacing w:line="240" w:lineRule="auto"/>
              <w:ind w:firstLine="0"/>
              <w:jc w:val="center"/>
              <w:outlineLvl w:val="1"/>
              <w:rPr>
                <w:ins w:id="173" w:author="Student" w:date="2024-10-04T11:51:00Z"/>
                <w:del w:id="174" w:author="nikitadorogin@yandex.ru" w:date="2024-10-17T11:57:00Z"/>
                <w:b/>
                <w:bCs/>
                <w:iCs/>
                <w:lang w:val="ru-RU"/>
              </w:rPr>
            </w:pPr>
            <w:ins w:id="175" w:author="Student" w:date="2024-10-04T11:51:00Z">
              <w:del w:id="176" w:author="nikitadorogin@yandex.ru" w:date="2024-10-17T11:57:00Z">
                <w:r w:rsidRPr="00701B2A" w:rsidDel="00242197">
                  <w:rPr>
                    <w:b/>
                    <w:bCs/>
                    <w:iCs/>
                    <w:lang w:val="ru-RU"/>
                  </w:rPr>
                  <w:delText>Расчетные параметры</w:delText>
                </w:r>
              </w:del>
            </w:ins>
          </w:p>
        </w:tc>
      </w:tr>
      <w:tr w:rsidR="00701B2A" w:rsidRPr="00701B2A" w:rsidDel="00242197" w14:paraId="08C7B2DD" w14:textId="1E1E5BC7" w:rsidTr="00701B2A">
        <w:trPr>
          <w:cantSplit/>
          <w:ins w:id="177" w:author="Student" w:date="2024-10-04T11:51:00Z"/>
          <w:del w:id="178" w:author="nikitadorogin@yandex.ru" w:date="2024-10-17T11:57:00Z"/>
          <w:trPrChange w:id="179" w:author="Student" w:date="2024-10-04T11:56:00Z">
            <w:trPr>
              <w:cantSplit/>
            </w:trPr>
          </w:trPrChange>
        </w:trPr>
        <w:tc>
          <w:tcPr>
            <w:tcW w:w="1555" w:type="dxa"/>
            <w:tcPrChange w:id="180" w:author="Student" w:date="2024-10-04T11:56:00Z">
              <w:tcPr>
                <w:tcW w:w="1754" w:type="dxa"/>
              </w:tcPr>
            </w:tcPrChange>
          </w:tcPr>
          <w:p w14:paraId="4F0831F9" w14:textId="5FCA9126" w:rsidR="00701B2A" w:rsidRPr="00701B2A" w:rsidDel="00242197" w:rsidRDefault="00701B2A" w:rsidP="00701B2A">
            <w:pPr>
              <w:spacing w:line="240" w:lineRule="auto"/>
              <w:ind w:firstLine="0"/>
              <w:jc w:val="center"/>
              <w:rPr>
                <w:ins w:id="181" w:author="Student" w:date="2024-10-04T11:51:00Z"/>
                <w:del w:id="182" w:author="nikitadorogin@yandex.ru" w:date="2024-10-17T11:57:00Z"/>
                <w:b/>
                <w:szCs w:val="20"/>
                <w:lang w:val="ru-RU"/>
              </w:rPr>
            </w:pPr>
            <w:ins w:id="183" w:author="Student" w:date="2024-10-04T11:51:00Z">
              <w:del w:id="184" w:author="nikitadorogin@yandex.ru" w:date="2024-10-17T11:57:00Z">
                <w:r w:rsidRPr="00701B2A" w:rsidDel="00242197">
                  <w:rPr>
                    <w:b/>
                    <w:szCs w:val="20"/>
                    <w:lang w:val="ru-RU"/>
                  </w:rPr>
                  <w:delText xml:space="preserve">Способ соединения </w:delText>
                </w:r>
              </w:del>
            </w:ins>
          </w:p>
        </w:tc>
        <w:tc>
          <w:tcPr>
            <w:tcW w:w="708" w:type="dxa"/>
            <w:tcPrChange w:id="185" w:author="Student" w:date="2024-10-04T11:56:00Z">
              <w:tcPr>
                <w:tcW w:w="686" w:type="dxa"/>
              </w:tcPr>
            </w:tcPrChange>
          </w:tcPr>
          <w:p w14:paraId="0871F9B3" w14:textId="69FC7CF1" w:rsidR="00701B2A" w:rsidRPr="00701B2A" w:rsidDel="00242197" w:rsidRDefault="00701B2A" w:rsidP="00701B2A">
            <w:pPr>
              <w:spacing w:line="240" w:lineRule="auto"/>
              <w:ind w:firstLine="0"/>
              <w:jc w:val="center"/>
              <w:rPr>
                <w:ins w:id="186" w:author="Student" w:date="2024-10-04T11:51:00Z"/>
                <w:del w:id="187" w:author="nikitadorogin@yandex.ru" w:date="2024-10-17T11:57:00Z"/>
                <w:b/>
                <w:szCs w:val="20"/>
                <w:lang w:val="ru-RU"/>
              </w:rPr>
            </w:pPr>
            <w:ins w:id="188" w:author="Student" w:date="2024-10-04T11:51:00Z">
              <w:del w:id="189" w:author="nikitadorogin@yandex.ru" w:date="2024-10-17T11:57:00Z">
                <w:r w:rsidRPr="00701B2A" w:rsidDel="00242197">
                  <w:rPr>
                    <w:b/>
                    <w:szCs w:val="20"/>
                    <w:lang w:val="en-US"/>
                  </w:rPr>
                  <w:delText>U</w:delText>
                </w:r>
                <w:r w:rsidRPr="00701B2A" w:rsidDel="00242197">
                  <w:rPr>
                    <w:b/>
                    <w:szCs w:val="20"/>
                    <w:vertAlign w:val="subscript"/>
                    <w:lang w:val="ru-RU"/>
                  </w:rPr>
                  <w:delText xml:space="preserve">1 </w:delText>
                </w:r>
                <w:r w:rsidRPr="00701B2A" w:rsidDel="00242197">
                  <w:rPr>
                    <w:b/>
                    <w:szCs w:val="20"/>
                    <w:lang w:val="ru-RU"/>
                  </w:rPr>
                  <w:delText xml:space="preserve">  </w:delText>
                </w:r>
              </w:del>
            </w:ins>
          </w:p>
          <w:p w14:paraId="1784EC25" w14:textId="7DCA4DDC" w:rsidR="00701B2A" w:rsidRPr="00701B2A" w:rsidDel="00242197" w:rsidRDefault="00701B2A" w:rsidP="00701B2A">
            <w:pPr>
              <w:spacing w:line="240" w:lineRule="auto"/>
              <w:ind w:firstLine="0"/>
              <w:jc w:val="center"/>
              <w:rPr>
                <w:ins w:id="190" w:author="Student" w:date="2024-10-04T11:51:00Z"/>
                <w:del w:id="191" w:author="nikitadorogin@yandex.ru" w:date="2024-10-17T11:57:00Z"/>
                <w:b/>
                <w:szCs w:val="20"/>
                <w:lang w:val="ru-RU"/>
              </w:rPr>
            </w:pPr>
            <w:ins w:id="192" w:author="Student" w:date="2024-10-04T11:51:00Z">
              <w:del w:id="193" w:author="nikitadorogin@yandex.ru" w:date="2024-10-17T11:57:00Z">
                <w:r w:rsidRPr="00701B2A" w:rsidDel="00242197">
                  <w:rPr>
                    <w:b/>
                    <w:szCs w:val="20"/>
                    <w:lang w:val="ru-RU"/>
                  </w:rPr>
                  <w:delText xml:space="preserve"> </w:delText>
                </w:r>
                <w:r w:rsidRPr="00701B2A" w:rsidDel="00242197">
                  <w:rPr>
                    <w:szCs w:val="20"/>
                    <w:lang w:val="ru-RU"/>
                  </w:rPr>
                  <w:delText>В</w:delText>
                </w:r>
              </w:del>
            </w:ins>
          </w:p>
        </w:tc>
        <w:tc>
          <w:tcPr>
            <w:tcW w:w="863" w:type="dxa"/>
            <w:tcPrChange w:id="194" w:author="Student" w:date="2024-10-04T11:56:00Z">
              <w:tcPr>
                <w:tcW w:w="686" w:type="dxa"/>
              </w:tcPr>
            </w:tcPrChange>
          </w:tcPr>
          <w:p w14:paraId="6164100C" w14:textId="02ECAB08" w:rsidR="00701B2A" w:rsidRPr="00701B2A" w:rsidDel="00242197" w:rsidRDefault="00701B2A" w:rsidP="00701B2A">
            <w:pPr>
              <w:spacing w:line="240" w:lineRule="auto"/>
              <w:ind w:firstLine="0"/>
              <w:jc w:val="center"/>
              <w:rPr>
                <w:ins w:id="195" w:author="Student" w:date="2024-10-04T11:51:00Z"/>
                <w:del w:id="196" w:author="nikitadorogin@yandex.ru" w:date="2024-10-17T11:57:00Z"/>
                <w:b/>
                <w:szCs w:val="20"/>
                <w:lang w:val="ru-RU"/>
              </w:rPr>
            </w:pPr>
            <w:ins w:id="197" w:author="Student" w:date="2024-10-04T11:51:00Z">
              <w:del w:id="198" w:author="nikitadorogin@yandex.ru" w:date="2024-10-17T11:57:00Z">
                <w:r w:rsidRPr="00701B2A" w:rsidDel="00242197">
                  <w:rPr>
                    <w:b/>
                    <w:szCs w:val="20"/>
                    <w:lang w:val="en-US"/>
                  </w:rPr>
                  <w:delText>I</w:delText>
                </w:r>
                <w:r w:rsidRPr="00701B2A" w:rsidDel="00242197">
                  <w:rPr>
                    <w:b/>
                    <w:szCs w:val="20"/>
                    <w:vertAlign w:val="subscript"/>
                    <w:lang w:val="ru-RU"/>
                  </w:rPr>
                  <w:delText>1</w:delText>
                </w:r>
              </w:del>
            </w:ins>
          </w:p>
          <w:p w14:paraId="56C87692" w14:textId="6DCF1049" w:rsidR="00701B2A" w:rsidRPr="00701B2A" w:rsidDel="00242197" w:rsidRDefault="00701B2A" w:rsidP="00701B2A">
            <w:pPr>
              <w:spacing w:line="240" w:lineRule="auto"/>
              <w:ind w:firstLine="0"/>
              <w:jc w:val="center"/>
              <w:rPr>
                <w:ins w:id="199" w:author="Student" w:date="2024-10-04T11:51:00Z"/>
                <w:del w:id="200" w:author="nikitadorogin@yandex.ru" w:date="2024-10-17T11:57:00Z"/>
                <w:b/>
                <w:szCs w:val="20"/>
                <w:lang w:val="ru-RU"/>
              </w:rPr>
            </w:pPr>
            <w:ins w:id="201" w:author="Student" w:date="2024-10-04T11:51:00Z">
              <w:del w:id="202" w:author="nikitadorogin@yandex.ru" w:date="2024-10-17T11:57:00Z">
                <w:r w:rsidRPr="00701B2A" w:rsidDel="00242197">
                  <w:rPr>
                    <w:b/>
                    <w:szCs w:val="20"/>
                    <w:lang w:val="ru-RU"/>
                  </w:rPr>
                  <w:delText xml:space="preserve">  </w:delText>
                </w:r>
                <w:r w:rsidRPr="00701B2A" w:rsidDel="00242197">
                  <w:rPr>
                    <w:szCs w:val="20"/>
                    <w:lang w:val="ru-RU"/>
                  </w:rPr>
                  <w:delText>А</w:delText>
                </w:r>
              </w:del>
            </w:ins>
          </w:p>
        </w:tc>
        <w:tc>
          <w:tcPr>
            <w:tcW w:w="668" w:type="dxa"/>
            <w:tcPrChange w:id="203" w:author="Student" w:date="2024-10-04T11:56:00Z">
              <w:tcPr>
                <w:tcW w:w="668" w:type="dxa"/>
              </w:tcPr>
            </w:tcPrChange>
          </w:tcPr>
          <w:p w14:paraId="6379B38D" w14:textId="39102B85" w:rsidR="00701B2A" w:rsidRPr="00701B2A" w:rsidDel="00242197" w:rsidRDefault="00701B2A" w:rsidP="00701B2A">
            <w:pPr>
              <w:spacing w:line="240" w:lineRule="auto"/>
              <w:ind w:firstLine="0"/>
              <w:jc w:val="center"/>
              <w:rPr>
                <w:ins w:id="204" w:author="Student" w:date="2024-10-04T11:51:00Z"/>
                <w:del w:id="205" w:author="nikitadorogin@yandex.ru" w:date="2024-10-17T11:57:00Z"/>
                <w:b/>
                <w:szCs w:val="20"/>
                <w:vertAlign w:val="subscript"/>
                <w:lang w:val="ru-RU"/>
              </w:rPr>
            </w:pPr>
            <w:ins w:id="206" w:author="Student" w:date="2024-10-04T11:51:00Z">
              <w:del w:id="207" w:author="nikitadorogin@yandex.ru" w:date="2024-10-17T11:57:00Z">
                <w:r w:rsidRPr="00701B2A" w:rsidDel="00242197">
                  <w:rPr>
                    <w:b/>
                    <w:szCs w:val="20"/>
                    <w:lang w:val="en-US"/>
                  </w:rPr>
                  <w:sym w:font="Symbol" w:char="F06A"/>
                </w:r>
                <w:r w:rsidRPr="00701B2A" w:rsidDel="00242197">
                  <w:rPr>
                    <w:b/>
                    <w:szCs w:val="20"/>
                    <w:vertAlign w:val="subscript"/>
                    <w:lang w:val="ru-RU"/>
                  </w:rPr>
                  <w:delText>1</w:delText>
                </w:r>
              </w:del>
            </w:ins>
          </w:p>
        </w:tc>
        <w:tc>
          <w:tcPr>
            <w:tcW w:w="850" w:type="dxa"/>
            <w:tcPrChange w:id="208" w:author="Student" w:date="2024-10-04T11:56:00Z">
              <w:tcPr>
                <w:tcW w:w="850" w:type="dxa"/>
              </w:tcPr>
            </w:tcPrChange>
          </w:tcPr>
          <w:p w14:paraId="4EEA135F" w14:textId="1A8DB611" w:rsidR="00701B2A" w:rsidRPr="00701B2A" w:rsidDel="00242197" w:rsidRDefault="00701B2A" w:rsidP="00701B2A">
            <w:pPr>
              <w:spacing w:line="240" w:lineRule="auto"/>
              <w:ind w:firstLine="0"/>
              <w:jc w:val="center"/>
              <w:rPr>
                <w:ins w:id="209" w:author="Student" w:date="2024-10-04T11:51:00Z"/>
                <w:del w:id="210" w:author="nikitadorogin@yandex.ru" w:date="2024-10-17T11:57:00Z"/>
                <w:b/>
                <w:szCs w:val="20"/>
                <w:vertAlign w:val="subscript"/>
                <w:lang w:val="ru-RU"/>
              </w:rPr>
            </w:pPr>
            <w:ins w:id="211" w:author="Student" w:date="2024-10-04T11:51:00Z">
              <w:del w:id="212" w:author="nikitadorogin@yandex.ru" w:date="2024-10-17T11:57:00Z">
                <w:r w:rsidRPr="00701B2A" w:rsidDel="00242197">
                  <w:rPr>
                    <w:b/>
                    <w:szCs w:val="20"/>
                    <w:lang w:val="en-US"/>
                  </w:rPr>
                  <w:delText>cos</w:delText>
                </w:r>
                <w:r w:rsidRPr="00701B2A" w:rsidDel="00242197">
                  <w:rPr>
                    <w:b/>
                    <w:szCs w:val="20"/>
                    <w:lang w:val="en-US"/>
                  </w:rPr>
                  <w:sym w:font="Symbol" w:char="F06A"/>
                </w:r>
                <w:r w:rsidRPr="00701B2A" w:rsidDel="00242197">
                  <w:rPr>
                    <w:b/>
                    <w:szCs w:val="20"/>
                    <w:vertAlign w:val="subscript"/>
                    <w:lang w:val="ru-RU"/>
                  </w:rPr>
                  <w:delText>1</w:delText>
                </w:r>
              </w:del>
            </w:ins>
          </w:p>
        </w:tc>
        <w:tc>
          <w:tcPr>
            <w:tcW w:w="709" w:type="dxa"/>
            <w:tcPrChange w:id="213" w:author="Student" w:date="2024-10-04T11:56:00Z">
              <w:tcPr>
                <w:tcW w:w="709" w:type="dxa"/>
              </w:tcPr>
            </w:tcPrChange>
          </w:tcPr>
          <w:p w14:paraId="04F5F39D" w14:textId="5A0E0C2F" w:rsidR="00701B2A" w:rsidRPr="00701B2A" w:rsidDel="00242197" w:rsidRDefault="00701B2A" w:rsidP="00701B2A">
            <w:pPr>
              <w:spacing w:line="240" w:lineRule="auto"/>
              <w:ind w:firstLine="0"/>
              <w:jc w:val="center"/>
              <w:rPr>
                <w:ins w:id="214" w:author="Student" w:date="2024-10-04T11:51:00Z"/>
                <w:del w:id="215" w:author="nikitadorogin@yandex.ru" w:date="2024-10-17T11:57:00Z"/>
                <w:b/>
                <w:szCs w:val="20"/>
                <w:lang w:val="ru-RU"/>
              </w:rPr>
            </w:pPr>
            <w:ins w:id="216" w:author="Student" w:date="2024-10-04T11:51:00Z">
              <w:del w:id="217" w:author="nikitadorogin@yandex.ru" w:date="2024-10-17T11:57:00Z">
                <w:r w:rsidRPr="00701B2A" w:rsidDel="00242197">
                  <w:rPr>
                    <w:b/>
                    <w:szCs w:val="20"/>
                    <w:lang w:val="en-US"/>
                  </w:rPr>
                  <w:delText>U</w:delText>
                </w:r>
                <w:r w:rsidRPr="00701B2A" w:rsidDel="00242197">
                  <w:rPr>
                    <w:b/>
                    <w:szCs w:val="20"/>
                    <w:vertAlign w:val="subscript"/>
                    <w:lang w:val="ru-RU"/>
                  </w:rPr>
                  <w:delText>2</w:delText>
                </w:r>
              </w:del>
            </w:ins>
          </w:p>
          <w:p w14:paraId="6A8F882D" w14:textId="0ADBF066" w:rsidR="00701B2A" w:rsidRPr="00701B2A" w:rsidDel="00242197" w:rsidRDefault="00701B2A" w:rsidP="00701B2A">
            <w:pPr>
              <w:spacing w:line="240" w:lineRule="auto"/>
              <w:ind w:firstLine="0"/>
              <w:jc w:val="center"/>
              <w:rPr>
                <w:ins w:id="218" w:author="Student" w:date="2024-10-04T11:51:00Z"/>
                <w:del w:id="219" w:author="nikitadorogin@yandex.ru" w:date="2024-10-17T11:57:00Z"/>
                <w:b/>
                <w:szCs w:val="20"/>
                <w:lang w:val="en-US"/>
              </w:rPr>
            </w:pPr>
            <w:ins w:id="220" w:author="Student" w:date="2024-10-04T11:51:00Z">
              <w:del w:id="221" w:author="nikitadorogin@yandex.ru" w:date="2024-10-17T11:57:00Z">
                <w:r w:rsidRPr="00701B2A" w:rsidDel="00242197">
                  <w:rPr>
                    <w:b/>
                    <w:szCs w:val="20"/>
                    <w:lang w:val="ru-RU"/>
                  </w:rPr>
                  <w:delText xml:space="preserve">  </w:delText>
                </w:r>
                <w:r w:rsidRPr="00701B2A" w:rsidDel="00242197">
                  <w:rPr>
                    <w:szCs w:val="20"/>
                    <w:lang w:val="en-US"/>
                  </w:rPr>
                  <w:delText>В</w:delText>
                </w:r>
              </w:del>
            </w:ins>
          </w:p>
        </w:tc>
        <w:tc>
          <w:tcPr>
            <w:tcW w:w="1163" w:type="dxa"/>
            <w:tcPrChange w:id="222" w:author="Student" w:date="2024-10-04T11:56:00Z">
              <w:tcPr>
                <w:tcW w:w="820" w:type="dxa"/>
              </w:tcPr>
            </w:tcPrChange>
          </w:tcPr>
          <w:p w14:paraId="1F6824C1" w14:textId="1585316B" w:rsidR="00701B2A" w:rsidRPr="00701B2A" w:rsidDel="00242197" w:rsidRDefault="00701B2A" w:rsidP="00701B2A">
            <w:pPr>
              <w:spacing w:line="240" w:lineRule="auto"/>
              <w:ind w:firstLine="0"/>
              <w:jc w:val="center"/>
              <w:rPr>
                <w:ins w:id="223" w:author="Student" w:date="2024-10-04T11:51:00Z"/>
                <w:del w:id="224" w:author="nikitadorogin@yandex.ru" w:date="2024-10-17T11:57:00Z"/>
                <w:b/>
                <w:szCs w:val="20"/>
                <w:lang w:val="en-US"/>
              </w:rPr>
            </w:pPr>
            <w:ins w:id="225" w:author="Student" w:date="2024-10-04T11:51:00Z">
              <w:del w:id="226" w:author="nikitadorogin@yandex.ru" w:date="2024-10-17T11:57:00Z">
                <w:r w:rsidRPr="00701B2A" w:rsidDel="00242197">
                  <w:rPr>
                    <w:b/>
                    <w:szCs w:val="20"/>
                    <w:lang w:val="en-US"/>
                  </w:rPr>
                  <w:delText>I</w:delText>
                </w:r>
                <w:r w:rsidRPr="00701B2A" w:rsidDel="00242197">
                  <w:rPr>
                    <w:b/>
                    <w:szCs w:val="20"/>
                    <w:vertAlign w:val="subscript"/>
                    <w:lang w:val="en-US"/>
                  </w:rPr>
                  <w:delText>2</w:delText>
                </w:r>
              </w:del>
            </w:ins>
          </w:p>
          <w:p w14:paraId="7956C3FF" w14:textId="0281C876" w:rsidR="00701B2A" w:rsidRPr="00701B2A" w:rsidDel="00242197" w:rsidRDefault="00701B2A" w:rsidP="00701B2A">
            <w:pPr>
              <w:spacing w:line="240" w:lineRule="auto"/>
              <w:ind w:firstLine="0"/>
              <w:rPr>
                <w:ins w:id="227" w:author="Student" w:date="2024-10-04T11:51:00Z"/>
                <w:del w:id="228" w:author="nikitadorogin@yandex.ru" w:date="2024-10-17T11:57:00Z"/>
                <w:szCs w:val="20"/>
                <w:lang w:val="ru-RU"/>
              </w:rPr>
            </w:pPr>
            <w:ins w:id="229" w:author="Student" w:date="2024-10-04T11:51:00Z">
              <w:del w:id="230" w:author="nikitadorogin@yandex.ru" w:date="2024-10-17T11:57:00Z">
                <w:r w:rsidRPr="00701B2A" w:rsidDel="00242197">
                  <w:rPr>
                    <w:b/>
                    <w:szCs w:val="20"/>
                    <w:lang w:val="en-US"/>
                  </w:rPr>
                  <w:delText xml:space="preserve">    </w:delText>
                </w:r>
                <w:r w:rsidRPr="00701B2A" w:rsidDel="00242197">
                  <w:rPr>
                    <w:szCs w:val="20"/>
                    <w:lang w:val="en-US"/>
                  </w:rPr>
                  <w:delText>А</w:delText>
                </w:r>
              </w:del>
            </w:ins>
          </w:p>
        </w:tc>
        <w:tc>
          <w:tcPr>
            <w:tcW w:w="893" w:type="dxa"/>
            <w:tcPrChange w:id="231" w:author="Student" w:date="2024-10-04T11:56:00Z">
              <w:tcPr>
                <w:tcW w:w="1236" w:type="dxa"/>
              </w:tcPr>
            </w:tcPrChange>
          </w:tcPr>
          <w:p w14:paraId="10A9FD35" w14:textId="696D3FB9" w:rsidR="00701B2A" w:rsidRPr="00701B2A" w:rsidDel="00242197" w:rsidRDefault="00701B2A" w:rsidP="00701B2A">
            <w:pPr>
              <w:spacing w:line="240" w:lineRule="auto"/>
              <w:ind w:firstLine="0"/>
              <w:jc w:val="center"/>
              <w:rPr>
                <w:ins w:id="232" w:author="Student" w:date="2024-10-04T11:51:00Z"/>
                <w:del w:id="233" w:author="nikitadorogin@yandex.ru" w:date="2024-10-17T11:57:00Z"/>
                <w:b/>
                <w:szCs w:val="20"/>
                <w:lang w:val="en-US"/>
              </w:rPr>
            </w:pPr>
            <w:ins w:id="234" w:author="Student" w:date="2024-10-04T11:51:00Z">
              <w:del w:id="235" w:author="nikitadorogin@yandex.ru" w:date="2024-10-17T11:57:00Z">
                <w:r w:rsidRPr="00701B2A" w:rsidDel="00242197">
                  <w:rPr>
                    <w:b/>
                    <w:szCs w:val="20"/>
                    <w:lang w:val="en-US"/>
                  </w:rPr>
                  <w:delText>P</w:delText>
                </w:r>
                <w:r w:rsidRPr="00701B2A" w:rsidDel="00242197">
                  <w:rPr>
                    <w:b/>
                    <w:szCs w:val="20"/>
                    <w:vertAlign w:val="subscript"/>
                    <w:lang w:val="en-US"/>
                  </w:rPr>
                  <w:delText>1</w:delText>
                </w:r>
              </w:del>
            </w:ins>
          </w:p>
          <w:p w14:paraId="64639F90" w14:textId="779300EE" w:rsidR="00701B2A" w:rsidRPr="00701B2A" w:rsidDel="00242197" w:rsidRDefault="00701B2A" w:rsidP="00701B2A">
            <w:pPr>
              <w:spacing w:line="240" w:lineRule="auto"/>
              <w:ind w:firstLine="0"/>
              <w:jc w:val="center"/>
              <w:rPr>
                <w:ins w:id="236" w:author="Student" w:date="2024-10-04T11:51:00Z"/>
                <w:del w:id="237" w:author="nikitadorogin@yandex.ru" w:date="2024-10-17T11:57:00Z"/>
                <w:szCs w:val="20"/>
                <w:lang w:val="ru-RU"/>
              </w:rPr>
            </w:pPr>
            <w:ins w:id="238" w:author="Student" w:date="2024-10-04T11:51:00Z">
              <w:del w:id="239" w:author="nikitadorogin@yandex.ru" w:date="2024-10-17T11:57:00Z">
                <w:r w:rsidRPr="00701B2A" w:rsidDel="00242197">
                  <w:rPr>
                    <w:szCs w:val="20"/>
                    <w:lang w:val="en-US"/>
                  </w:rPr>
                  <w:delText>В</w:delText>
                </w:r>
                <w:r w:rsidRPr="00701B2A" w:rsidDel="00242197">
                  <w:rPr>
                    <w:szCs w:val="20"/>
                    <w:lang w:val="ru-RU"/>
                  </w:rPr>
                  <w:delText>т</w:delText>
                </w:r>
              </w:del>
            </w:ins>
          </w:p>
        </w:tc>
        <w:tc>
          <w:tcPr>
            <w:tcW w:w="1236" w:type="dxa"/>
            <w:tcPrChange w:id="240" w:author="Student" w:date="2024-10-04T11:56:00Z">
              <w:tcPr>
                <w:tcW w:w="1236" w:type="dxa"/>
              </w:tcPr>
            </w:tcPrChange>
          </w:tcPr>
          <w:p w14:paraId="5CED31D3" w14:textId="54036E31" w:rsidR="00701B2A" w:rsidRPr="00701B2A" w:rsidDel="00242197" w:rsidRDefault="00701B2A" w:rsidP="00701B2A">
            <w:pPr>
              <w:spacing w:line="240" w:lineRule="auto"/>
              <w:ind w:firstLine="0"/>
              <w:jc w:val="center"/>
              <w:rPr>
                <w:ins w:id="241" w:author="Student" w:date="2024-10-04T11:51:00Z"/>
                <w:del w:id="242" w:author="nikitadorogin@yandex.ru" w:date="2024-10-17T11:57:00Z"/>
                <w:b/>
                <w:szCs w:val="20"/>
                <w:lang w:val="en-US"/>
              </w:rPr>
            </w:pPr>
            <w:ins w:id="243" w:author="Student" w:date="2024-10-04T11:51:00Z">
              <w:del w:id="244" w:author="nikitadorogin@yandex.ru" w:date="2024-10-17T11:57:00Z">
                <w:r w:rsidRPr="00701B2A" w:rsidDel="00242197">
                  <w:rPr>
                    <w:b/>
                    <w:szCs w:val="20"/>
                    <w:lang w:val="en-US"/>
                  </w:rPr>
                  <w:delText>S</w:delText>
                </w:r>
                <w:r w:rsidRPr="00701B2A" w:rsidDel="00242197">
                  <w:rPr>
                    <w:b/>
                    <w:szCs w:val="20"/>
                    <w:vertAlign w:val="subscript"/>
                    <w:lang w:val="en-US"/>
                  </w:rPr>
                  <w:delText>2</w:delText>
                </w:r>
              </w:del>
            </w:ins>
          </w:p>
          <w:p w14:paraId="129D55AE" w14:textId="0579E448" w:rsidR="00701B2A" w:rsidRPr="00701B2A" w:rsidDel="00242197" w:rsidRDefault="00701B2A" w:rsidP="00701B2A">
            <w:pPr>
              <w:keepNext/>
              <w:spacing w:line="240" w:lineRule="auto"/>
              <w:ind w:firstLine="0"/>
              <w:jc w:val="left"/>
              <w:outlineLvl w:val="1"/>
              <w:rPr>
                <w:ins w:id="245" w:author="Student" w:date="2024-10-04T11:51:00Z"/>
                <w:del w:id="246" w:author="nikitadorogin@yandex.ru" w:date="2024-10-17T11:57:00Z"/>
                <w:bCs/>
                <w:iCs/>
                <w:lang w:val="ru-RU"/>
              </w:rPr>
            </w:pPr>
            <w:ins w:id="247" w:author="Student" w:date="2024-10-04T11:51:00Z">
              <w:del w:id="248" w:author="nikitadorogin@yandex.ru" w:date="2024-10-17T11:57:00Z">
                <w:r w:rsidRPr="00701B2A" w:rsidDel="00242197">
                  <w:rPr>
                    <w:bCs/>
                    <w:iCs/>
                    <w:lang w:val="ru-RU"/>
                  </w:rPr>
                  <w:delText xml:space="preserve">   ВА</w:delText>
                </w:r>
              </w:del>
            </w:ins>
          </w:p>
        </w:tc>
        <w:tc>
          <w:tcPr>
            <w:tcW w:w="1203" w:type="dxa"/>
            <w:tcPrChange w:id="249" w:author="Student" w:date="2024-10-04T11:56:00Z">
              <w:tcPr>
                <w:tcW w:w="1203" w:type="dxa"/>
              </w:tcPr>
            </w:tcPrChange>
          </w:tcPr>
          <w:p w14:paraId="38ECA883" w14:textId="57EFA6BE" w:rsidR="00701B2A" w:rsidRPr="00701B2A" w:rsidDel="00242197" w:rsidRDefault="00701B2A" w:rsidP="00701B2A">
            <w:pPr>
              <w:spacing w:line="240" w:lineRule="auto"/>
              <w:ind w:firstLine="0"/>
              <w:jc w:val="center"/>
              <w:rPr>
                <w:ins w:id="250" w:author="Student" w:date="2024-10-04T11:51:00Z"/>
                <w:del w:id="251" w:author="nikitadorogin@yandex.ru" w:date="2024-10-17T11:57:00Z"/>
                <w:b/>
                <w:szCs w:val="20"/>
                <w:vertAlign w:val="subscript"/>
                <w:lang w:val="ru-RU"/>
              </w:rPr>
            </w:pPr>
            <w:ins w:id="252" w:author="Student" w:date="2024-10-04T11:51:00Z">
              <w:del w:id="253" w:author="nikitadorogin@yandex.ru" w:date="2024-10-17T11:57:00Z">
                <w:r w:rsidRPr="00701B2A" w:rsidDel="00242197">
                  <w:rPr>
                    <w:b/>
                    <w:szCs w:val="20"/>
                    <w:lang w:val="ru-RU"/>
                  </w:rPr>
                  <w:sym w:font="Symbol" w:char="F068"/>
                </w:r>
              </w:del>
            </w:ins>
          </w:p>
          <w:p w14:paraId="6A097B2F" w14:textId="7080F405" w:rsidR="00701B2A" w:rsidRPr="00701B2A" w:rsidDel="00242197" w:rsidRDefault="00701B2A" w:rsidP="00701B2A">
            <w:pPr>
              <w:spacing w:line="240" w:lineRule="auto"/>
              <w:ind w:firstLine="0"/>
              <w:jc w:val="center"/>
              <w:rPr>
                <w:ins w:id="254" w:author="Student" w:date="2024-10-04T11:51:00Z"/>
                <w:del w:id="255" w:author="nikitadorogin@yandex.ru" w:date="2024-10-17T11:57:00Z"/>
                <w:b/>
                <w:szCs w:val="20"/>
                <w:lang w:val="ru-RU"/>
              </w:rPr>
            </w:pPr>
            <w:ins w:id="256" w:author="Student" w:date="2024-10-04T11:51:00Z">
              <w:del w:id="257" w:author="nikitadorogin@yandex.ru" w:date="2024-10-17T11:57:00Z">
                <w:r w:rsidRPr="00701B2A" w:rsidDel="00242197">
                  <w:rPr>
                    <w:szCs w:val="20"/>
                    <w:lang w:val="ru-RU"/>
                  </w:rPr>
                  <w:sym w:font="Symbol" w:char="F025"/>
                </w:r>
              </w:del>
            </w:ins>
          </w:p>
        </w:tc>
      </w:tr>
      <w:tr w:rsidR="00701B2A" w:rsidRPr="00701B2A" w:rsidDel="00242197" w14:paraId="31F30DAC" w14:textId="728C0033" w:rsidTr="00701B2A">
        <w:trPr>
          <w:cantSplit/>
          <w:ins w:id="258" w:author="Student" w:date="2024-10-04T11:51:00Z"/>
          <w:del w:id="259" w:author="nikitadorogin@yandex.ru" w:date="2024-10-17T11:57:00Z"/>
          <w:trPrChange w:id="260" w:author="Student" w:date="2024-10-04T11:56:00Z">
            <w:trPr>
              <w:cantSplit/>
            </w:trPr>
          </w:trPrChange>
        </w:trPr>
        <w:tc>
          <w:tcPr>
            <w:tcW w:w="1555" w:type="dxa"/>
            <w:tcPrChange w:id="261" w:author="Student" w:date="2024-10-04T11:56:00Z">
              <w:tcPr>
                <w:tcW w:w="1754" w:type="dxa"/>
              </w:tcPr>
            </w:tcPrChange>
          </w:tcPr>
          <w:p w14:paraId="70257444" w14:textId="420525B3" w:rsidR="00701B2A" w:rsidRPr="00701B2A" w:rsidDel="00242197" w:rsidRDefault="00701B2A" w:rsidP="00701B2A">
            <w:pPr>
              <w:spacing w:line="240" w:lineRule="auto"/>
              <w:ind w:firstLine="0"/>
              <w:jc w:val="center"/>
              <w:rPr>
                <w:ins w:id="262" w:author="Student" w:date="2024-10-04T11:51:00Z"/>
                <w:del w:id="263" w:author="nikitadorogin@yandex.ru" w:date="2024-10-17T11:57:00Z"/>
                <w:szCs w:val="20"/>
                <w:lang w:val="ru-RU"/>
              </w:rPr>
            </w:pPr>
            <w:ins w:id="264" w:author="Student" w:date="2024-10-04T11:51:00Z">
              <w:del w:id="265" w:author="nikitadorogin@yandex.ru" w:date="2024-10-17T11:57:00Z">
                <w:r w:rsidRPr="00701B2A" w:rsidDel="00242197">
                  <w:rPr>
                    <w:szCs w:val="20"/>
                    <w:lang w:val="ru-RU"/>
                  </w:rPr>
                  <w:delText>звезда</w:delText>
                </w:r>
              </w:del>
            </w:ins>
          </w:p>
        </w:tc>
        <w:tc>
          <w:tcPr>
            <w:tcW w:w="708" w:type="dxa"/>
            <w:tcPrChange w:id="266" w:author="Student" w:date="2024-10-04T11:56:00Z">
              <w:tcPr>
                <w:tcW w:w="686" w:type="dxa"/>
              </w:tcPr>
            </w:tcPrChange>
          </w:tcPr>
          <w:p w14:paraId="67EA4671" w14:textId="16B1BF65" w:rsidR="00701B2A" w:rsidRPr="00821BBB" w:rsidDel="00242197" w:rsidRDefault="00821BBB" w:rsidP="00701B2A">
            <w:pPr>
              <w:spacing w:line="240" w:lineRule="auto"/>
              <w:ind w:firstLine="0"/>
              <w:jc w:val="center"/>
              <w:rPr>
                <w:ins w:id="267" w:author="Student" w:date="2024-10-04T11:51:00Z"/>
                <w:del w:id="268" w:author="nikitadorogin@yandex.ru" w:date="2024-10-17T11:57:00Z"/>
                <w:szCs w:val="20"/>
                <w:lang w:val="en-US"/>
              </w:rPr>
            </w:pPr>
            <w:ins w:id="269" w:author="Student" w:date="2024-10-04T12:03:00Z">
              <w:del w:id="270" w:author="nikitadorogin@yandex.ru" w:date="2024-10-17T11:57:00Z">
                <w:r w:rsidDel="00242197">
                  <w:rPr>
                    <w:szCs w:val="20"/>
                    <w:lang w:val="en-US"/>
                  </w:rPr>
                  <w:delText>127</w:delText>
                </w:r>
              </w:del>
            </w:ins>
          </w:p>
        </w:tc>
        <w:tc>
          <w:tcPr>
            <w:tcW w:w="863" w:type="dxa"/>
            <w:tcPrChange w:id="271" w:author="Student" w:date="2024-10-04T11:56:00Z">
              <w:tcPr>
                <w:tcW w:w="686" w:type="dxa"/>
              </w:tcPr>
            </w:tcPrChange>
          </w:tcPr>
          <w:p w14:paraId="219D5311" w14:textId="26238EA7" w:rsidR="00701B2A" w:rsidRPr="00701B2A" w:rsidDel="00242197" w:rsidRDefault="00701B2A" w:rsidP="00701B2A">
            <w:pPr>
              <w:spacing w:line="240" w:lineRule="auto"/>
              <w:ind w:firstLine="0"/>
              <w:jc w:val="center"/>
              <w:rPr>
                <w:ins w:id="272" w:author="Student" w:date="2024-10-04T11:51:00Z"/>
                <w:del w:id="273" w:author="nikitadorogin@yandex.ru" w:date="2024-10-17T11:57:00Z"/>
                <w:szCs w:val="20"/>
                <w:lang w:val="ru-RU"/>
                <w:rPrChange w:id="274" w:author="Student" w:date="2024-10-04T11:55:00Z">
                  <w:rPr>
                    <w:ins w:id="275" w:author="Student" w:date="2024-10-04T11:51:00Z"/>
                    <w:del w:id="276" w:author="nikitadorogin@yandex.ru" w:date="2024-10-17T11:57:00Z"/>
                    <w:szCs w:val="20"/>
                    <w:lang w:val="en-US"/>
                  </w:rPr>
                </w:rPrChange>
              </w:rPr>
            </w:pPr>
            <w:ins w:id="277" w:author="Student" w:date="2024-10-04T11:55:00Z">
              <w:del w:id="278" w:author="nikitadorogin@yandex.ru" w:date="2024-10-17T11:57:00Z">
                <w:r w:rsidDel="00242197">
                  <w:rPr>
                    <w:szCs w:val="20"/>
                    <w:lang w:val="ru-RU"/>
                  </w:rPr>
                  <w:delText>0,3036</w:delText>
                </w:r>
              </w:del>
            </w:ins>
          </w:p>
        </w:tc>
        <w:tc>
          <w:tcPr>
            <w:tcW w:w="668" w:type="dxa"/>
            <w:tcPrChange w:id="279" w:author="Student" w:date="2024-10-04T11:56:00Z">
              <w:tcPr>
                <w:tcW w:w="668" w:type="dxa"/>
              </w:tcPr>
            </w:tcPrChange>
          </w:tcPr>
          <w:p w14:paraId="2B8869E0" w14:textId="0B3A2CA0" w:rsidR="00701B2A" w:rsidRPr="00BD6AAB" w:rsidDel="00242197" w:rsidRDefault="00BD6AAB" w:rsidP="00701B2A">
            <w:pPr>
              <w:spacing w:line="240" w:lineRule="auto"/>
              <w:ind w:firstLine="0"/>
              <w:jc w:val="center"/>
              <w:rPr>
                <w:ins w:id="280" w:author="Student" w:date="2024-10-04T11:51:00Z"/>
                <w:del w:id="281" w:author="nikitadorogin@yandex.ru" w:date="2024-10-17T11:57:00Z"/>
                <w:szCs w:val="20"/>
                <w:lang w:val="ru-RU"/>
                <w:rPrChange w:id="282" w:author="Student" w:date="2024-10-04T12:23:00Z">
                  <w:rPr>
                    <w:ins w:id="283" w:author="Student" w:date="2024-10-04T11:51:00Z"/>
                    <w:del w:id="284" w:author="nikitadorogin@yandex.ru" w:date="2024-10-17T11:57:00Z"/>
                    <w:szCs w:val="20"/>
                    <w:lang w:val="en-US"/>
                  </w:rPr>
                </w:rPrChange>
              </w:rPr>
            </w:pPr>
            <w:ins w:id="285" w:author="Student" w:date="2024-10-04T12:23:00Z">
              <w:del w:id="286" w:author="nikitadorogin@yandex.ru" w:date="2024-10-17T11:57:00Z">
                <w:r w:rsidDel="00242197">
                  <w:rPr>
                    <w:szCs w:val="20"/>
                    <w:lang w:val="ru-RU"/>
                  </w:rPr>
                  <w:delText>15,52</w:delText>
                </w:r>
              </w:del>
            </w:ins>
            <w:ins w:id="287" w:author="Student" w:date="2024-10-04T12:24:00Z">
              <w:del w:id="288" w:author="nikitadorogin@yandex.ru" w:date="2024-10-17T11:57:00Z">
                <w:r w:rsidDel="00242197">
                  <w:rPr>
                    <w:szCs w:val="20"/>
                    <w:lang w:val="ru-RU"/>
                  </w:rPr>
                  <w:delText>73</w:delText>
                </w:r>
              </w:del>
            </w:ins>
          </w:p>
        </w:tc>
        <w:tc>
          <w:tcPr>
            <w:tcW w:w="850" w:type="dxa"/>
            <w:tcPrChange w:id="289" w:author="Student" w:date="2024-10-04T11:56:00Z">
              <w:tcPr>
                <w:tcW w:w="850" w:type="dxa"/>
              </w:tcPr>
            </w:tcPrChange>
          </w:tcPr>
          <w:p w14:paraId="2B5280C8" w14:textId="7E843F2D" w:rsidR="00701B2A" w:rsidRPr="00BD6AAB" w:rsidDel="00242197" w:rsidRDefault="00BD6AAB" w:rsidP="00701B2A">
            <w:pPr>
              <w:spacing w:line="240" w:lineRule="auto"/>
              <w:ind w:firstLine="0"/>
              <w:jc w:val="center"/>
              <w:rPr>
                <w:ins w:id="290" w:author="Student" w:date="2024-10-04T11:51:00Z"/>
                <w:del w:id="291" w:author="nikitadorogin@yandex.ru" w:date="2024-10-17T11:57:00Z"/>
                <w:szCs w:val="20"/>
                <w:lang w:val="ru-RU"/>
                <w:rPrChange w:id="292" w:author="Student" w:date="2024-10-04T12:24:00Z">
                  <w:rPr>
                    <w:ins w:id="293" w:author="Student" w:date="2024-10-04T11:51:00Z"/>
                    <w:del w:id="294" w:author="nikitadorogin@yandex.ru" w:date="2024-10-17T11:57:00Z"/>
                    <w:szCs w:val="20"/>
                    <w:lang w:val="en-US"/>
                  </w:rPr>
                </w:rPrChange>
              </w:rPr>
            </w:pPr>
            <w:ins w:id="295" w:author="Student" w:date="2024-10-04T12:24:00Z">
              <w:del w:id="296" w:author="nikitadorogin@yandex.ru" w:date="2024-10-17T11:57:00Z">
                <w:r w:rsidDel="00242197">
                  <w:rPr>
                    <w:szCs w:val="20"/>
                    <w:lang w:val="ru-RU"/>
                  </w:rPr>
                  <w:delText>0,9635</w:delText>
                </w:r>
              </w:del>
            </w:ins>
          </w:p>
        </w:tc>
        <w:tc>
          <w:tcPr>
            <w:tcW w:w="709" w:type="dxa"/>
            <w:tcPrChange w:id="297" w:author="Student" w:date="2024-10-04T11:56:00Z">
              <w:tcPr>
                <w:tcW w:w="709" w:type="dxa"/>
              </w:tcPr>
            </w:tcPrChange>
          </w:tcPr>
          <w:p w14:paraId="17233A4C" w14:textId="593F0B84" w:rsidR="00701B2A" w:rsidRPr="00821BBB" w:rsidDel="00242197" w:rsidRDefault="00821BBB" w:rsidP="00701B2A">
            <w:pPr>
              <w:spacing w:line="240" w:lineRule="auto"/>
              <w:ind w:firstLine="0"/>
              <w:jc w:val="center"/>
              <w:rPr>
                <w:ins w:id="298" w:author="Student" w:date="2024-10-04T11:51:00Z"/>
                <w:del w:id="299" w:author="nikitadorogin@yandex.ru" w:date="2024-10-17T11:57:00Z"/>
                <w:szCs w:val="20"/>
                <w:lang w:val="en-US"/>
              </w:rPr>
            </w:pPr>
            <w:ins w:id="300" w:author="Student" w:date="2024-10-04T12:03:00Z">
              <w:del w:id="301" w:author="nikitadorogin@yandex.ru" w:date="2024-10-17T11:57:00Z">
                <w:r w:rsidDel="00242197">
                  <w:rPr>
                    <w:szCs w:val="20"/>
                    <w:lang w:val="en-US"/>
                  </w:rPr>
                  <w:delText>59,38</w:delText>
                </w:r>
              </w:del>
            </w:ins>
          </w:p>
        </w:tc>
        <w:tc>
          <w:tcPr>
            <w:tcW w:w="1163" w:type="dxa"/>
            <w:tcPrChange w:id="302" w:author="Student" w:date="2024-10-04T11:56:00Z">
              <w:tcPr>
                <w:tcW w:w="820" w:type="dxa"/>
              </w:tcPr>
            </w:tcPrChange>
          </w:tcPr>
          <w:p w14:paraId="3D802D95" w14:textId="23F1563C" w:rsidR="00701B2A" w:rsidRPr="00701B2A" w:rsidDel="00242197" w:rsidRDefault="00701B2A" w:rsidP="00701B2A">
            <w:pPr>
              <w:spacing w:line="240" w:lineRule="auto"/>
              <w:ind w:firstLine="0"/>
              <w:jc w:val="center"/>
              <w:rPr>
                <w:ins w:id="303" w:author="Student" w:date="2024-10-04T11:51:00Z"/>
                <w:del w:id="304" w:author="nikitadorogin@yandex.ru" w:date="2024-10-17T11:57:00Z"/>
                <w:szCs w:val="20"/>
                <w:lang w:val="ru-RU"/>
                <w:rPrChange w:id="305" w:author="Student" w:date="2024-10-04T11:56:00Z">
                  <w:rPr>
                    <w:ins w:id="306" w:author="Student" w:date="2024-10-04T11:51:00Z"/>
                    <w:del w:id="307" w:author="nikitadorogin@yandex.ru" w:date="2024-10-17T11:57:00Z"/>
                    <w:szCs w:val="20"/>
                    <w:lang w:val="en-US"/>
                  </w:rPr>
                </w:rPrChange>
              </w:rPr>
            </w:pPr>
            <w:ins w:id="308" w:author="Student" w:date="2024-10-04T11:56:00Z">
              <w:del w:id="309" w:author="nikitadorogin@yandex.ru" w:date="2024-10-17T11:57:00Z">
                <w:r w:rsidDel="00242197">
                  <w:rPr>
                    <w:szCs w:val="20"/>
                    <w:lang w:val="ru-RU"/>
                  </w:rPr>
                  <w:delText>0,594</w:delText>
                </w:r>
              </w:del>
            </w:ins>
          </w:p>
        </w:tc>
        <w:tc>
          <w:tcPr>
            <w:tcW w:w="893" w:type="dxa"/>
            <w:tcPrChange w:id="310" w:author="Student" w:date="2024-10-04T11:56:00Z">
              <w:tcPr>
                <w:tcW w:w="1236" w:type="dxa"/>
              </w:tcPr>
            </w:tcPrChange>
          </w:tcPr>
          <w:p w14:paraId="79617AE7" w14:textId="3BBFE501" w:rsidR="00701B2A" w:rsidRPr="00BD6AAB" w:rsidDel="00242197" w:rsidRDefault="00BD6AAB" w:rsidP="00701B2A">
            <w:pPr>
              <w:spacing w:line="240" w:lineRule="auto"/>
              <w:ind w:firstLine="0"/>
              <w:jc w:val="center"/>
              <w:rPr>
                <w:ins w:id="311" w:author="Student" w:date="2024-10-04T11:51:00Z"/>
                <w:del w:id="312" w:author="nikitadorogin@yandex.ru" w:date="2024-10-17T11:57:00Z"/>
                <w:szCs w:val="20"/>
                <w:lang w:val="ru-RU"/>
                <w:rPrChange w:id="313" w:author="Student" w:date="2024-10-04T12:24:00Z">
                  <w:rPr>
                    <w:ins w:id="314" w:author="Student" w:date="2024-10-04T11:51:00Z"/>
                    <w:del w:id="315" w:author="nikitadorogin@yandex.ru" w:date="2024-10-17T11:57:00Z"/>
                    <w:szCs w:val="20"/>
                    <w:lang w:val="en-US"/>
                  </w:rPr>
                </w:rPrChange>
              </w:rPr>
            </w:pPr>
            <w:ins w:id="316" w:author="Student" w:date="2024-10-04T12:24:00Z">
              <w:del w:id="317" w:author="nikitadorogin@yandex.ru" w:date="2024-10-17T11:57:00Z">
                <w:r w:rsidDel="00242197">
                  <w:rPr>
                    <w:szCs w:val="20"/>
                    <w:lang w:val="ru-RU"/>
                  </w:rPr>
                  <w:delText>111,66</w:delText>
                </w:r>
              </w:del>
            </w:ins>
          </w:p>
        </w:tc>
        <w:tc>
          <w:tcPr>
            <w:tcW w:w="1236" w:type="dxa"/>
            <w:tcPrChange w:id="318" w:author="Student" w:date="2024-10-04T11:56:00Z">
              <w:tcPr>
                <w:tcW w:w="1236" w:type="dxa"/>
              </w:tcPr>
            </w:tcPrChange>
          </w:tcPr>
          <w:p w14:paraId="2BB4DE97" w14:textId="4C80F576" w:rsidR="00701B2A" w:rsidRPr="00BD6AAB" w:rsidDel="00242197" w:rsidRDefault="00BD6AAB" w:rsidP="00701B2A">
            <w:pPr>
              <w:spacing w:line="240" w:lineRule="auto"/>
              <w:ind w:firstLine="0"/>
              <w:jc w:val="center"/>
              <w:rPr>
                <w:ins w:id="319" w:author="Student" w:date="2024-10-04T11:51:00Z"/>
                <w:del w:id="320" w:author="nikitadorogin@yandex.ru" w:date="2024-10-17T11:57:00Z"/>
                <w:szCs w:val="20"/>
                <w:lang w:val="ru-RU"/>
                <w:rPrChange w:id="321" w:author="Student" w:date="2024-10-04T12:24:00Z">
                  <w:rPr>
                    <w:ins w:id="322" w:author="Student" w:date="2024-10-04T11:51:00Z"/>
                    <w:del w:id="323" w:author="nikitadorogin@yandex.ru" w:date="2024-10-17T11:57:00Z"/>
                    <w:szCs w:val="20"/>
                    <w:lang w:val="en-US"/>
                  </w:rPr>
                </w:rPrChange>
              </w:rPr>
            </w:pPr>
            <w:ins w:id="324" w:author="Student" w:date="2024-10-04T12:24:00Z">
              <w:del w:id="325" w:author="nikitadorogin@yandex.ru" w:date="2024-10-17T11:57:00Z">
                <w:r w:rsidDel="00242197">
                  <w:rPr>
                    <w:szCs w:val="20"/>
                    <w:lang w:val="ru-RU"/>
                  </w:rPr>
                  <w:delText>105,81</w:delText>
                </w:r>
              </w:del>
            </w:ins>
          </w:p>
        </w:tc>
        <w:tc>
          <w:tcPr>
            <w:tcW w:w="1203" w:type="dxa"/>
            <w:tcPrChange w:id="326" w:author="Student" w:date="2024-10-04T11:56:00Z">
              <w:tcPr>
                <w:tcW w:w="1203" w:type="dxa"/>
              </w:tcPr>
            </w:tcPrChange>
          </w:tcPr>
          <w:p w14:paraId="54CC0545" w14:textId="0DD2FEF7" w:rsidR="00701B2A" w:rsidRPr="00BD6AAB" w:rsidDel="00242197" w:rsidRDefault="00BD6AAB" w:rsidP="00701B2A">
            <w:pPr>
              <w:spacing w:line="240" w:lineRule="auto"/>
              <w:ind w:firstLine="0"/>
              <w:jc w:val="center"/>
              <w:rPr>
                <w:ins w:id="327" w:author="Student" w:date="2024-10-04T11:51:00Z"/>
                <w:del w:id="328" w:author="nikitadorogin@yandex.ru" w:date="2024-10-17T11:57:00Z"/>
                <w:szCs w:val="20"/>
                <w:lang w:val="ru-RU"/>
                <w:rPrChange w:id="329" w:author="Student" w:date="2024-10-04T12:24:00Z">
                  <w:rPr>
                    <w:ins w:id="330" w:author="Student" w:date="2024-10-04T11:51:00Z"/>
                    <w:del w:id="331" w:author="nikitadorogin@yandex.ru" w:date="2024-10-17T11:57:00Z"/>
                    <w:szCs w:val="20"/>
                    <w:lang w:val="en-US"/>
                  </w:rPr>
                </w:rPrChange>
              </w:rPr>
            </w:pPr>
            <w:ins w:id="332" w:author="Student" w:date="2024-10-04T12:24:00Z">
              <w:del w:id="333" w:author="nikitadorogin@yandex.ru" w:date="2024-10-17T11:57:00Z">
                <w:r w:rsidDel="00242197">
                  <w:rPr>
                    <w:szCs w:val="20"/>
                    <w:lang w:val="ru-RU"/>
                  </w:rPr>
                  <w:delText>95</w:delText>
                </w:r>
              </w:del>
            </w:ins>
          </w:p>
        </w:tc>
      </w:tr>
      <w:tr w:rsidR="00701B2A" w:rsidRPr="00701B2A" w:rsidDel="00242197" w14:paraId="47D1F0B1" w14:textId="27415B88" w:rsidTr="00701B2A">
        <w:trPr>
          <w:cantSplit/>
          <w:ins w:id="334" w:author="Student" w:date="2024-10-04T11:51:00Z"/>
          <w:del w:id="335" w:author="nikitadorogin@yandex.ru" w:date="2024-10-17T11:57:00Z"/>
          <w:trPrChange w:id="336" w:author="Student" w:date="2024-10-04T11:56:00Z">
            <w:trPr>
              <w:cantSplit/>
            </w:trPr>
          </w:trPrChange>
        </w:trPr>
        <w:tc>
          <w:tcPr>
            <w:tcW w:w="1555" w:type="dxa"/>
            <w:tcPrChange w:id="337" w:author="Student" w:date="2024-10-04T11:56:00Z">
              <w:tcPr>
                <w:tcW w:w="1754" w:type="dxa"/>
              </w:tcPr>
            </w:tcPrChange>
          </w:tcPr>
          <w:p w14:paraId="54603EA6" w14:textId="4E3A0843" w:rsidR="00701B2A" w:rsidRPr="00701B2A" w:rsidDel="00242197" w:rsidRDefault="00701B2A" w:rsidP="00701B2A">
            <w:pPr>
              <w:spacing w:line="240" w:lineRule="auto"/>
              <w:ind w:firstLine="0"/>
              <w:jc w:val="center"/>
              <w:rPr>
                <w:ins w:id="338" w:author="Student" w:date="2024-10-04T11:51:00Z"/>
                <w:del w:id="339" w:author="nikitadorogin@yandex.ru" w:date="2024-10-17T11:57:00Z"/>
                <w:szCs w:val="20"/>
                <w:lang w:val="ru-RU"/>
              </w:rPr>
            </w:pPr>
            <w:ins w:id="340" w:author="Student" w:date="2024-10-04T11:51:00Z">
              <w:del w:id="341" w:author="nikitadorogin@yandex.ru" w:date="2024-10-17T11:57:00Z">
                <w:r w:rsidRPr="00701B2A" w:rsidDel="00242197">
                  <w:rPr>
                    <w:szCs w:val="20"/>
                    <w:lang w:val="ru-RU"/>
                  </w:rPr>
                  <w:delText>треугольник</w:delText>
                </w:r>
              </w:del>
            </w:ins>
          </w:p>
        </w:tc>
        <w:tc>
          <w:tcPr>
            <w:tcW w:w="708" w:type="dxa"/>
            <w:tcPrChange w:id="342" w:author="Student" w:date="2024-10-04T11:56:00Z">
              <w:tcPr>
                <w:tcW w:w="686" w:type="dxa"/>
              </w:tcPr>
            </w:tcPrChange>
          </w:tcPr>
          <w:p w14:paraId="0B5044DE" w14:textId="164FB462" w:rsidR="00701B2A" w:rsidRPr="00701B2A" w:rsidDel="00242197" w:rsidRDefault="00BD6AAB" w:rsidP="00701B2A">
            <w:pPr>
              <w:spacing w:line="240" w:lineRule="auto"/>
              <w:ind w:firstLine="0"/>
              <w:jc w:val="center"/>
              <w:rPr>
                <w:ins w:id="343" w:author="Student" w:date="2024-10-04T11:51:00Z"/>
                <w:del w:id="344" w:author="nikitadorogin@yandex.ru" w:date="2024-10-17T11:57:00Z"/>
                <w:szCs w:val="20"/>
                <w:lang w:val="ru-RU"/>
                <w:rPrChange w:id="345" w:author="Student" w:date="2024-10-04T11:57:00Z">
                  <w:rPr>
                    <w:ins w:id="346" w:author="Student" w:date="2024-10-04T11:51:00Z"/>
                    <w:del w:id="347" w:author="nikitadorogin@yandex.ru" w:date="2024-10-17T11:57:00Z"/>
                    <w:szCs w:val="20"/>
                    <w:lang w:val="en-US"/>
                  </w:rPr>
                </w:rPrChange>
              </w:rPr>
            </w:pPr>
            <w:ins w:id="348" w:author="Student" w:date="2024-10-04T12:25:00Z">
              <w:del w:id="349" w:author="nikitadorogin@yandex.ru" w:date="2024-10-17T11:57:00Z">
                <w:r w:rsidDel="00242197">
                  <w:rPr>
                    <w:szCs w:val="20"/>
                    <w:lang w:val="ru-RU"/>
                  </w:rPr>
                  <w:delText>127</w:delText>
                </w:r>
              </w:del>
            </w:ins>
          </w:p>
        </w:tc>
        <w:tc>
          <w:tcPr>
            <w:tcW w:w="863" w:type="dxa"/>
            <w:tcPrChange w:id="350" w:author="Student" w:date="2024-10-04T11:56:00Z">
              <w:tcPr>
                <w:tcW w:w="686" w:type="dxa"/>
              </w:tcPr>
            </w:tcPrChange>
          </w:tcPr>
          <w:p w14:paraId="216EB4F8" w14:textId="2D8ED78B" w:rsidR="00701B2A" w:rsidRPr="00BD6AAB" w:rsidDel="00242197" w:rsidRDefault="00BD6AAB" w:rsidP="00701B2A">
            <w:pPr>
              <w:spacing w:line="240" w:lineRule="auto"/>
              <w:ind w:firstLine="0"/>
              <w:jc w:val="center"/>
              <w:rPr>
                <w:ins w:id="351" w:author="Student" w:date="2024-10-04T11:51:00Z"/>
                <w:del w:id="352" w:author="nikitadorogin@yandex.ru" w:date="2024-10-17T11:57:00Z"/>
                <w:szCs w:val="20"/>
                <w:lang w:val="ru-RU"/>
                <w:rPrChange w:id="353" w:author="Student" w:date="2024-10-04T12:25:00Z">
                  <w:rPr>
                    <w:ins w:id="354" w:author="Student" w:date="2024-10-04T11:51:00Z"/>
                    <w:del w:id="355" w:author="nikitadorogin@yandex.ru" w:date="2024-10-17T11:57:00Z"/>
                    <w:szCs w:val="20"/>
                    <w:lang w:val="en-US"/>
                  </w:rPr>
                </w:rPrChange>
              </w:rPr>
            </w:pPr>
            <w:ins w:id="356" w:author="Student" w:date="2024-10-04T12:25:00Z">
              <w:del w:id="357" w:author="nikitadorogin@yandex.ru" w:date="2024-10-17T11:57:00Z">
                <w:r w:rsidDel="00242197">
                  <w:rPr>
                    <w:szCs w:val="20"/>
                    <w:lang w:val="ru-RU"/>
                  </w:rPr>
                  <w:delText>0,3022</w:delText>
                </w:r>
              </w:del>
            </w:ins>
          </w:p>
        </w:tc>
        <w:tc>
          <w:tcPr>
            <w:tcW w:w="668" w:type="dxa"/>
            <w:tcPrChange w:id="358" w:author="Student" w:date="2024-10-04T11:56:00Z">
              <w:tcPr>
                <w:tcW w:w="668" w:type="dxa"/>
              </w:tcPr>
            </w:tcPrChange>
          </w:tcPr>
          <w:p w14:paraId="2F214A0A" w14:textId="7C637C92" w:rsidR="00701B2A" w:rsidRPr="005E1C7F" w:rsidDel="00242197" w:rsidRDefault="005E1C7F" w:rsidP="00701B2A">
            <w:pPr>
              <w:spacing w:line="240" w:lineRule="auto"/>
              <w:ind w:firstLine="0"/>
              <w:jc w:val="center"/>
              <w:rPr>
                <w:ins w:id="359" w:author="Student" w:date="2024-10-04T11:51:00Z"/>
                <w:del w:id="360" w:author="nikitadorogin@yandex.ru" w:date="2024-10-17T11:57:00Z"/>
                <w:szCs w:val="20"/>
                <w:lang w:val="ru-RU"/>
                <w:rPrChange w:id="361" w:author="Student" w:date="2024-10-04T12:34:00Z">
                  <w:rPr>
                    <w:ins w:id="362" w:author="Student" w:date="2024-10-04T11:51:00Z"/>
                    <w:del w:id="363" w:author="nikitadorogin@yandex.ru" w:date="2024-10-17T11:57:00Z"/>
                    <w:szCs w:val="20"/>
                    <w:lang w:val="en-US"/>
                  </w:rPr>
                </w:rPrChange>
              </w:rPr>
            </w:pPr>
            <w:ins w:id="364" w:author="Student" w:date="2024-10-04T12:34:00Z">
              <w:del w:id="365" w:author="nikitadorogin@yandex.ru" w:date="2024-10-17T11:57:00Z">
                <w:r w:rsidDel="00242197">
                  <w:rPr>
                    <w:szCs w:val="20"/>
                    <w:lang w:val="ru-RU"/>
                  </w:rPr>
                  <w:delText>15,5</w:delText>
                </w:r>
              </w:del>
            </w:ins>
            <w:ins w:id="366" w:author="Student" w:date="2024-10-04T12:35:00Z">
              <w:del w:id="367" w:author="nikitadorogin@yandex.ru" w:date="2024-10-17T11:57:00Z">
                <w:r w:rsidDel="00242197">
                  <w:rPr>
                    <w:szCs w:val="20"/>
                    <w:lang w:val="ru-RU"/>
                  </w:rPr>
                  <w:delText>273</w:delText>
                </w:r>
              </w:del>
            </w:ins>
          </w:p>
        </w:tc>
        <w:tc>
          <w:tcPr>
            <w:tcW w:w="850" w:type="dxa"/>
            <w:tcPrChange w:id="368" w:author="Student" w:date="2024-10-04T11:56:00Z">
              <w:tcPr>
                <w:tcW w:w="850" w:type="dxa"/>
              </w:tcPr>
            </w:tcPrChange>
          </w:tcPr>
          <w:p w14:paraId="2B222119" w14:textId="413B3E73" w:rsidR="00701B2A" w:rsidRPr="005E1C7F" w:rsidDel="00242197" w:rsidRDefault="005E1C7F" w:rsidP="00701B2A">
            <w:pPr>
              <w:spacing w:line="240" w:lineRule="auto"/>
              <w:ind w:firstLine="0"/>
              <w:jc w:val="center"/>
              <w:rPr>
                <w:ins w:id="369" w:author="Student" w:date="2024-10-04T11:51:00Z"/>
                <w:del w:id="370" w:author="nikitadorogin@yandex.ru" w:date="2024-10-17T11:57:00Z"/>
                <w:szCs w:val="20"/>
                <w:lang w:val="ru-RU"/>
                <w:rPrChange w:id="371" w:author="Student" w:date="2024-10-04T12:35:00Z">
                  <w:rPr>
                    <w:ins w:id="372" w:author="Student" w:date="2024-10-04T11:51:00Z"/>
                    <w:del w:id="373" w:author="nikitadorogin@yandex.ru" w:date="2024-10-17T11:57:00Z"/>
                    <w:szCs w:val="20"/>
                    <w:lang w:val="en-US"/>
                  </w:rPr>
                </w:rPrChange>
              </w:rPr>
            </w:pPr>
            <w:ins w:id="374" w:author="Student" w:date="2024-10-04T12:35:00Z">
              <w:del w:id="375" w:author="nikitadorogin@yandex.ru" w:date="2024-10-17T11:57:00Z">
                <w:r w:rsidDel="00242197">
                  <w:rPr>
                    <w:szCs w:val="20"/>
                    <w:lang w:val="ru-RU"/>
                  </w:rPr>
                  <w:delText>0,9635</w:delText>
                </w:r>
              </w:del>
            </w:ins>
          </w:p>
        </w:tc>
        <w:tc>
          <w:tcPr>
            <w:tcW w:w="709" w:type="dxa"/>
            <w:tcPrChange w:id="376" w:author="Student" w:date="2024-10-04T11:56:00Z">
              <w:tcPr>
                <w:tcW w:w="709" w:type="dxa"/>
              </w:tcPr>
            </w:tcPrChange>
          </w:tcPr>
          <w:p w14:paraId="575C9027" w14:textId="23F25D21" w:rsidR="00701B2A" w:rsidRPr="00701B2A" w:rsidDel="00242197" w:rsidRDefault="00BD6AAB" w:rsidP="00701B2A">
            <w:pPr>
              <w:spacing w:line="240" w:lineRule="auto"/>
              <w:ind w:firstLine="0"/>
              <w:jc w:val="center"/>
              <w:rPr>
                <w:ins w:id="377" w:author="Student" w:date="2024-10-04T11:51:00Z"/>
                <w:del w:id="378" w:author="nikitadorogin@yandex.ru" w:date="2024-10-17T11:57:00Z"/>
                <w:szCs w:val="20"/>
                <w:lang w:val="ru-RU"/>
                <w:rPrChange w:id="379" w:author="Student" w:date="2024-10-04T11:57:00Z">
                  <w:rPr>
                    <w:ins w:id="380" w:author="Student" w:date="2024-10-04T11:51:00Z"/>
                    <w:del w:id="381" w:author="nikitadorogin@yandex.ru" w:date="2024-10-17T11:57:00Z"/>
                    <w:szCs w:val="20"/>
                    <w:lang w:val="en-US"/>
                  </w:rPr>
                </w:rPrChange>
              </w:rPr>
            </w:pPr>
            <w:ins w:id="382" w:author="Student" w:date="2024-10-04T12:25:00Z">
              <w:del w:id="383" w:author="nikitadorogin@yandex.ru" w:date="2024-10-17T11:57:00Z">
                <w:r w:rsidDel="00242197">
                  <w:rPr>
                    <w:szCs w:val="20"/>
                    <w:lang w:val="ru-RU"/>
                  </w:rPr>
                  <w:delText>59,38</w:delText>
                </w:r>
              </w:del>
            </w:ins>
          </w:p>
        </w:tc>
        <w:tc>
          <w:tcPr>
            <w:tcW w:w="1163" w:type="dxa"/>
            <w:tcPrChange w:id="384" w:author="Student" w:date="2024-10-04T11:56:00Z">
              <w:tcPr>
                <w:tcW w:w="820" w:type="dxa"/>
              </w:tcPr>
            </w:tcPrChange>
          </w:tcPr>
          <w:p w14:paraId="1512FA5E" w14:textId="1F3DC040" w:rsidR="00701B2A" w:rsidRPr="00BD6AAB" w:rsidDel="00242197" w:rsidRDefault="00BD6AAB" w:rsidP="00701B2A">
            <w:pPr>
              <w:spacing w:line="240" w:lineRule="auto"/>
              <w:ind w:firstLine="0"/>
              <w:jc w:val="center"/>
              <w:rPr>
                <w:ins w:id="385" w:author="Student" w:date="2024-10-04T11:51:00Z"/>
                <w:del w:id="386" w:author="nikitadorogin@yandex.ru" w:date="2024-10-17T11:57:00Z"/>
                <w:szCs w:val="20"/>
                <w:lang w:val="ru-RU"/>
                <w:rPrChange w:id="387" w:author="Student" w:date="2024-10-04T12:26:00Z">
                  <w:rPr>
                    <w:ins w:id="388" w:author="Student" w:date="2024-10-04T11:51:00Z"/>
                    <w:del w:id="389" w:author="nikitadorogin@yandex.ru" w:date="2024-10-17T11:57:00Z"/>
                    <w:szCs w:val="20"/>
                    <w:lang w:val="en-US"/>
                  </w:rPr>
                </w:rPrChange>
              </w:rPr>
            </w:pPr>
            <w:ins w:id="390" w:author="Student" w:date="2024-10-04T12:26:00Z">
              <w:del w:id="391" w:author="nikitadorogin@yandex.ru" w:date="2024-10-17T11:57:00Z">
                <w:r w:rsidDel="00242197">
                  <w:rPr>
                    <w:szCs w:val="20"/>
                    <w:lang w:val="ru-RU"/>
                  </w:rPr>
                  <w:delText>0,590</w:delText>
                </w:r>
              </w:del>
            </w:ins>
          </w:p>
        </w:tc>
        <w:tc>
          <w:tcPr>
            <w:tcW w:w="893" w:type="dxa"/>
            <w:tcPrChange w:id="392" w:author="Student" w:date="2024-10-04T11:56:00Z">
              <w:tcPr>
                <w:tcW w:w="1236" w:type="dxa"/>
              </w:tcPr>
            </w:tcPrChange>
          </w:tcPr>
          <w:p w14:paraId="141BA598" w14:textId="0405EEEA" w:rsidR="00701B2A" w:rsidRPr="005E1C7F" w:rsidDel="00242197" w:rsidRDefault="005E1C7F" w:rsidP="00701B2A">
            <w:pPr>
              <w:spacing w:line="240" w:lineRule="auto"/>
              <w:ind w:firstLine="0"/>
              <w:jc w:val="center"/>
              <w:rPr>
                <w:ins w:id="393" w:author="Student" w:date="2024-10-04T11:51:00Z"/>
                <w:del w:id="394" w:author="nikitadorogin@yandex.ru" w:date="2024-10-17T11:57:00Z"/>
                <w:szCs w:val="20"/>
                <w:lang w:val="ru-RU"/>
                <w:rPrChange w:id="395" w:author="Student" w:date="2024-10-04T12:36:00Z">
                  <w:rPr>
                    <w:ins w:id="396" w:author="Student" w:date="2024-10-04T11:51:00Z"/>
                    <w:del w:id="397" w:author="nikitadorogin@yandex.ru" w:date="2024-10-17T11:57:00Z"/>
                    <w:szCs w:val="20"/>
                    <w:lang w:val="en-US"/>
                  </w:rPr>
                </w:rPrChange>
              </w:rPr>
            </w:pPr>
            <w:ins w:id="398" w:author="Student" w:date="2024-10-04T12:36:00Z">
              <w:del w:id="399" w:author="nikitadorogin@yandex.ru" w:date="2024-10-17T11:57:00Z">
                <w:r w:rsidDel="00242197">
                  <w:rPr>
                    <w:szCs w:val="20"/>
                    <w:lang w:val="ru-RU"/>
                  </w:rPr>
                  <w:delText>1</w:delText>
                </w:r>
              </w:del>
            </w:ins>
            <w:ins w:id="400" w:author="Student" w:date="2024-10-04T12:37:00Z">
              <w:del w:id="401" w:author="nikitadorogin@yandex.ru" w:date="2024-10-17T11:57:00Z">
                <w:r w:rsidDel="00242197">
                  <w:rPr>
                    <w:szCs w:val="20"/>
                    <w:lang w:val="ru-RU"/>
                  </w:rPr>
                  <w:delText>11,3</w:delText>
                </w:r>
              </w:del>
            </w:ins>
          </w:p>
        </w:tc>
        <w:tc>
          <w:tcPr>
            <w:tcW w:w="1236" w:type="dxa"/>
            <w:tcPrChange w:id="402" w:author="Student" w:date="2024-10-04T11:56:00Z">
              <w:tcPr>
                <w:tcW w:w="1236" w:type="dxa"/>
              </w:tcPr>
            </w:tcPrChange>
          </w:tcPr>
          <w:p w14:paraId="03AC699A" w14:textId="2C688A4F" w:rsidR="00701B2A" w:rsidRPr="005E1C7F" w:rsidDel="00242197" w:rsidRDefault="005E1C7F" w:rsidP="00701B2A">
            <w:pPr>
              <w:spacing w:line="240" w:lineRule="auto"/>
              <w:ind w:firstLine="0"/>
              <w:jc w:val="center"/>
              <w:rPr>
                <w:ins w:id="403" w:author="Student" w:date="2024-10-04T11:51:00Z"/>
                <w:del w:id="404" w:author="nikitadorogin@yandex.ru" w:date="2024-10-17T11:57:00Z"/>
                <w:szCs w:val="20"/>
                <w:lang w:val="ru-RU"/>
                <w:rPrChange w:id="405" w:author="Student" w:date="2024-10-04T12:37:00Z">
                  <w:rPr>
                    <w:ins w:id="406" w:author="Student" w:date="2024-10-04T11:51:00Z"/>
                    <w:del w:id="407" w:author="nikitadorogin@yandex.ru" w:date="2024-10-17T11:57:00Z"/>
                    <w:szCs w:val="20"/>
                    <w:lang w:val="en-US"/>
                  </w:rPr>
                </w:rPrChange>
              </w:rPr>
            </w:pPr>
            <w:ins w:id="408" w:author="Student" w:date="2024-10-04T12:37:00Z">
              <w:del w:id="409" w:author="nikitadorogin@yandex.ru" w:date="2024-10-17T11:57:00Z">
                <w:r w:rsidDel="00242197">
                  <w:rPr>
                    <w:szCs w:val="20"/>
                    <w:lang w:val="ru-RU"/>
                  </w:rPr>
                  <w:delText>105,1</w:delText>
                </w:r>
              </w:del>
            </w:ins>
          </w:p>
        </w:tc>
        <w:tc>
          <w:tcPr>
            <w:tcW w:w="1203" w:type="dxa"/>
            <w:tcPrChange w:id="410" w:author="Student" w:date="2024-10-04T11:56:00Z">
              <w:tcPr>
                <w:tcW w:w="1203" w:type="dxa"/>
              </w:tcPr>
            </w:tcPrChange>
          </w:tcPr>
          <w:p w14:paraId="085BE0F6" w14:textId="1CE56431" w:rsidR="00701B2A" w:rsidRPr="005E1C7F" w:rsidDel="00242197" w:rsidRDefault="005E1C7F" w:rsidP="00701B2A">
            <w:pPr>
              <w:spacing w:line="240" w:lineRule="auto"/>
              <w:ind w:firstLine="0"/>
              <w:jc w:val="center"/>
              <w:rPr>
                <w:ins w:id="411" w:author="Student" w:date="2024-10-04T11:51:00Z"/>
                <w:del w:id="412" w:author="nikitadorogin@yandex.ru" w:date="2024-10-17T11:57:00Z"/>
                <w:szCs w:val="20"/>
                <w:lang w:val="ru-RU"/>
                <w:rPrChange w:id="413" w:author="Student" w:date="2024-10-04T12:37:00Z">
                  <w:rPr>
                    <w:ins w:id="414" w:author="Student" w:date="2024-10-04T11:51:00Z"/>
                    <w:del w:id="415" w:author="nikitadorogin@yandex.ru" w:date="2024-10-17T11:57:00Z"/>
                    <w:szCs w:val="20"/>
                    <w:lang w:val="en-US"/>
                  </w:rPr>
                </w:rPrChange>
              </w:rPr>
            </w:pPr>
            <w:ins w:id="416" w:author="Student" w:date="2024-10-04T12:37:00Z">
              <w:del w:id="417" w:author="nikitadorogin@yandex.ru" w:date="2024-10-17T11:57:00Z">
                <w:r w:rsidDel="00242197">
                  <w:rPr>
                    <w:szCs w:val="20"/>
                    <w:lang w:val="ru-RU"/>
                  </w:rPr>
                  <w:delText>94</w:delText>
                </w:r>
              </w:del>
            </w:ins>
          </w:p>
        </w:tc>
      </w:tr>
    </w:tbl>
    <w:p w14:paraId="29CF4921" w14:textId="77405FF4" w:rsidR="00701B2A" w:rsidDel="00B379F1" w:rsidRDefault="00701B2A" w:rsidP="0012204B">
      <w:pPr>
        <w:ind w:firstLine="0"/>
        <w:rPr>
          <w:del w:id="418" w:author="nikitadorogin@yandex.ru" w:date="2024-10-17T11:57:00Z"/>
          <w:b/>
          <w:bCs/>
          <w:spacing w:val="-2"/>
          <w:lang w:val="ru-RU"/>
        </w:rPr>
      </w:pPr>
      <w:bookmarkStart w:id="419" w:name="_Hlk180147653"/>
    </w:p>
    <w:p w14:paraId="156A2EDE" w14:textId="7BAE1BA2" w:rsidR="00B379F1" w:rsidDel="00824A49" w:rsidRDefault="00B379F1" w:rsidP="00006BFC">
      <w:pPr>
        <w:ind w:firstLine="0"/>
        <w:rPr>
          <w:ins w:id="420" w:author="Student" w:date="2024-10-18T12:39:00Z"/>
          <w:del w:id="421" w:author="nikitadorogin@yandex.ru" w:date="2024-10-23T15:13:00Z"/>
          <w:b/>
          <w:bCs/>
          <w:spacing w:val="-2"/>
          <w:lang w:val="ru-RU"/>
        </w:rPr>
      </w:pPr>
    </w:p>
    <w:p w14:paraId="4D810C93" w14:textId="00663DAC" w:rsidR="00B379F1" w:rsidDel="00824A49" w:rsidRDefault="00B379F1" w:rsidP="00006BFC">
      <w:pPr>
        <w:ind w:firstLine="0"/>
        <w:rPr>
          <w:ins w:id="422" w:author="Student" w:date="2024-10-18T12:39:00Z"/>
          <w:del w:id="423" w:author="nikitadorogin@yandex.ru" w:date="2024-10-23T15:13:00Z"/>
          <w:b/>
          <w:bCs/>
          <w:spacing w:val="-2"/>
          <w:lang w:val="ru-RU"/>
        </w:rPr>
      </w:pPr>
      <w:ins w:id="424" w:author="Student" w:date="2024-10-18T12:39:00Z">
        <w:del w:id="425" w:author="nikitadorogin@yandex.ru" w:date="2024-10-23T15:13:00Z">
          <w:r w:rsidDel="00824A49">
            <w:rPr>
              <w:b/>
              <w:bCs/>
              <w:spacing w:val="-2"/>
              <w:lang w:val="ru-RU"/>
            </w:rPr>
            <w:delText>Для те</w:delText>
          </w:r>
        </w:del>
      </w:ins>
      <w:ins w:id="426" w:author="Student" w:date="2024-10-18T12:40:00Z">
        <w:del w:id="427" w:author="nikitadorogin@yandex.ru" w:date="2024-10-23T15:13:00Z">
          <w:r w:rsidDel="00824A49">
            <w:rPr>
              <w:b/>
              <w:bCs/>
              <w:spacing w:val="-2"/>
              <w:lang w:val="ru-RU"/>
            </w:rPr>
            <w:delText>мпературы = 27</w:delText>
          </w:r>
        </w:del>
      </w:ins>
    </w:p>
    <w:tbl>
      <w:tblPr>
        <w:tblW w:w="9845" w:type="dxa"/>
        <w:tblInd w:w="8" w:type="dxa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  <w:insideH w:val="single" w:sz="6" w:space="0" w:color="232323"/>
          <w:insideV w:val="single" w:sz="6" w:space="0" w:color="23232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34"/>
        <w:gridCol w:w="1302"/>
        <w:gridCol w:w="851"/>
        <w:gridCol w:w="851"/>
        <w:gridCol w:w="851"/>
        <w:gridCol w:w="851"/>
        <w:gridCol w:w="851"/>
        <w:gridCol w:w="851"/>
        <w:gridCol w:w="851"/>
        <w:gridCol w:w="852"/>
      </w:tblGrid>
      <w:tr w:rsidR="00F92530" w:rsidRPr="00242197" w:rsidDel="00824A49" w14:paraId="166C8892" w14:textId="65516CE6" w:rsidTr="002365CB">
        <w:trPr>
          <w:trHeight w:val="581"/>
          <w:ins w:id="428" w:author="Student" w:date="2024-10-18T12:08:00Z"/>
          <w:del w:id="429" w:author="nikitadorogin@yandex.ru" w:date="2024-10-23T15:13:00Z"/>
        </w:trPr>
        <w:tc>
          <w:tcPr>
            <w:tcW w:w="1734" w:type="dxa"/>
            <w:tcBorders>
              <w:right w:val="single" w:sz="4" w:space="0" w:color="auto"/>
            </w:tcBorders>
          </w:tcPr>
          <w:p w14:paraId="4B2AE5FE" w14:textId="2C384ED3" w:rsidR="00F92530" w:rsidRPr="00242197" w:rsidDel="00824A49" w:rsidRDefault="00F92530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ins w:id="430" w:author="Student" w:date="2024-10-18T12:08:00Z"/>
                <w:del w:id="431" w:author="nikitadorogin@yandex.ru" w:date="2024-10-23T15:13:00Z"/>
                <w:b/>
                <w:lang w:val="en-US"/>
              </w:rPr>
            </w:pPr>
            <w:bookmarkStart w:id="432" w:name="_Hlk180145699"/>
            <w:ins w:id="433" w:author="Student" w:date="2024-10-18T12:08:00Z">
              <w:del w:id="434" w:author="nikitadorogin@yandex.ru" w:date="2024-10-23T15:13:00Z">
                <w:r w:rsidDel="00824A49">
                  <w:rPr>
                    <w:b/>
                    <w:lang w:val="ru-RU"/>
                  </w:rPr>
                  <w:delText>3540</w:delText>
                </w:r>
              </w:del>
            </w:ins>
            <w:ins w:id="435" w:author="Student" w:date="2024-10-18T12:02:00Z">
              <w:del w:id="436" w:author="nikitadorogin@yandex.ru" w:date="2024-10-23T15:13:00Z">
                <w:r w:rsidR="00C76482" w:rsidDel="00824A49">
                  <w:rPr>
                    <w:lang w:val="ru-RU"/>
                  </w:rPr>
                  <w:delText>0,95</w:delText>
                </w:r>
              </w:del>
            </w:ins>
            <w:ins w:id="437" w:author="Student" w:date="2024-10-18T12:03:00Z">
              <w:del w:id="438" w:author="nikitadorogin@yandex.ru" w:date="2024-10-23T15:13:00Z">
                <w:r w:rsidR="00C76482" w:rsidDel="00824A49">
                  <w:rPr>
                    <w:lang w:val="ru-RU"/>
                  </w:rPr>
                  <w:delText>0,90,85</w:delText>
                </w:r>
              </w:del>
            </w:ins>
            <w:ins w:id="439" w:author="Student" w:date="2024-10-18T12:04:00Z">
              <w:del w:id="440" w:author="nikitadorogin@yandex.ru" w:date="2024-10-23T15:13:00Z">
                <w:r w:rsidR="00C76482" w:rsidDel="00824A49">
                  <w:rPr>
                    <w:lang w:val="ru-RU"/>
                  </w:rPr>
                  <w:delText>0,80,750,7</w:delText>
                </w:r>
              </w:del>
            </w:ins>
            <w:ins w:id="441" w:author="Student" w:date="2024-10-18T12:09:00Z">
              <w:del w:id="442" w:author="nikitadorogin@yandex.ru" w:date="2024-10-23T15:13:00Z">
                <w:r w:rsidDel="00824A49">
                  <w:rPr>
                    <w:lang w:val="ru-RU"/>
                  </w:rPr>
                  <w:delText>0,650,6</w:delText>
                </w:r>
              </w:del>
            </w:ins>
            <w:ins w:id="443" w:author="Student" w:date="2024-10-18T12:02:00Z">
              <w:del w:id="444" w:author="nikitadorogin@yandex.ru" w:date="2024-10-23T15:13:00Z">
                <w:r w:rsidR="00C76482" w:rsidDel="00824A49">
                  <w:rPr>
                    <w:rFonts w:ascii="Arial"/>
                    <w:sz w:val="24"/>
                    <w:szCs w:val="24"/>
                    <w:lang w:val="ru-RU"/>
                  </w:rPr>
                  <w:delText>73,3</w:delText>
                </w:r>
              </w:del>
            </w:ins>
            <w:ins w:id="445" w:author="Student" w:date="2024-10-18T12:03:00Z">
              <w:del w:id="446" w:author="nikitadorogin@yandex.ru" w:date="2024-10-23T15:13:00Z">
                <w:r w:rsidR="00C76482" w:rsidDel="00824A49">
                  <w:rPr>
                    <w:sz w:val="24"/>
                    <w:szCs w:val="24"/>
                    <w:lang w:val="ru-RU"/>
                  </w:rPr>
                  <w:delText>67,3861,48</w:delText>
                </w:r>
              </w:del>
            </w:ins>
            <w:ins w:id="447" w:author="Student" w:date="2024-10-18T12:04:00Z">
              <w:del w:id="448" w:author="nikitadorogin@yandex.ru" w:date="2024-10-23T15:13:00Z">
                <w:r w:rsidR="00C76482" w:rsidDel="00824A49">
                  <w:rPr>
                    <w:sz w:val="24"/>
                    <w:szCs w:val="24"/>
                    <w:lang w:val="ru-RU"/>
                  </w:rPr>
                  <w:delText>55,6249,844,03</w:delText>
                </w:r>
              </w:del>
            </w:ins>
            <w:ins w:id="449" w:author="Student" w:date="2024-10-18T12:09:00Z">
              <w:del w:id="450" w:author="nikitadorogin@yandex.ru" w:date="2024-10-23T15:13:00Z">
                <w:r w:rsidDel="00824A49">
                  <w:rPr>
                    <w:sz w:val="24"/>
                    <w:szCs w:val="24"/>
                    <w:lang w:val="ru-RU"/>
                  </w:rPr>
                  <w:delText>38,3232,69</w:delText>
                </w:r>
              </w:del>
            </w:ins>
            <w:bookmarkStart w:id="451" w:name="_Hlk180146611"/>
            <w:bookmarkEnd w:id="432"/>
            <w:ins w:id="452" w:author="Student" w:date="2024-10-18T12:08:00Z">
              <w:del w:id="453" w:author="nikitadorogin@yandex.ru" w:date="2024-10-23T15:13:00Z">
                <w:r w:rsidRPr="00242197" w:rsidDel="00824A49">
                  <w:rPr>
                    <w:b/>
                    <w:lang w:val="ru-RU"/>
                  </w:rPr>
                  <w:delText>Измеряемый параметр</w:delText>
                </w:r>
              </w:del>
            </w:ins>
          </w:p>
        </w:tc>
        <w:tc>
          <w:tcPr>
            <w:tcW w:w="1302" w:type="dxa"/>
            <w:tcBorders>
              <w:left w:val="single" w:sz="4" w:space="0" w:color="auto"/>
              <w:tl2br w:val="single" w:sz="4" w:space="0" w:color="auto"/>
            </w:tcBorders>
          </w:tcPr>
          <w:p w14:paraId="47C627A0" w14:textId="7DCEFE83" w:rsidR="00F92530" w:rsidRPr="00242197" w:rsidDel="00824A49" w:rsidRDefault="00F92530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right"/>
              <w:rPr>
                <w:ins w:id="454" w:author="Student" w:date="2024-10-18T12:08:00Z"/>
                <w:del w:id="455" w:author="nikitadorogin@yandex.ru" w:date="2024-10-23T15:13:00Z"/>
                <w:b/>
                <w:lang w:val="ru-RU"/>
              </w:rPr>
            </w:pPr>
            <w:ins w:id="456" w:author="Student" w:date="2024-10-18T12:08:00Z">
              <w:del w:id="457" w:author="nikitadorogin@yandex.ru" w:date="2024-10-23T15:13:00Z">
                <w:r w:rsidRPr="00242197" w:rsidDel="00824A49">
                  <w:rPr>
                    <w:b/>
                    <w:lang w:val="ru-RU"/>
                  </w:rPr>
                  <w:delText xml:space="preserve">       </w:delText>
                </w:r>
                <w:r w:rsidRPr="00242197" w:rsidDel="00824A49">
                  <w:rPr>
                    <w:b/>
                    <w:lang w:val="en-US"/>
                  </w:rPr>
                  <w:delText xml:space="preserve">R, </w:delText>
                </w:r>
                <w:r w:rsidRPr="00242197" w:rsidDel="00824A49">
                  <w:rPr>
                    <w:b/>
                    <w:lang w:val="ru-RU"/>
                  </w:rPr>
                  <w:delText>%</w:delText>
                </w:r>
                <w:r w:rsidRPr="00242197" w:rsidDel="00824A49">
                  <w:rPr>
                    <w:b/>
                    <w:lang w:val="en-US"/>
                  </w:rPr>
                  <w:delText xml:space="preserve"> </w:delText>
                </w:r>
              </w:del>
            </w:ins>
          </w:p>
          <w:p w14:paraId="17EB039D" w14:textId="67B536FA" w:rsidR="00F92530" w:rsidRPr="00242197" w:rsidDel="00824A49" w:rsidRDefault="00F92530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ins w:id="458" w:author="Student" w:date="2024-10-18T12:08:00Z"/>
                <w:del w:id="459" w:author="nikitadorogin@yandex.ru" w:date="2024-10-23T15:13:00Z"/>
                <w:b/>
                <w:lang w:val="en-US"/>
              </w:rPr>
            </w:pPr>
            <w:ins w:id="460" w:author="Student" w:date="2024-10-18T12:08:00Z">
              <w:del w:id="461" w:author="nikitadorogin@yandex.ru" w:date="2024-10-23T15:13:00Z">
                <w:r w:rsidRPr="00242197" w:rsidDel="00824A49">
                  <w:rPr>
                    <w:b/>
                    <w:lang w:val="ru-RU"/>
                  </w:rPr>
                  <w:delText xml:space="preserve"> При-</w:delText>
                </w:r>
              </w:del>
            </w:ins>
          </w:p>
          <w:p w14:paraId="2DF65363" w14:textId="759AADBE" w:rsidR="00F92530" w:rsidRPr="00242197" w:rsidDel="00824A49" w:rsidRDefault="00F92530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ins w:id="462" w:author="Student" w:date="2024-10-18T12:08:00Z"/>
                <w:del w:id="463" w:author="nikitadorogin@yandex.ru" w:date="2024-10-23T15:13:00Z"/>
                <w:rFonts w:ascii="Arial" w:hAnsi="Arial"/>
                <w:lang w:val="en-US"/>
              </w:rPr>
            </w:pPr>
            <w:ins w:id="464" w:author="Student" w:date="2024-10-18T12:08:00Z">
              <w:del w:id="465" w:author="nikitadorogin@yandex.ru" w:date="2024-10-23T15:13:00Z">
                <w:r w:rsidRPr="00242197" w:rsidDel="00824A49">
                  <w:rPr>
                    <w:b/>
                    <w:lang w:val="ru-RU"/>
                  </w:rPr>
                  <w:delText xml:space="preserve"> бор</w:delText>
                </w:r>
              </w:del>
            </w:ins>
          </w:p>
        </w:tc>
        <w:tc>
          <w:tcPr>
            <w:tcW w:w="851" w:type="dxa"/>
          </w:tcPr>
          <w:p w14:paraId="5DE9BD07" w14:textId="4A084F4E" w:rsidR="00F92530" w:rsidRPr="00242197" w:rsidDel="00824A49" w:rsidRDefault="00F92530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466" w:author="Student" w:date="2024-10-18T12:08:00Z"/>
                <w:del w:id="467" w:author="nikitadorogin@yandex.ru" w:date="2024-10-23T15:13:00Z"/>
                <w:b/>
                <w:lang w:val="ru-RU"/>
              </w:rPr>
            </w:pPr>
          </w:p>
          <w:p w14:paraId="6B059AFE" w14:textId="499DCCAD" w:rsidR="00F92530" w:rsidRPr="00242197" w:rsidDel="00824A49" w:rsidRDefault="00F92530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468" w:author="Student" w:date="2024-10-18T12:08:00Z"/>
                <w:del w:id="469" w:author="nikitadorogin@yandex.ru" w:date="2024-10-23T15:13:00Z"/>
                <w:b/>
                <w:lang w:val="ru-RU"/>
              </w:rPr>
            </w:pPr>
            <w:ins w:id="470" w:author="Student" w:date="2024-10-18T12:08:00Z">
              <w:del w:id="471" w:author="nikitadorogin@yandex.ru" w:date="2024-10-23T15:13:00Z">
                <w:r w:rsidDel="00824A49">
                  <w:rPr>
                    <w:b/>
                    <w:lang w:val="ru-RU"/>
                  </w:rPr>
                  <w:delText>45</w:delText>
                </w:r>
              </w:del>
            </w:ins>
          </w:p>
        </w:tc>
        <w:tc>
          <w:tcPr>
            <w:tcW w:w="851" w:type="dxa"/>
          </w:tcPr>
          <w:p w14:paraId="5118003A" w14:textId="45C1EED3" w:rsidR="00F92530" w:rsidRPr="00242197" w:rsidDel="00824A49" w:rsidRDefault="00F92530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472" w:author="Student" w:date="2024-10-18T12:08:00Z"/>
                <w:del w:id="473" w:author="nikitadorogin@yandex.ru" w:date="2024-10-23T15:13:00Z"/>
                <w:b/>
                <w:lang w:val="ru-RU"/>
              </w:rPr>
            </w:pPr>
          </w:p>
          <w:p w14:paraId="20CD97F3" w14:textId="596AE9E2" w:rsidR="00F92530" w:rsidRPr="00242197" w:rsidDel="00824A49" w:rsidRDefault="00F92530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474" w:author="Student" w:date="2024-10-18T12:08:00Z"/>
                <w:del w:id="475" w:author="nikitadorogin@yandex.ru" w:date="2024-10-23T15:13:00Z"/>
                <w:b/>
                <w:lang w:val="ru-RU"/>
              </w:rPr>
            </w:pPr>
            <w:ins w:id="476" w:author="Student" w:date="2024-10-18T12:08:00Z">
              <w:del w:id="477" w:author="nikitadorogin@yandex.ru" w:date="2024-10-23T15:13:00Z">
                <w:r w:rsidDel="00824A49">
                  <w:rPr>
                    <w:b/>
                    <w:lang w:val="ru-RU"/>
                  </w:rPr>
                  <w:delText>5</w:delText>
                </w:r>
                <w:r w:rsidRPr="00242197" w:rsidDel="00824A49">
                  <w:rPr>
                    <w:b/>
                    <w:lang w:val="ru-RU"/>
                  </w:rPr>
                  <w:delText>0</w:delText>
                </w:r>
              </w:del>
            </w:ins>
          </w:p>
        </w:tc>
        <w:tc>
          <w:tcPr>
            <w:tcW w:w="851" w:type="dxa"/>
          </w:tcPr>
          <w:p w14:paraId="0A4B07D1" w14:textId="759B7A29" w:rsidR="00F92530" w:rsidRPr="00242197" w:rsidDel="00824A49" w:rsidRDefault="00F92530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478" w:author="Student" w:date="2024-10-18T12:08:00Z"/>
                <w:del w:id="479" w:author="nikitadorogin@yandex.ru" w:date="2024-10-23T15:13:00Z"/>
                <w:b/>
                <w:lang w:val="ru-RU"/>
              </w:rPr>
            </w:pPr>
          </w:p>
          <w:p w14:paraId="7B779BCA" w14:textId="6C82C474" w:rsidR="00F92530" w:rsidRPr="00242197" w:rsidDel="00824A49" w:rsidRDefault="00F92530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480" w:author="Student" w:date="2024-10-18T12:08:00Z"/>
                <w:del w:id="481" w:author="nikitadorogin@yandex.ru" w:date="2024-10-23T15:13:00Z"/>
                <w:b/>
                <w:lang w:val="ru-RU"/>
              </w:rPr>
            </w:pPr>
            <w:ins w:id="482" w:author="Student" w:date="2024-10-18T12:08:00Z">
              <w:del w:id="483" w:author="nikitadorogin@yandex.ru" w:date="2024-10-23T15:13:00Z">
                <w:r w:rsidDel="00824A49">
                  <w:rPr>
                    <w:b/>
                    <w:lang w:val="ru-RU"/>
                  </w:rPr>
                  <w:delText>55</w:delText>
                </w:r>
              </w:del>
            </w:ins>
          </w:p>
        </w:tc>
        <w:tc>
          <w:tcPr>
            <w:tcW w:w="851" w:type="dxa"/>
          </w:tcPr>
          <w:p w14:paraId="36A07D6F" w14:textId="6FB78362" w:rsidR="00F92530" w:rsidRPr="00242197" w:rsidDel="00824A49" w:rsidRDefault="00F92530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484" w:author="Student" w:date="2024-10-18T12:08:00Z"/>
                <w:del w:id="485" w:author="nikitadorogin@yandex.ru" w:date="2024-10-23T15:13:00Z"/>
                <w:b/>
                <w:lang w:val="ru-RU"/>
              </w:rPr>
            </w:pPr>
          </w:p>
          <w:p w14:paraId="45F8D847" w14:textId="16E45BC0" w:rsidR="00F92530" w:rsidRPr="00242197" w:rsidDel="00824A49" w:rsidRDefault="00F92530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486" w:author="Student" w:date="2024-10-18T12:08:00Z"/>
                <w:del w:id="487" w:author="nikitadorogin@yandex.ru" w:date="2024-10-23T15:13:00Z"/>
                <w:b/>
                <w:lang w:val="ru-RU"/>
              </w:rPr>
            </w:pPr>
            <w:ins w:id="488" w:author="Student" w:date="2024-10-18T12:08:00Z">
              <w:del w:id="489" w:author="nikitadorogin@yandex.ru" w:date="2024-10-23T15:13:00Z">
                <w:r w:rsidDel="00824A49">
                  <w:rPr>
                    <w:b/>
                    <w:lang w:val="ru-RU"/>
                  </w:rPr>
                  <w:delText>6</w:delText>
                </w:r>
                <w:r w:rsidRPr="00242197" w:rsidDel="00824A49">
                  <w:rPr>
                    <w:b/>
                    <w:lang w:val="ru-RU"/>
                  </w:rPr>
                  <w:delText>0</w:delText>
                </w:r>
              </w:del>
            </w:ins>
          </w:p>
        </w:tc>
        <w:tc>
          <w:tcPr>
            <w:tcW w:w="851" w:type="dxa"/>
          </w:tcPr>
          <w:p w14:paraId="768DE42C" w14:textId="51A0866D" w:rsidR="00F92530" w:rsidRPr="00242197" w:rsidDel="00824A49" w:rsidRDefault="00F92530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490" w:author="Student" w:date="2024-10-18T12:08:00Z"/>
                <w:del w:id="491" w:author="nikitadorogin@yandex.ru" w:date="2024-10-23T15:13:00Z"/>
                <w:b/>
                <w:lang w:val="ru-RU"/>
              </w:rPr>
            </w:pPr>
          </w:p>
          <w:p w14:paraId="3C7757A8" w14:textId="0963AFDF" w:rsidR="00F92530" w:rsidRPr="00242197" w:rsidDel="00824A49" w:rsidRDefault="00F92530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492" w:author="Student" w:date="2024-10-18T12:08:00Z"/>
                <w:del w:id="493" w:author="nikitadorogin@yandex.ru" w:date="2024-10-23T15:13:00Z"/>
                <w:b/>
                <w:lang w:val="ru-RU"/>
              </w:rPr>
            </w:pPr>
            <w:ins w:id="494" w:author="Student" w:date="2024-10-18T12:08:00Z">
              <w:del w:id="495" w:author="nikitadorogin@yandex.ru" w:date="2024-10-23T15:13:00Z">
                <w:r w:rsidDel="00824A49">
                  <w:rPr>
                    <w:b/>
                    <w:lang w:val="ru-RU"/>
                  </w:rPr>
                  <w:delText>6</w:delText>
                </w:r>
                <w:r w:rsidRPr="00242197" w:rsidDel="00824A49">
                  <w:rPr>
                    <w:b/>
                    <w:lang w:val="ru-RU"/>
                  </w:rPr>
                  <w:delText>5</w:delText>
                </w:r>
              </w:del>
            </w:ins>
          </w:p>
        </w:tc>
        <w:tc>
          <w:tcPr>
            <w:tcW w:w="851" w:type="dxa"/>
          </w:tcPr>
          <w:p w14:paraId="496AA29F" w14:textId="505EAB31" w:rsidR="00F92530" w:rsidRPr="00242197" w:rsidDel="00824A49" w:rsidRDefault="00F92530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496" w:author="Student" w:date="2024-10-18T12:08:00Z"/>
                <w:del w:id="497" w:author="nikitadorogin@yandex.ru" w:date="2024-10-23T15:13:00Z"/>
                <w:b/>
                <w:lang w:val="ru-RU"/>
              </w:rPr>
            </w:pPr>
          </w:p>
          <w:p w14:paraId="1AED7865" w14:textId="73AD0A02" w:rsidR="00F92530" w:rsidRPr="00242197" w:rsidDel="00824A49" w:rsidRDefault="00F92530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498" w:author="Student" w:date="2024-10-18T12:08:00Z"/>
                <w:del w:id="499" w:author="nikitadorogin@yandex.ru" w:date="2024-10-23T15:13:00Z"/>
                <w:b/>
                <w:lang w:val="ru-RU"/>
              </w:rPr>
            </w:pPr>
            <w:ins w:id="500" w:author="Student" w:date="2024-10-18T12:08:00Z">
              <w:del w:id="501" w:author="nikitadorogin@yandex.ru" w:date="2024-10-23T15:13:00Z">
                <w:r w:rsidDel="00824A49">
                  <w:rPr>
                    <w:b/>
                    <w:lang w:val="ru-RU"/>
                  </w:rPr>
                  <w:delText>7</w:delText>
                </w:r>
                <w:r w:rsidRPr="00242197" w:rsidDel="00824A49">
                  <w:rPr>
                    <w:b/>
                    <w:lang w:val="ru-RU"/>
                  </w:rPr>
                  <w:delText>0</w:delText>
                </w:r>
              </w:del>
            </w:ins>
          </w:p>
        </w:tc>
        <w:tc>
          <w:tcPr>
            <w:tcW w:w="851" w:type="dxa"/>
          </w:tcPr>
          <w:p w14:paraId="23306ADF" w14:textId="5065D5C1" w:rsidR="00F92530" w:rsidRPr="00242197" w:rsidDel="00824A49" w:rsidRDefault="00F92530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502" w:author="Student" w:date="2024-10-18T12:08:00Z"/>
                <w:del w:id="503" w:author="nikitadorogin@yandex.ru" w:date="2024-10-23T15:13:00Z"/>
                <w:b/>
                <w:lang w:val="ru-RU"/>
              </w:rPr>
            </w:pPr>
          </w:p>
          <w:p w14:paraId="1380BEFC" w14:textId="646CC059" w:rsidR="00F92530" w:rsidRPr="00242197" w:rsidDel="00824A49" w:rsidRDefault="00F92530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504" w:author="Student" w:date="2024-10-18T12:08:00Z"/>
                <w:del w:id="505" w:author="nikitadorogin@yandex.ru" w:date="2024-10-23T15:13:00Z"/>
                <w:b/>
                <w:lang w:val="ru-RU"/>
              </w:rPr>
            </w:pPr>
            <w:ins w:id="506" w:author="Student" w:date="2024-10-18T12:11:00Z">
              <w:del w:id="507" w:author="nikitadorogin@yandex.ru" w:date="2024-10-23T15:13:00Z">
                <w:r w:rsidDel="00824A49">
                  <w:rPr>
                    <w:b/>
                    <w:lang w:val="ru-RU"/>
                  </w:rPr>
                  <w:delText>75</w:delText>
                </w:r>
              </w:del>
            </w:ins>
          </w:p>
        </w:tc>
        <w:tc>
          <w:tcPr>
            <w:tcW w:w="852" w:type="dxa"/>
          </w:tcPr>
          <w:p w14:paraId="4D2B9872" w14:textId="3B1BFC29" w:rsidR="00F92530" w:rsidRPr="00242197" w:rsidDel="00824A49" w:rsidRDefault="00F92530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508" w:author="Student" w:date="2024-10-18T12:08:00Z"/>
                <w:del w:id="509" w:author="nikitadorogin@yandex.ru" w:date="2024-10-23T15:13:00Z"/>
                <w:b/>
                <w:lang w:val="ru-RU"/>
              </w:rPr>
            </w:pPr>
          </w:p>
          <w:p w14:paraId="1C843185" w14:textId="57EAC9ED" w:rsidR="00F92530" w:rsidRPr="00242197" w:rsidDel="00824A49" w:rsidRDefault="00F92530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510" w:author="Student" w:date="2024-10-18T12:08:00Z"/>
                <w:del w:id="511" w:author="nikitadorogin@yandex.ru" w:date="2024-10-23T15:13:00Z"/>
                <w:b/>
                <w:lang w:val="ru-RU"/>
              </w:rPr>
            </w:pPr>
            <w:ins w:id="512" w:author="Student" w:date="2024-10-18T12:12:00Z">
              <w:del w:id="513" w:author="nikitadorogin@yandex.ru" w:date="2024-10-23T15:13:00Z">
                <w:r w:rsidDel="00824A49">
                  <w:rPr>
                    <w:b/>
                    <w:lang w:val="ru-RU"/>
                  </w:rPr>
                  <w:delText>80</w:delText>
                </w:r>
              </w:del>
            </w:ins>
          </w:p>
        </w:tc>
      </w:tr>
      <w:tr w:rsidR="00F92530" w:rsidRPr="00242197" w:rsidDel="00824A49" w14:paraId="259AE6B9" w14:textId="7FAE810A" w:rsidTr="002365CB">
        <w:trPr>
          <w:trHeight w:val="581"/>
          <w:ins w:id="514" w:author="Student" w:date="2024-10-18T12:08:00Z"/>
          <w:del w:id="515" w:author="nikitadorogin@yandex.ru" w:date="2024-10-23T15:13:00Z"/>
        </w:trPr>
        <w:tc>
          <w:tcPr>
            <w:tcW w:w="1734" w:type="dxa"/>
            <w:tcBorders>
              <w:right w:val="single" w:sz="4" w:space="0" w:color="auto"/>
            </w:tcBorders>
          </w:tcPr>
          <w:p w14:paraId="5CC006EE" w14:textId="5E2A4874" w:rsidR="00F92530" w:rsidRPr="00242197" w:rsidDel="00824A49" w:rsidRDefault="00F92530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ins w:id="516" w:author="Student" w:date="2024-10-18T12:08:00Z"/>
                <w:del w:id="517" w:author="nikitadorogin@yandex.ru" w:date="2024-10-23T15:13:00Z"/>
                <w:b/>
                <w:lang w:val="ru-RU"/>
              </w:rPr>
            </w:pPr>
            <w:ins w:id="518" w:author="Student" w:date="2024-10-18T12:08:00Z">
              <w:del w:id="519" w:author="nikitadorogin@yandex.ru" w:date="2024-10-23T15:13:00Z">
                <w:r w:rsidRPr="00242197" w:rsidDel="00824A49">
                  <w:rPr>
                    <w:b/>
                    <w:lang w:val="en-US"/>
                  </w:rPr>
                  <w:delText>U</w:delText>
                </w:r>
                <w:r w:rsidRPr="00242197" w:rsidDel="00824A49">
                  <w:rPr>
                    <w:b/>
                    <w:vertAlign w:val="subscript"/>
                    <w:lang w:val="ru-RU"/>
                  </w:rPr>
                  <w:delText xml:space="preserve">пр </w:delText>
                </w:r>
                <w:r w:rsidRPr="00242197" w:rsidDel="00824A49">
                  <w:rPr>
                    <w:b/>
                    <w:lang w:val="ru-RU"/>
                  </w:rPr>
                  <w:delText>, В</w:delText>
                </w:r>
              </w:del>
            </w:ins>
          </w:p>
        </w:tc>
        <w:tc>
          <w:tcPr>
            <w:tcW w:w="1302" w:type="dxa"/>
            <w:tcBorders>
              <w:left w:val="single" w:sz="4" w:space="0" w:color="auto"/>
            </w:tcBorders>
          </w:tcPr>
          <w:p w14:paraId="4DD6B3A6" w14:textId="503926A1" w:rsidR="00F92530" w:rsidRPr="00242197" w:rsidDel="00824A49" w:rsidRDefault="00F92530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520" w:author="Student" w:date="2024-10-18T12:08:00Z"/>
                <w:del w:id="521" w:author="nikitadorogin@yandex.ru" w:date="2024-10-23T15:13:00Z"/>
                <w:lang w:val="ru-RU"/>
              </w:rPr>
            </w:pPr>
            <w:ins w:id="522" w:author="Student" w:date="2024-10-18T12:08:00Z">
              <w:del w:id="523" w:author="nikitadorogin@yandex.ru" w:date="2024-10-23T15:13:00Z">
                <w:r w:rsidRPr="00242197" w:rsidDel="00824A49">
                  <w:rPr>
                    <w:lang w:val="en-US"/>
                  </w:rPr>
                  <w:delText>Ud</w:delText>
                </w:r>
              </w:del>
            </w:ins>
          </w:p>
        </w:tc>
        <w:tc>
          <w:tcPr>
            <w:tcW w:w="851" w:type="dxa"/>
            <w:vAlign w:val="bottom"/>
          </w:tcPr>
          <w:p w14:paraId="40B6C351" w14:textId="7544DF66" w:rsidR="00F92530" w:rsidRPr="002365CB" w:rsidDel="00824A49" w:rsidRDefault="00F92530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524" w:author="Student" w:date="2024-10-18T12:08:00Z"/>
                <w:del w:id="525" w:author="nikitadorogin@yandex.ru" w:date="2024-10-23T15:13:00Z"/>
                <w:lang w:val="ru-RU"/>
              </w:rPr>
            </w:pPr>
            <w:ins w:id="526" w:author="Student" w:date="2024-10-18T12:08:00Z">
              <w:del w:id="527" w:author="nikitadorogin@yandex.ru" w:date="2024-10-23T15:13:00Z">
                <w:r w:rsidDel="00824A49">
                  <w:rPr>
                    <w:lang w:val="ru-RU"/>
                  </w:rPr>
                  <w:delText>0,</w:delText>
                </w:r>
              </w:del>
            </w:ins>
            <w:ins w:id="528" w:author="Student" w:date="2024-10-18T12:09:00Z">
              <w:del w:id="529" w:author="nikitadorogin@yandex.ru" w:date="2024-10-23T15:13:00Z">
                <w:r w:rsidDel="00824A49">
                  <w:rPr>
                    <w:lang w:val="ru-RU"/>
                  </w:rPr>
                  <w:delText>55</w:delText>
                </w:r>
              </w:del>
            </w:ins>
          </w:p>
        </w:tc>
        <w:tc>
          <w:tcPr>
            <w:tcW w:w="851" w:type="dxa"/>
            <w:vAlign w:val="bottom"/>
          </w:tcPr>
          <w:p w14:paraId="3E6FD65D" w14:textId="458EAFB4" w:rsidR="00F92530" w:rsidRPr="002365CB" w:rsidDel="00824A49" w:rsidRDefault="00F92530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530" w:author="Student" w:date="2024-10-18T12:08:00Z"/>
                <w:del w:id="531" w:author="nikitadorogin@yandex.ru" w:date="2024-10-23T15:13:00Z"/>
                <w:lang w:val="ru-RU"/>
              </w:rPr>
            </w:pPr>
            <w:ins w:id="532" w:author="Student" w:date="2024-10-18T12:08:00Z">
              <w:del w:id="533" w:author="nikitadorogin@yandex.ru" w:date="2024-10-23T15:13:00Z">
                <w:r w:rsidDel="00824A49">
                  <w:rPr>
                    <w:lang w:val="ru-RU"/>
                  </w:rPr>
                  <w:delText>0,</w:delText>
                </w:r>
              </w:del>
            </w:ins>
            <w:ins w:id="534" w:author="Student" w:date="2024-10-18T12:10:00Z">
              <w:del w:id="535" w:author="nikitadorogin@yandex.ru" w:date="2024-10-23T15:13:00Z">
                <w:r w:rsidDel="00824A49">
                  <w:rPr>
                    <w:lang w:val="ru-RU"/>
                  </w:rPr>
                  <w:delText>5</w:delText>
                </w:r>
              </w:del>
            </w:ins>
          </w:p>
        </w:tc>
        <w:tc>
          <w:tcPr>
            <w:tcW w:w="851" w:type="dxa"/>
            <w:vAlign w:val="bottom"/>
          </w:tcPr>
          <w:p w14:paraId="637F82C1" w14:textId="62F5B8B0" w:rsidR="00F92530" w:rsidRPr="002365CB" w:rsidDel="00824A49" w:rsidRDefault="00F92530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536" w:author="Student" w:date="2024-10-18T12:08:00Z"/>
                <w:del w:id="537" w:author="nikitadorogin@yandex.ru" w:date="2024-10-23T15:13:00Z"/>
                <w:lang w:val="ru-RU"/>
              </w:rPr>
            </w:pPr>
            <w:ins w:id="538" w:author="Student" w:date="2024-10-18T12:08:00Z">
              <w:del w:id="539" w:author="nikitadorogin@yandex.ru" w:date="2024-10-23T15:13:00Z">
                <w:r w:rsidDel="00824A49">
                  <w:rPr>
                    <w:lang w:val="ru-RU"/>
                  </w:rPr>
                  <w:delText>0,</w:delText>
                </w:r>
              </w:del>
            </w:ins>
            <w:ins w:id="540" w:author="Student" w:date="2024-10-18T12:10:00Z">
              <w:del w:id="541" w:author="nikitadorogin@yandex.ru" w:date="2024-10-23T15:13:00Z">
                <w:r w:rsidDel="00824A49">
                  <w:rPr>
                    <w:lang w:val="ru-RU"/>
                  </w:rPr>
                  <w:delText>45</w:delText>
                </w:r>
              </w:del>
            </w:ins>
          </w:p>
        </w:tc>
        <w:tc>
          <w:tcPr>
            <w:tcW w:w="851" w:type="dxa"/>
            <w:vAlign w:val="bottom"/>
          </w:tcPr>
          <w:p w14:paraId="2DC7FF34" w14:textId="18186296" w:rsidR="00F92530" w:rsidRPr="002365CB" w:rsidDel="00824A49" w:rsidRDefault="00F92530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542" w:author="Student" w:date="2024-10-18T12:08:00Z"/>
                <w:del w:id="543" w:author="nikitadorogin@yandex.ru" w:date="2024-10-23T15:13:00Z"/>
                <w:lang w:val="ru-RU"/>
              </w:rPr>
            </w:pPr>
            <w:ins w:id="544" w:author="Student" w:date="2024-10-18T12:08:00Z">
              <w:del w:id="545" w:author="nikitadorogin@yandex.ru" w:date="2024-10-23T15:13:00Z">
                <w:r w:rsidDel="00824A49">
                  <w:rPr>
                    <w:lang w:val="ru-RU"/>
                  </w:rPr>
                  <w:delText>0,</w:delText>
                </w:r>
              </w:del>
            </w:ins>
            <w:ins w:id="546" w:author="Student" w:date="2024-10-18T12:11:00Z">
              <w:del w:id="547" w:author="nikitadorogin@yandex.ru" w:date="2024-10-23T15:13:00Z">
                <w:r w:rsidDel="00824A49">
                  <w:rPr>
                    <w:lang w:val="ru-RU"/>
                  </w:rPr>
                  <w:delText>4</w:delText>
                </w:r>
              </w:del>
            </w:ins>
          </w:p>
        </w:tc>
        <w:tc>
          <w:tcPr>
            <w:tcW w:w="851" w:type="dxa"/>
            <w:vAlign w:val="bottom"/>
          </w:tcPr>
          <w:p w14:paraId="6C96469A" w14:textId="531DC4D1" w:rsidR="00F92530" w:rsidRPr="002365CB" w:rsidDel="00824A49" w:rsidRDefault="00F92530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548" w:author="Student" w:date="2024-10-18T12:08:00Z"/>
                <w:del w:id="549" w:author="nikitadorogin@yandex.ru" w:date="2024-10-23T15:13:00Z"/>
                <w:lang w:val="ru-RU"/>
              </w:rPr>
            </w:pPr>
            <w:ins w:id="550" w:author="Student" w:date="2024-10-18T12:08:00Z">
              <w:del w:id="551" w:author="nikitadorogin@yandex.ru" w:date="2024-10-23T15:13:00Z">
                <w:r w:rsidDel="00824A49">
                  <w:rPr>
                    <w:lang w:val="ru-RU"/>
                  </w:rPr>
                  <w:delText>0,</w:delText>
                </w:r>
              </w:del>
            </w:ins>
            <w:ins w:id="552" w:author="Student" w:date="2024-10-18T12:11:00Z">
              <w:del w:id="553" w:author="nikitadorogin@yandex.ru" w:date="2024-10-23T15:13:00Z">
                <w:r w:rsidDel="00824A49">
                  <w:rPr>
                    <w:lang w:val="ru-RU"/>
                  </w:rPr>
                  <w:delText>35</w:delText>
                </w:r>
              </w:del>
            </w:ins>
          </w:p>
        </w:tc>
        <w:tc>
          <w:tcPr>
            <w:tcW w:w="851" w:type="dxa"/>
            <w:vAlign w:val="bottom"/>
          </w:tcPr>
          <w:p w14:paraId="5C1F848B" w14:textId="3F9623CF" w:rsidR="00F92530" w:rsidRPr="00242197" w:rsidDel="00824A49" w:rsidRDefault="00F92530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554" w:author="Student" w:date="2024-10-18T12:08:00Z"/>
                <w:del w:id="555" w:author="nikitadorogin@yandex.ru" w:date="2024-10-23T15:13:00Z"/>
                <w:lang w:val="ru-RU"/>
              </w:rPr>
            </w:pPr>
            <w:ins w:id="556" w:author="Student" w:date="2024-10-18T12:08:00Z">
              <w:del w:id="557" w:author="nikitadorogin@yandex.ru" w:date="2024-10-23T15:13:00Z">
                <w:r w:rsidDel="00824A49">
                  <w:rPr>
                    <w:lang w:val="ru-RU"/>
                  </w:rPr>
                  <w:delText>0,</w:delText>
                </w:r>
              </w:del>
            </w:ins>
            <w:ins w:id="558" w:author="Student" w:date="2024-10-18T12:11:00Z">
              <w:del w:id="559" w:author="nikitadorogin@yandex.ru" w:date="2024-10-23T15:13:00Z">
                <w:r w:rsidDel="00824A49">
                  <w:rPr>
                    <w:lang w:val="ru-RU"/>
                  </w:rPr>
                  <w:delText>3</w:delText>
                </w:r>
              </w:del>
            </w:ins>
          </w:p>
        </w:tc>
        <w:tc>
          <w:tcPr>
            <w:tcW w:w="851" w:type="dxa"/>
            <w:vAlign w:val="bottom"/>
          </w:tcPr>
          <w:p w14:paraId="402CB96A" w14:textId="60BF4772" w:rsidR="00F92530" w:rsidRPr="00242197" w:rsidDel="00824A49" w:rsidRDefault="00F92530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560" w:author="Student" w:date="2024-10-18T12:08:00Z"/>
                <w:del w:id="561" w:author="nikitadorogin@yandex.ru" w:date="2024-10-23T15:13:00Z"/>
                <w:lang w:val="ru-RU"/>
              </w:rPr>
            </w:pPr>
            <w:ins w:id="562" w:author="Student" w:date="2024-10-18T12:12:00Z">
              <w:del w:id="563" w:author="nikitadorogin@yandex.ru" w:date="2024-10-23T15:13:00Z">
                <w:r w:rsidDel="00824A49">
                  <w:rPr>
                    <w:lang w:val="ru-RU"/>
                  </w:rPr>
                  <w:delText>0,25</w:delText>
                </w:r>
              </w:del>
            </w:ins>
          </w:p>
        </w:tc>
        <w:tc>
          <w:tcPr>
            <w:tcW w:w="852" w:type="dxa"/>
          </w:tcPr>
          <w:p w14:paraId="0ED1E716" w14:textId="0F49076C" w:rsidR="00F92530" w:rsidRPr="00F92530" w:rsidDel="00824A49" w:rsidRDefault="00F92530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564" w:author="Student" w:date="2024-10-18T12:08:00Z"/>
                <w:del w:id="565" w:author="nikitadorogin@yandex.ru" w:date="2024-10-23T15:13:00Z"/>
                <w:lang w:val="ru-RU"/>
                <w:rPrChange w:id="566" w:author="Student" w:date="2024-10-18T12:14:00Z">
                  <w:rPr>
                    <w:ins w:id="567" w:author="Student" w:date="2024-10-18T12:08:00Z"/>
                    <w:del w:id="568" w:author="nikitadorogin@yandex.ru" w:date="2024-10-23T15:13:00Z"/>
                    <w:lang w:val="en-US"/>
                  </w:rPr>
                </w:rPrChange>
              </w:rPr>
            </w:pPr>
            <w:ins w:id="569" w:author="Student" w:date="2024-10-18T12:14:00Z">
              <w:del w:id="570" w:author="nikitadorogin@yandex.ru" w:date="2024-10-23T15:13:00Z">
                <w:r w:rsidDel="00824A49">
                  <w:rPr>
                    <w:lang w:val="ru-RU"/>
                  </w:rPr>
                  <w:delText>0,2</w:delText>
                </w:r>
              </w:del>
            </w:ins>
          </w:p>
        </w:tc>
      </w:tr>
      <w:tr w:rsidR="00F92530" w:rsidRPr="00242197" w:rsidDel="00824A49" w14:paraId="09E716AE" w14:textId="648C3CE1" w:rsidTr="002365CB">
        <w:trPr>
          <w:trHeight w:val="576"/>
          <w:ins w:id="571" w:author="Student" w:date="2024-10-18T12:08:00Z"/>
          <w:del w:id="572" w:author="nikitadorogin@yandex.ru" w:date="2024-10-23T15:13:00Z"/>
        </w:trPr>
        <w:tc>
          <w:tcPr>
            <w:tcW w:w="1734" w:type="dxa"/>
            <w:tcBorders>
              <w:right w:val="single" w:sz="4" w:space="0" w:color="auto"/>
            </w:tcBorders>
          </w:tcPr>
          <w:p w14:paraId="429215BB" w14:textId="5BB9277C" w:rsidR="00F92530" w:rsidRPr="00242197" w:rsidDel="00824A49" w:rsidRDefault="00F92530" w:rsidP="002365CB">
            <w:pPr>
              <w:widowControl w:val="0"/>
              <w:tabs>
                <w:tab w:val="left" w:pos="447"/>
              </w:tabs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ins w:id="573" w:author="Student" w:date="2024-10-18T12:08:00Z"/>
                <w:del w:id="574" w:author="nikitadorogin@yandex.ru" w:date="2024-10-23T15:13:00Z"/>
                <w:rFonts w:ascii="Arial" w:hAnsi="Arial"/>
                <w:b/>
                <w:lang w:val="ru-RU"/>
              </w:rPr>
            </w:pPr>
            <w:ins w:id="575" w:author="Student" w:date="2024-10-18T12:08:00Z">
              <w:del w:id="576" w:author="nikitadorogin@yandex.ru" w:date="2024-10-23T15:13:00Z">
                <w:r w:rsidRPr="00242197" w:rsidDel="00824A49">
                  <w:rPr>
                    <w:b/>
                    <w:lang w:val="en-US"/>
                  </w:rPr>
                  <w:delText>I</w:delText>
                </w:r>
                <w:r w:rsidRPr="00242197" w:rsidDel="00824A49">
                  <w:rPr>
                    <w:b/>
                    <w:vertAlign w:val="subscript"/>
                    <w:lang w:val="ru-RU"/>
                  </w:rPr>
                  <w:delText xml:space="preserve">пр </w:delText>
                </w:r>
                <w:r w:rsidRPr="00242197" w:rsidDel="00824A49">
                  <w:rPr>
                    <w:b/>
                    <w:lang w:val="ru-RU"/>
                  </w:rPr>
                  <w:delText>, мА</w:delText>
                </w:r>
              </w:del>
            </w:ins>
          </w:p>
        </w:tc>
        <w:tc>
          <w:tcPr>
            <w:tcW w:w="1302" w:type="dxa"/>
            <w:tcBorders>
              <w:left w:val="single" w:sz="4" w:space="0" w:color="auto"/>
            </w:tcBorders>
          </w:tcPr>
          <w:p w14:paraId="79588E8E" w14:textId="6F7746DE" w:rsidR="00F92530" w:rsidRPr="00242197" w:rsidDel="00824A49" w:rsidRDefault="00F92530" w:rsidP="002365CB">
            <w:pPr>
              <w:widowControl w:val="0"/>
              <w:tabs>
                <w:tab w:val="left" w:pos="447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577" w:author="Student" w:date="2024-10-18T12:08:00Z"/>
                <w:del w:id="578" w:author="nikitadorogin@yandex.ru" w:date="2024-10-23T15:13:00Z"/>
                <w:rFonts w:ascii="Arial" w:hAnsi="Arial"/>
                <w:lang w:val="ru-RU"/>
              </w:rPr>
            </w:pPr>
            <w:ins w:id="579" w:author="Student" w:date="2024-10-18T12:08:00Z">
              <w:del w:id="580" w:author="nikitadorogin@yandex.ru" w:date="2024-10-23T15:13:00Z">
                <w:r w:rsidRPr="00242197" w:rsidDel="00824A49">
                  <w:rPr>
                    <w:rFonts w:ascii="Arial" w:hAnsi="Arial"/>
                    <w:lang w:val="en-US"/>
                  </w:rPr>
                  <w:delText>Id</w:delText>
                </w:r>
              </w:del>
            </w:ins>
          </w:p>
        </w:tc>
        <w:tc>
          <w:tcPr>
            <w:tcW w:w="851" w:type="dxa"/>
            <w:vAlign w:val="bottom"/>
          </w:tcPr>
          <w:p w14:paraId="5561E5CE" w14:textId="2334EBE1" w:rsidR="00F92530" w:rsidRPr="002365CB" w:rsidDel="00824A49" w:rsidRDefault="00F92530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581" w:author="Student" w:date="2024-10-18T12:08:00Z"/>
                <w:del w:id="582" w:author="nikitadorogin@yandex.ru" w:date="2024-10-23T15:13:00Z"/>
                <w:rFonts w:ascii="Arial"/>
                <w:sz w:val="24"/>
                <w:szCs w:val="24"/>
                <w:lang w:val="ru-RU"/>
              </w:rPr>
            </w:pPr>
            <w:ins w:id="583" w:author="Student" w:date="2024-10-18T12:09:00Z">
              <w:del w:id="584" w:author="nikitadorogin@yandex.ru" w:date="2024-10-23T15:13:00Z">
                <w:r w:rsidDel="00824A49">
                  <w:rPr>
                    <w:rFonts w:ascii="Arial"/>
                    <w:sz w:val="24"/>
                    <w:szCs w:val="24"/>
                    <w:lang w:val="ru-RU"/>
                  </w:rPr>
                  <w:delText>27,16</w:delText>
                </w:r>
              </w:del>
            </w:ins>
          </w:p>
        </w:tc>
        <w:tc>
          <w:tcPr>
            <w:tcW w:w="851" w:type="dxa"/>
            <w:vAlign w:val="bottom"/>
          </w:tcPr>
          <w:p w14:paraId="27B9F25E" w14:textId="69AE93D9" w:rsidR="00F92530" w:rsidRPr="002365CB" w:rsidDel="00824A49" w:rsidRDefault="00F92530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585" w:author="Student" w:date="2024-10-18T12:08:00Z"/>
                <w:del w:id="586" w:author="nikitadorogin@yandex.ru" w:date="2024-10-23T15:13:00Z"/>
                <w:sz w:val="24"/>
                <w:szCs w:val="24"/>
                <w:lang w:val="ru-RU"/>
              </w:rPr>
            </w:pPr>
            <w:ins w:id="587" w:author="Student" w:date="2024-10-18T12:10:00Z">
              <w:del w:id="588" w:author="nikitadorogin@yandex.ru" w:date="2024-10-23T15:13:00Z">
                <w:r w:rsidDel="00824A49">
                  <w:rPr>
                    <w:sz w:val="24"/>
                    <w:szCs w:val="24"/>
                    <w:lang w:val="ru-RU"/>
                  </w:rPr>
                  <w:delText>21,77</w:delText>
                </w:r>
              </w:del>
            </w:ins>
          </w:p>
        </w:tc>
        <w:tc>
          <w:tcPr>
            <w:tcW w:w="851" w:type="dxa"/>
            <w:vAlign w:val="bottom"/>
          </w:tcPr>
          <w:p w14:paraId="2393D485" w14:textId="44DCD33A" w:rsidR="00F92530" w:rsidRPr="002365CB" w:rsidDel="00824A49" w:rsidRDefault="00F92530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589" w:author="Student" w:date="2024-10-18T12:08:00Z"/>
                <w:del w:id="590" w:author="nikitadorogin@yandex.ru" w:date="2024-10-23T15:13:00Z"/>
                <w:sz w:val="24"/>
                <w:szCs w:val="24"/>
                <w:lang w:val="ru-RU"/>
              </w:rPr>
            </w:pPr>
            <w:ins w:id="591" w:author="Student" w:date="2024-10-18T12:10:00Z">
              <w:del w:id="592" w:author="nikitadorogin@yandex.ru" w:date="2024-10-23T15:13:00Z">
                <w:r w:rsidDel="00824A49">
                  <w:rPr>
                    <w:sz w:val="24"/>
                    <w:szCs w:val="24"/>
                    <w:lang w:val="ru-RU"/>
                  </w:rPr>
                  <w:delText>16,57</w:delText>
                </w:r>
              </w:del>
            </w:ins>
          </w:p>
        </w:tc>
        <w:tc>
          <w:tcPr>
            <w:tcW w:w="851" w:type="dxa"/>
            <w:vAlign w:val="bottom"/>
          </w:tcPr>
          <w:p w14:paraId="794CBA05" w14:textId="2BC41C84" w:rsidR="00F92530" w:rsidRPr="002365CB" w:rsidDel="00824A49" w:rsidRDefault="00F92530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593" w:author="Student" w:date="2024-10-18T12:08:00Z"/>
                <w:del w:id="594" w:author="nikitadorogin@yandex.ru" w:date="2024-10-23T15:13:00Z"/>
                <w:sz w:val="24"/>
                <w:szCs w:val="24"/>
                <w:lang w:val="ru-RU"/>
              </w:rPr>
            </w:pPr>
            <w:ins w:id="595" w:author="Student" w:date="2024-10-18T12:10:00Z">
              <w:del w:id="596" w:author="nikitadorogin@yandex.ru" w:date="2024-10-23T15:13:00Z">
                <w:r w:rsidDel="00824A49">
                  <w:rPr>
                    <w:sz w:val="24"/>
                    <w:szCs w:val="24"/>
                    <w:lang w:val="ru-RU"/>
                  </w:rPr>
                  <w:delText>11,68</w:delText>
                </w:r>
              </w:del>
            </w:ins>
          </w:p>
        </w:tc>
        <w:tc>
          <w:tcPr>
            <w:tcW w:w="851" w:type="dxa"/>
            <w:vAlign w:val="bottom"/>
          </w:tcPr>
          <w:p w14:paraId="0F894B81" w14:textId="53DA4139" w:rsidR="00F92530" w:rsidRPr="002365CB" w:rsidDel="00824A49" w:rsidRDefault="00F92530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597" w:author="Student" w:date="2024-10-18T12:08:00Z"/>
                <w:del w:id="598" w:author="nikitadorogin@yandex.ru" w:date="2024-10-23T15:13:00Z"/>
                <w:sz w:val="24"/>
                <w:szCs w:val="24"/>
                <w:lang w:val="ru-RU"/>
              </w:rPr>
            </w:pPr>
            <w:ins w:id="599" w:author="Student" w:date="2024-10-18T12:11:00Z">
              <w:del w:id="600" w:author="nikitadorogin@yandex.ru" w:date="2024-10-23T15:13:00Z">
                <w:r w:rsidDel="00824A49">
                  <w:rPr>
                    <w:sz w:val="24"/>
                    <w:szCs w:val="24"/>
                    <w:lang w:val="ru-RU"/>
                  </w:rPr>
                  <w:delText>7,271</w:delText>
                </w:r>
              </w:del>
            </w:ins>
          </w:p>
        </w:tc>
        <w:tc>
          <w:tcPr>
            <w:tcW w:w="851" w:type="dxa"/>
            <w:vAlign w:val="bottom"/>
          </w:tcPr>
          <w:p w14:paraId="212246BE" w14:textId="193B2574" w:rsidR="00F92530" w:rsidRPr="00242197" w:rsidDel="00824A49" w:rsidRDefault="00F92530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601" w:author="Student" w:date="2024-10-18T12:08:00Z"/>
                <w:del w:id="602" w:author="nikitadorogin@yandex.ru" w:date="2024-10-23T15:13:00Z"/>
                <w:sz w:val="24"/>
                <w:szCs w:val="24"/>
                <w:lang w:val="ru-RU"/>
              </w:rPr>
            </w:pPr>
            <w:ins w:id="603" w:author="Student" w:date="2024-10-18T12:11:00Z">
              <w:del w:id="604" w:author="nikitadorogin@yandex.ru" w:date="2024-10-23T15:13:00Z">
                <w:r w:rsidDel="00824A49">
                  <w:rPr>
                    <w:sz w:val="24"/>
                    <w:szCs w:val="24"/>
                    <w:lang w:val="ru-RU"/>
                  </w:rPr>
                  <w:delText>3,672</w:delText>
                </w:r>
              </w:del>
            </w:ins>
          </w:p>
        </w:tc>
        <w:tc>
          <w:tcPr>
            <w:tcW w:w="851" w:type="dxa"/>
            <w:vAlign w:val="bottom"/>
          </w:tcPr>
          <w:p w14:paraId="3B00A750" w14:textId="010DEBC8" w:rsidR="00F92530" w:rsidRPr="00242197" w:rsidDel="00824A49" w:rsidRDefault="00F92530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605" w:author="Student" w:date="2024-10-18T12:08:00Z"/>
                <w:del w:id="606" w:author="nikitadorogin@yandex.ru" w:date="2024-10-23T15:13:00Z"/>
                <w:sz w:val="24"/>
                <w:szCs w:val="24"/>
                <w:lang w:val="ru-RU"/>
              </w:rPr>
            </w:pPr>
            <w:ins w:id="607" w:author="Student" w:date="2024-10-18T12:12:00Z">
              <w:del w:id="608" w:author="nikitadorogin@yandex.ru" w:date="2024-10-23T15:13:00Z">
                <w:r w:rsidDel="00824A49">
                  <w:rPr>
                    <w:sz w:val="24"/>
                    <w:szCs w:val="24"/>
                    <w:lang w:val="ru-RU"/>
                  </w:rPr>
                  <w:delText>1,338</w:delText>
                </w:r>
              </w:del>
            </w:ins>
          </w:p>
        </w:tc>
        <w:tc>
          <w:tcPr>
            <w:tcW w:w="852" w:type="dxa"/>
          </w:tcPr>
          <w:p w14:paraId="231F7C0F" w14:textId="3E086EB7" w:rsidR="00F92530" w:rsidRPr="00242197" w:rsidDel="00824A49" w:rsidRDefault="00F92530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609" w:author="Student" w:date="2024-10-18T12:08:00Z"/>
                <w:del w:id="610" w:author="nikitadorogin@yandex.ru" w:date="2024-10-23T15:13:00Z"/>
                <w:sz w:val="24"/>
                <w:szCs w:val="24"/>
                <w:lang w:val="ru-RU"/>
              </w:rPr>
              <w:pPrChange w:id="611" w:author="Student" w:date="2024-10-18T12:14:00Z">
                <w:pPr>
                  <w:widowControl w:val="0"/>
                  <w:autoSpaceDE w:val="0"/>
                  <w:autoSpaceDN w:val="0"/>
                  <w:adjustRightInd w:val="0"/>
                  <w:spacing w:line="240" w:lineRule="auto"/>
                  <w:ind w:firstLine="0"/>
                  <w:jc w:val="left"/>
                </w:pPr>
              </w:pPrChange>
            </w:pPr>
            <w:ins w:id="612" w:author="Student" w:date="2024-10-18T12:14:00Z">
              <w:del w:id="613" w:author="nikitadorogin@yandex.ru" w:date="2024-10-23T15:13:00Z">
                <w:r w:rsidDel="00824A49">
                  <w:rPr>
                    <w:sz w:val="24"/>
                    <w:szCs w:val="24"/>
                    <w:lang w:val="ru-RU"/>
                  </w:rPr>
                  <w:delText>0,334</w:delText>
                </w:r>
              </w:del>
            </w:ins>
          </w:p>
        </w:tc>
      </w:tr>
      <w:bookmarkEnd w:id="451"/>
      <w:tr w:rsidR="004A026B" w:rsidRPr="00242197" w:rsidDel="00824A49" w14:paraId="01BBF692" w14:textId="579E2D8F" w:rsidTr="002365CB">
        <w:trPr>
          <w:trHeight w:val="581"/>
          <w:ins w:id="614" w:author="Student" w:date="2024-10-18T12:23:00Z"/>
          <w:del w:id="615" w:author="nikitadorogin@yandex.ru" w:date="2024-10-23T15:13:00Z"/>
        </w:trPr>
        <w:tc>
          <w:tcPr>
            <w:tcW w:w="1734" w:type="dxa"/>
            <w:tcBorders>
              <w:right w:val="single" w:sz="4" w:space="0" w:color="auto"/>
            </w:tcBorders>
          </w:tcPr>
          <w:p w14:paraId="138BEDDB" w14:textId="26B7FD60" w:rsidR="004A026B" w:rsidRPr="00242197" w:rsidDel="00824A49" w:rsidRDefault="004A026B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ins w:id="616" w:author="Student" w:date="2024-10-18T12:23:00Z"/>
                <w:del w:id="617" w:author="nikitadorogin@yandex.ru" w:date="2024-10-23T15:13:00Z"/>
                <w:b/>
                <w:lang w:val="en-US"/>
              </w:rPr>
            </w:pPr>
            <w:ins w:id="618" w:author="Student" w:date="2024-10-18T12:23:00Z">
              <w:del w:id="619" w:author="nikitadorogin@yandex.ru" w:date="2024-10-23T15:13:00Z">
                <w:r w:rsidRPr="00242197" w:rsidDel="00824A49">
                  <w:rPr>
                    <w:b/>
                    <w:lang w:val="ru-RU"/>
                  </w:rPr>
                  <w:delText>Измеряемый параметр</w:delText>
                </w:r>
              </w:del>
            </w:ins>
          </w:p>
        </w:tc>
        <w:tc>
          <w:tcPr>
            <w:tcW w:w="1302" w:type="dxa"/>
            <w:tcBorders>
              <w:left w:val="single" w:sz="4" w:space="0" w:color="auto"/>
              <w:tl2br w:val="single" w:sz="4" w:space="0" w:color="auto"/>
            </w:tcBorders>
          </w:tcPr>
          <w:p w14:paraId="7A30B542" w14:textId="3EBEEA28" w:rsidR="004A026B" w:rsidRPr="00242197" w:rsidDel="00824A49" w:rsidRDefault="004A026B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right"/>
              <w:rPr>
                <w:ins w:id="620" w:author="Student" w:date="2024-10-18T12:23:00Z"/>
                <w:del w:id="621" w:author="nikitadorogin@yandex.ru" w:date="2024-10-23T15:13:00Z"/>
                <w:b/>
                <w:lang w:val="ru-RU"/>
              </w:rPr>
            </w:pPr>
            <w:ins w:id="622" w:author="Student" w:date="2024-10-18T12:23:00Z">
              <w:del w:id="623" w:author="nikitadorogin@yandex.ru" w:date="2024-10-23T15:13:00Z">
                <w:r w:rsidRPr="00242197" w:rsidDel="00824A49">
                  <w:rPr>
                    <w:b/>
                    <w:lang w:val="ru-RU"/>
                  </w:rPr>
                  <w:delText xml:space="preserve">       </w:delText>
                </w:r>
                <w:r w:rsidRPr="00242197" w:rsidDel="00824A49">
                  <w:rPr>
                    <w:b/>
                    <w:lang w:val="en-US"/>
                  </w:rPr>
                  <w:delText xml:space="preserve">R, </w:delText>
                </w:r>
                <w:r w:rsidRPr="00242197" w:rsidDel="00824A49">
                  <w:rPr>
                    <w:b/>
                    <w:lang w:val="ru-RU"/>
                  </w:rPr>
                  <w:delText>%</w:delText>
                </w:r>
                <w:r w:rsidRPr="00242197" w:rsidDel="00824A49">
                  <w:rPr>
                    <w:b/>
                    <w:lang w:val="en-US"/>
                  </w:rPr>
                  <w:delText xml:space="preserve"> </w:delText>
                </w:r>
              </w:del>
            </w:ins>
          </w:p>
          <w:p w14:paraId="39A6A8DA" w14:textId="06302847" w:rsidR="004A026B" w:rsidRPr="00242197" w:rsidDel="00824A49" w:rsidRDefault="004A026B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ins w:id="624" w:author="Student" w:date="2024-10-18T12:23:00Z"/>
                <w:del w:id="625" w:author="nikitadorogin@yandex.ru" w:date="2024-10-23T15:13:00Z"/>
                <w:b/>
                <w:lang w:val="en-US"/>
              </w:rPr>
            </w:pPr>
            <w:ins w:id="626" w:author="Student" w:date="2024-10-18T12:23:00Z">
              <w:del w:id="627" w:author="nikitadorogin@yandex.ru" w:date="2024-10-23T15:13:00Z">
                <w:r w:rsidRPr="00242197" w:rsidDel="00824A49">
                  <w:rPr>
                    <w:b/>
                    <w:lang w:val="ru-RU"/>
                  </w:rPr>
                  <w:delText xml:space="preserve"> При-</w:delText>
                </w:r>
              </w:del>
            </w:ins>
          </w:p>
          <w:p w14:paraId="49A8810C" w14:textId="2C7C9899" w:rsidR="004A026B" w:rsidRPr="00242197" w:rsidDel="00824A49" w:rsidRDefault="004A026B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ins w:id="628" w:author="Student" w:date="2024-10-18T12:23:00Z"/>
                <w:del w:id="629" w:author="nikitadorogin@yandex.ru" w:date="2024-10-23T15:13:00Z"/>
                <w:rFonts w:ascii="Arial" w:hAnsi="Arial"/>
                <w:lang w:val="en-US"/>
              </w:rPr>
            </w:pPr>
            <w:ins w:id="630" w:author="Student" w:date="2024-10-18T12:23:00Z">
              <w:del w:id="631" w:author="nikitadorogin@yandex.ru" w:date="2024-10-23T15:13:00Z">
                <w:r w:rsidRPr="00242197" w:rsidDel="00824A49">
                  <w:rPr>
                    <w:b/>
                    <w:lang w:val="ru-RU"/>
                  </w:rPr>
                  <w:delText xml:space="preserve"> бор</w:delText>
                </w:r>
              </w:del>
            </w:ins>
          </w:p>
        </w:tc>
        <w:tc>
          <w:tcPr>
            <w:tcW w:w="851" w:type="dxa"/>
          </w:tcPr>
          <w:p w14:paraId="606B78A2" w14:textId="42F702DE" w:rsidR="004A026B" w:rsidRPr="00242197" w:rsidDel="00824A49" w:rsidRDefault="004A026B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632" w:author="Student" w:date="2024-10-18T12:23:00Z"/>
                <w:del w:id="633" w:author="nikitadorogin@yandex.ru" w:date="2024-10-23T15:13:00Z"/>
                <w:b/>
                <w:lang w:val="ru-RU"/>
              </w:rPr>
            </w:pPr>
          </w:p>
          <w:p w14:paraId="15FFBF70" w14:textId="444A17C1" w:rsidR="004A026B" w:rsidRPr="00242197" w:rsidDel="00824A49" w:rsidRDefault="004A026B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634" w:author="Student" w:date="2024-10-18T12:23:00Z"/>
                <w:del w:id="635" w:author="nikitadorogin@yandex.ru" w:date="2024-10-23T15:13:00Z"/>
                <w:b/>
                <w:lang w:val="ru-RU"/>
              </w:rPr>
            </w:pPr>
            <w:ins w:id="636" w:author="Student" w:date="2024-10-18T12:23:00Z">
              <w:del w:id="637" w:author="nikitadorogin@yandex.ru" w:date="2024-10-23T15:13:00Z">
                <w:r w:rsidDel="00824A49">
                  <w:rPr>
                    <w:b/>
                    <w:lang w:val="ru-RU"/>
                  </w:rPr>
                  <w:delText>85</w:delText>
                </w:r>
              </w:del>
            </w:ins>
          </w:p>
        </w:tc>
        <w:tc>
          <w:tcPr>
            <w:tcW w:w="851" w:type="dxa"/>
          </w:tcPr>
          <w:p w14:paraId="0F5FE456" w14:textId="697E1051" w:rsidR="004A026B" w:rsidRPr="00242197" w:rsidDel="00824A49" w:rsidRDefault="004A026B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638" w:author="Student" w:date="2024-10-18T12:23:00Z"/>
                <w:del w:id="639" w:author="nikitadorogin@yandex.ru" w:date="2024-10-23T15:13:00Z"/>
                <w:b/>
                <w:lang w:val="ru-RU"/>
              </w:rPr>
            </w:pPr>
          </w:p>
          <w:p w14:paraId="6CC77701" w14:textId="2C50F35A" w:rsidR="004A026B" w:rsidRPr="00242197" w:rsidDel="00824A49" w:rsidRDefault="004A026B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640" w:author="Student" w:date="2024-10-18T12:23:00Z"/>
                <w:del w:id="641" w:author="nikitadorogin@yandex.ru" w:date="2024-10-23T15:13:00Z"/>
                <w:b/>
                <w:lang w:val="ru-RU"/>
              </w:rPr>
            </w:pPr>
            <w:ins w:id="642" w:author="Student" w:date="2024-10-18T12:23:00Z">
              <w:del w:id="643" w:author="nikitadorogin@yandex.ru" w:date="2024-10-23T15:13:00Z">
                <w:r w:rsidDel="00824A49">
                  <w:rPr>
                    <w:b/>
                    <w:lang w:val="ru-RU"/>
                  </w:rPr>
                  <w:delText>9</w:delText>
                </w:r>
                <w:r w:rsidRPr="00242197" w:rsidDel="00824A49">
                  <w:rPr>
                    <w:b/>
                    <w:lang w:val="ru-RU"/>
                  </w:rPr>
                  <w:delText>0</w:delText>
                </w:r>
              </w:del>
            </w:ins>
          </w:p>
        </w:tc>
        <w:tc>
          <w:tcPr>
            <w:tcW w:w="851" w:type="dxa"/>
          </w:tcPr>
          <w:p w14:paraId="3B2D514F" w14:textId="38949DFC" w:rsidR="004A026B" w:rsidRPr="00242197" w:rsidDel="00824A49" w:rsidRDefault="004A026B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644" w:author="Student" w:date="2024-10-18T12:23:00Z"/>
                <w:del w:id="645" w:author="nikitadorogin@yandex.ru" w:date="2024-10-23T15:13:00Z"/>
                <w:b/>
                <w:lang w:val="ru-RU"/>
              </w:rPr>
            </w:pPr>
          </w:p>
          <w:p w14:paraId="5495058F" w14:textId="486919E5" w:rsidR="004A026B" w:rsidRPr="00242197" w:rsidDel="00824A49" w:rsidRDefault="004A026B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646" w:author="Student" w:date="2024-10-18T12:23:00Z"/>
                <w:del w:id="647" w:author="nikitadorogin@yandex.ru" w:date="2024-10-23T15:13:00Z"/>
                <w:b/>
                <w:lang w:val="ru-RU"/>
              </w:rPr>
            </w:pPr>
            <w:ins w:id="648" w:author="Student" w:date="2024-10-18T12:23:00Z">
              <w:del w:id="649" w:author="nikitadorogin@yandex.ru" w:date="2024-10-23T15:13:00Z">
                <w:r w:rsidDel="00824A49">
                  <w:rPr>
                    <w:b/>
                    <w:lang w:val="ru-RU"/>
                  </w:rPr>
                  <w:delText>95</w:delText>
                </w:r>
              </w:del>
            </w:ins>
          </w:p>
        </w:tc>
        <w:tc>
          <w:tcPr>
            <w:tcW w:w="851" w:type="dxa"/>
          </w:tcPr>
          <w:p w14:paraId="74033230" w14:textId="031346C7" w:rsidR="004A026B" w:rsidRPr="00242197" w:rsidDel="00824A49" w:rsidRDefault="004A026B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650" w:author="Student" w:date="2024-10-18T12:23:00Z"/>
                <w:del w:id="651" w:author="nikitadorogin@yandex.ru" w:date="2024-10-23T15:13:00Z"/>
                <w:b/>
                <w:lang w:val="ru-RU"/>
              </w:rPr>
            </w:pPr>
          </w:p>
          <w:p w14:paraId="39A94337" w14:textId="3F000502" w:rsidR="004A026B" w:rsidRPr="00242197" w:rsidDel="00824A49" w:rsidRDefault="004A026B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652" w:author="Student" w:date="2024-10-18T12:23:00Z"/>
                <w:del w:id="653" w:author="nikitadorogin@yandex.ru" w:date="2024-10-23T15:13:00Z"/>
                <w:b/>
                <w:lang w:val="ru-RU"/>
              </w:rPr>
            </w:pPr>
            <w:ins w:id="654" w:author="Student" w:date="2024-10-18T12:23:00Z">
              <w:del w:id="655" w:author="nikitadorogin@yandex.ru" w:date="2024-10-23T15:13:00Z">
                <w:r w:rsidDel="00824A49">
                  <w:rPr>
                    <w:b/>
                    <w:lang w:val="ru-RU"/>
                  </w:rPr>
                  <w:delText>10</w:delText>
                </w:r>
                <w:r w:rsidRPr="00242197" w:rsidDel="00824A49">
                  <w:rPr>
                    <w:b/>
                    <w:lang w:val="ru-RU"/>
                  </w:rPr>
                  <w:delText>0</w:delText>
                </w:r>
              </w:del>
            </w:ins>
          </w:p>
        </w:tc>
        <w:tc>
          <w:tcPr>
            <w:tcW w:w="851" w:type="dxa"/>
          </w:tcPr>
          <w:p w14:paraId="2D845E7D" w14:textId="7ECCFCBB" w:rsidR="004A026B" w:rsidRPr="00242197" w:rsidDel="00824A49" w:rsidRDefault="004A026B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656" w:author="Student" w:date="2024-10-18T12:23:00Z"/>
                <w:del w:id="657" w:author="nikitadorogin@yandex.ru" w:date="2024-10-23T15:13:00Z"/>
                <w:b/>
                <w:lang w:val="ru-RU"/>
              </w:rPr>
            </w:pPr>
          </w:p>
          <w:p w14:paraId="4A299C27" w14:textId="19089E6D" w:rsidR="004A026B" w:rsidRPr="00242197" w:rsidDel="00824A49" w:rsidRDefault="004A026B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658" w:author="Student" w:date="2024-10-18T12:23:00Z"/>
                <w:del w:id="659" w:author="nikitadorogin@yandex.ru" w:date="2024-10-23T15:13:00Z"/>
                <w:b/>
                <w:lang w:val="ru-RU"/>
              </w:rPr>
            </w:pPr>
          </w:p>
        </w:tc>
        <w:tc>
          <w:tcPr>
            <w:tcW w:w="851" w:type="dxa"/>
          </w:tcPr>
          <w:p w14:paraId="39586D98" w14:textId="7AB28540" w:rsidR="004A026B" w:rsidRPr="00242197" w:rsidDel="00824A49" w:rsidRDefault="004A026B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660" w:author="Student" w:date="2024-10-18T12:23:00Z"/>
                <w:del w:id="661" w:author="nikitadorogin@yandex.ru" w:date="2024-10-23T15:13:00Z"/>
                <w:b/>
                <w:lang w:val="ru-RU"/>
              </w:rPr>
            </w:pPr>
          </w:p>
          <w:p w14:paraId="10712980" w14:textId="2DAED74C" w:rsidR="004A026B" w:rsidRPr="00242197" w:rsidDel="00824A49" w:rsidRDefault="004A026B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662" w:author="Student" w:date="2024-10-18T12:23:00Z"/>
                <w:del w:id="663" w:author="nikitadorogin@yandex.ru" w:date="2024-10-23T15:13:00Z"/>
                <w:b/>
                <w:lang w:val="ru-RU"/>
              </w:rPr>
            </w:pPr>
          </w:p>
        </w:tc>
        <w:tc>
          <w:tcPr>
            <w:tcW w:w="851" w:type="dxa"/>
          </w:tcPr>
          <w:p w14:paraId="6051DFB3" w14:textId="27863994" w:rsidR="004A026B" w:rsidRPr="00242197" w:rsidDel="00824A49" w:rsidRDefault="004A026B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664" w:author="Student" w:date="2024-10-18T12:23:00Z"/>
                <w:del w:id="665" w:author="nikitadorogin@yandex.ru" w:date="2024-10-23T15:13:00Z"/>
                <w:b/>
                <w:lang w:val="ru-RU"/>
              </w:rPr>
            </w:pPr>
          </w:p>
          <w:p w14:paraId="3FFFCBD1" w14:textId="635BBABB" w:rsidR="004A026B" w:rsidRPr="00242197" w:rsidDel="00824A49" w:rsidRDefault="004A026B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666" w:author="Student" w:date="2024-10-18T12:23:00Z"/>
                <w:del w:id="667" w:author="nikitadorogin@yandex.ru" w:date="2024-10-23T15:13:00Z"/>
                <w:b/>
                <w:lang w:val="ru-RU"/>
              </w:rPr>
            </w:pPr>
          </w:p>
        </w:tc>
        <w:tc>
          <w:tcPr>
            <w:tcW w:w="852" w:type="dxa"/>
          </w:tcPr>
          <w:p w14:paraId="533AD915" w14:textId="51177B36" w:rsidR="004A026B" w:rsidRPr="00242197" w:rsidDel="00824A49" w:rsidRDefault="004A026B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668" w:author="Student" w:date="2024-10-18T12:23:00Z"/>
                <w:del w:id="669" w:author="nikitadorogin@yandex.ru" w:date="2024-10-23T15:13:00Z"/>
                <w:b/>
                <w:lang w:val="ru-RU"/>
              </w:rPr>
            </w:pPr>
          </w:p>
          <w:p w14:paraId="13A6D166" w14:textId="0CDEBA4F" w:rsidR="004A026B" w:rsidRPr="00242197" w:rsidDel="00824A49" w:rsidRDefault="004A026B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670" w:author="Student" w:date="2024-10-18T12:23:00Z"/>
                <w:del w:id="671" w:author="nikitadorogin@yandex.ru" w:date="2024-10-23T15:13:00Z"/>
                <w:b/>
                <w:lang w:val="ru-RU"/>
              </w:rPr>
            </w:pPr>
          </w:p>
        </w:tc>
      </w:tr>
      <w:tr w:rsidR="004A026B" w:rsidRPr="002365CB" w:rsidDel="00824A49" w14:paraId="59F08525" w14:textId="3DC925C4" w:rsidTr="002365CB">
        <w:trPr>
          <w:trHeight w:val="581"/>
          <w:ins w:id="672" w:author="Student" w:date="2024-10-18T12:23:00Z"/>
          <w:del w:id="673" w:author="nikitadorogin@yandex.ru" w:date="2024-10-23T15:13:00Z"/>
        </w:trPr>
        <w:tc>
          <w:tcPr>
            <w:tcW w:w="1734" w:type="dxa"/>
            <w:tcBorders>
              <w:right w:val="single" w:sz="4" w:space="0" w:color="auto"/>
            </w:tcBorders>
          </w:tcPr>
          <w:p w14:paraId="22EF0194" w14:textId="1BA2980C" w:rsidR="004A026B" w:rsidRPr="00242197" w:rsidDel="00824A49" w:rsidRDefault="004A026B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ins w:id="674" w:author="Student" w:date="2024-10-18T12:23:00Z"/>
                <w:del w:id="675" w:author="nikitadorogin@yandex.ru" w:date="2024-10-23T15:13:00Z"/>
                <w:b/>
                <w:lang w:val="ru-RU"/>
              </w:rPr>
            </w:pPr>
            <w:ins w:id="676" w:author="Student" w:date="2024-10-18T12:23:00Z">
              <w:del w:id="677" w:author="nikitadorogin@yandex.ru" w:date="2024-10-23T15:13:00Z">
                <w:r w:rsidRPr="00242197" w:rsidDel="00824A49">
                  <w:rPr>
                    <w:b/>
                    <w:lang w:val="en-US"/>
                  </w:rPr>
                  <w:delText>U</w:delText>
                </w:r>
                <w:r w:rsidRPr="00242197" w:rsidDel="00824A49">
                  <w:rPr>
                    <w:b/>
                    <w:vertAlign w:val="subscript"/>
                    <w:lang w:val="ru-RU"/>
                  </w:rPr>
                  <w:delText xml:space="preserve">пр </w:delText>
                </w:r>
                <w:r w:rsidRPr="00242197" w:rsidDel="00824A49">
                  <w:rPr>
                    <w:b/>
                    <w:lang w:val="ru-RU"/>
                  </w:rPr>
                  <w:delText>, В</w:delText>
                </w:r>
              </w:del>
            </w:ins>
          </w:p>
        </w:tc>
        <w:tc>
          <w:tcPr>
            <w:tcW w:w="1302" w:type="dxa"/>
            <w:tcBorders>
              <w:left w:val="single" w:sz="4" w:space="0" w:color="auto"/>
            </w:tcBorders>
          </w:tcPr>
          <w:p w14:paraId="461C49A2" w14:textId="3B577C7A" w:rsidR="004A026B" w:rsidRPr="00242197" w:rsidDel="00824A49" w:rsidRDefault="004A026B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678" w:author="Student" w:date="2024-10-18T12:23:00Z"/>
                <w:del w:id="679" w:author="nikitadorogin@yandex.ru" w:date="2024-10-23T15:13:00Z"/>
                <w:lang w:val="ru-RU"/>
              </w:rPr>
            </w:pPr>
            <w:ins w:id="680" w:author="Student" w:date="2024-10-18T12:23:00Z">
              <w:del w:id="681" w:author="nikitadorogin@yandex.ru" w:date="2024-10-23T15:13:00Z">
                <w:r w:rsidRPr="00242197" w:rsidDel="00824A49">
                  <w:rPr>
                    <w:lang w:val="en-US"/>
                  </w:rPr>
                  <w:delText>Ud</w:delText>
                </w:r>
              </w:del>
            </w:ins>
          </w:p>
        </w:tc>
        <w:tc>
          <w:tcPr>
            <w:tcW w:w="851" w:type="dxa"/>
            <w:vAlign w:val="bottom"/>
          </w:tcPr>
          <w:p w14:paraId="4641A58A" w14:textId="32ED1CF2" w:rsidR="004A026B" w:rsidRPr="002365CB" w:rsidDel="00824A49" w:rsidRDefault="004A026B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682" w:author="Student" w:date="2024-10-18T12:23:00Z"/>
                <w:del w:id="683" w:author="nikitadorogin@yandex.ru" w:date="2024-10-23T15:13:00Z"/>
                <w:lang w:val="ru-RU"/>
              </w:rPr>
            </w:pPr>
            <w:ins w:id="684" w:author="Student" w:date="2024-10-18T12:23:00Z">
              <w:del w:id="685" w:author="nikitadorogin@yandex.ru" w:date="2024-10-23T15:13:00Z">
                <w:r w:rsidDel="00824A49">
                  <w:rPr>
                    <w:lang w:val="ru-RU"/>
                  </w:rPr>
                  <w:delText>0,</w:delText>
                </w:r>
              </w:del>
            </w:ins>
            <w:ins w:id="686" w:author="Student" w:date="2024-10-18T12:25:00Z">
              <w:del w:id="687" w:author="nikitadorogin@yandex.ru" w:date="2024-10-23T15:13:00Z">
                <w:r w:rsidDel="00824A49">
                  <w:rPr>
                    <w:lang w:val="ru-RU"/>
                  </w:rPr>
                  <w:delText>15</w:delText>
                </w:r>
              </w:del>
            </w:ins>
          </w:p>
        </w:tc>
        <w:tc>
          <w:tcPr>
            <w:tcW w:w="851" w:type="dxa"/>
            <w:vAlign w:val="bottom"/>
          </w:tcPr>
          <w:p w14:paraId="5F78893B" w14:textId="0C006DD0" w:rsidR="004A026B" w:rsidRPr="002365CB" w:rsidDel="00824A49" w:rsidRDefault="004A026B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688" w:author="Student" w:date="2024-10-18T12:23:00Z"/>
                <w:del w:id="689" w:author="nikitadorogin@yandex.ru" w:date="2024-10-23T15:13:00Z"/>
                <w:lang w:val="ru-RU"/>
              </w:rPr>
            </w:pPr>
            <w:ins w:id="690" w:author="Student" w:date="2024-10-18T12:23:00Z">
              <w:del w:id="691" w:author="nikitadorogin@yandex.ru" w:date="2024-10-23T15:13:00Z">
                <w:r w:rsidDel="00824A49">
                  <w:rPr>
                    <w:lang w:val="ru-RU"/>
                  </w:rPr>
                  <w:delText>0,</w:delText>
                </w:r>
              </w:del>
            </w:ins>
            <w:ins w:id="692" w:author="Student" w:date="2024-10-18T12:25:00Z">
              <w:del w:id="693" w:author="nikitadorogin@yandex.ru" w:date="2024-10-23T15:13:00Z">
                <w:r w:rsidDel="00824A49">
                  <w:rPr>
                    <w:lang w:val="ru-RU"/>
                  </w:rPr>
                  <w:delText>1</w:delText>
                </w:r>
              </w:del>
            </w:ins>
          </w:p>
        </w:tc>
        <w:tc>
          <w:tcPr>
            <w:tcW w:w="851" w:type="dxa"/>
            <w:vAlign w:val="bottom"/>
          </w:tcPr>
          <w:p w14:paraId="2E357E11" w14:textId="72CF6B09" w:rsidR="004A026B" w:rsidRPr="002365CB" w:rsidDel="00824A49" w:rsidRDefault="004A026B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694" w:author="Student" w:date="2024-10-18T12:23:00Z"/>
                <w:del w:id="695" w:author="nikitadorogin@yandex.ru" w:date="2024-10-23T15:13:00Z"/>
                <w:lang w:val="ru-RU"/>
              </w:rPr>
            </w:pPr>
            <w:ins w:id="696" w:author="Student" w:date="2024-10-18T12:23:00Z">
              <w:del w:id="697" w:author="nikitadorogin@yandex.ru" w:date="2024-10-23T15:13:00Z">
                <w:r w:rsidDel="00824A49">
                  <w:rPr>
                    <w:lang w:val="ru-RU"/>
                  </w:rPr>
                  <w:delText>0,</w:delText>
                </w:r>
              </w:del>
            </w:ins>
            <w:ins w:id="698" w:author="Student" w:date="2024-10-18T12:25:00Z">
              <w:del w:id="699" w:author="nikitadorogin@yandex.ru" w:date="2024-10-23T15:13:00Z">
                <w:r w:rsidDel="00824A49">
                  <w:rPr>
                    <w:lang w:val="ru-RU"/>
                  </w:rPr>
                  <w:delText>0</w:delText>
                </w:r>
              </w:del>
            </w:ins>
            <w:ins w:id="700" w:author="Student" w:date="2024-10-18T12:23:00Z">
              <w:del w:id="701" w:author="nikitadorogin@yandex.ru" w:date="2024-10-23T15:13:00Z">
                <w:r w:rsidDel="00824A49">
                  <w:rPr>
                    <w:lang w:val="ru-RU"/>
                  </w:rPr>
                  <w:delText>5</w:delText>
                </w:r>
              </w:del>
            </w:ins>
          </w:p>
        </w:tc>
        <w:tc>
          <w:tcPr>
            <w:tcW w:w="851" w:type="dxa"/>
            <w:vAlign w:val="bottom"/>
          </w:tcPr>
          <w:p w14:paraId="55321FA7" w14:textId="2CE3C604" w:rsidR="004A026B" w:rsidRPr="002365CB" w:rsidDel="00824A49" w:rsidRDefault="004A026B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702" w:author="Student" w:date="2024-10-18T12:23:00Z"/>
                <w:del w:id="703" w:author="nikitadorogin@yandex.ru" w:date="2024-10-23T15:13:00Z"/>
                <w:lang w:val="ru-RU"/>
              </w:rPr>
            </w:pPr>
            <w:ins w:id="704" w:author="Student" w:date="2024-10-18T12:23:00Z">
              <w:del w:id="705" w:author="nikitadorogin@yandex.ru" w:date="2024-10-23T15:13:00Z">
                <w:r w:rsidDel="00824A49">
                  <w:rPr>
                    <w:lang w:val="ru-RU"/>
                  </w:rPr>
                  <w:delText>0</w:delText>
                </w:r>
              </w:del>
            </w:ins>
          </w:p>
        </w:tc>
        <w:tc>
          <w:tcPr>
            <w:tcW w:w="851" w:type="dxa"/>
            <w:vAlign w:val="bottom"/>
          </w:tcPr>
          <w:p w14:paraId="7EF51C76" w14:textId="39304BF0" w:rsidR="004A026B" w:rsidRPr="002365CB" w:rsidDel="00824A49" w:rsidRDefault="004A026B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706" w:author="Student" w:date="2024-10-18T12:23:00Z"/>
                <w:del w:id="707" w:author="nikitadorogin@yandex.ru" w:date="2024-10-23T15:13:00Z"/>
                <w:lang w:val="ru-RU"/>
              </w:rPr>
            </w:pPr>
          </w:p>
        </w:tc>
        <w:tc>
          <w:tcPr>
            <w:tcW w:w="851" w:type="dxa"/>
            <w:vAlign w:val="bottom"/>
          </w:tcPr>
          <w:p w14:paraId="1C51D00F" w14:textId="0CDE10C7" w:rsidR="004A026B" w:rsidRPr="00242197" w:rsidDel="00824A49" w:rsidRDefault="004A026B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708" w:author="Student" w:date="2024-10-18T12:23:00Z"/>
                <w:del w:id="709" w:author="nikitadorogin@yandex.ru" w:date="2024-10-23T15:13:00Z"/>
                <w:lang w:val="ru-RU"/>
              </w:rPr>
            </w:pPr>
          </w:p>
        </w:tc>
        <w:tc>
          <w:tcPr>
            <w:tcW w:w="851" w:type="dxa"/>
            <w:vAlign w:val="bottom"/>
          </w:tcPr>
          <w:p w14:paraId="09A7863A" w14:textId="3E366CEC" w:rsidR="004A026B" w:rsidRPr="00242197" w:rsidDel="00824A49" w:rsidRDefault="004A026B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710" w:author="Student" w:date="2024-10-18T12:23:00Z"/>
                <w:del w:id="711" w:author="nikitadorogin@yandex.ru" w:date="2024-10-23T15:13:00Z"/>
                <w:lang w:val="ru-RU"/>
              </w:rPr>
            </w:pPr>
          </w:p>
        </w:tc>
        <w:tc>
          <w:tcPr>
            <w:tcW w:w="852" w:type="dxa"/>
          </w:tcPr>
          <w:p w14:paraId="7AD50A13" w14:textId="48FD7047" w:rsidR="004A026B" w:rsidRPr="002365CB" w:rsidDel="00824A49" w:rsidRDefault="004A026B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712" w:author="Student" w:date="2024-10-18T12:23:00Z"/>
                <w:del w:id="713" w:author="nikitadorogin@yandex.ru" w:date="2024-10-23T15:13:00Z"/>
                <w:lang w:val="ru-RU"/>
              </w:rPr>
            </w:pPr>
          </w:p>
        </w:tc>
      </w:tr>
      <w:tr w:rsidR="004A026B" w:rsidRPr="00242197" w:rsidDel="00824A49" w14:paraId="6EA16FC6" w14:textId="4856C06B" w:rsidTr="002365CB">
        <w:trPr>
          <w:trHeight w:val="576"/>
          <w:ins w:id="714" w:author="Student" w:date="2024-10-18T12:23:00Z"/>
          <w:del w:id="715" w:author="nikitadorogin@yandex.ru" w:date="2024-10-23T15:13:00Z"/>
        </w:trPr>
        <w:tc>
          <w:tcPr>
            <w:tcW w:w="1734" w:type="dxa"/>
            <w:tcBorders>
              <w:right w:val="single" w:sz="4" w:space="0" w:color="auto"/>
            </w:tcBorders>
          </w:tcPr>
          <w:p w14:paraId="7B30BB39" w14:textId="00366837" w:rsidR="004A026B" w:rsidRPr="00242197" w:rsidDel="00824A49" w:rsidRDefault="004A026B" w:rsidP="002365CB">
            <w:pPr>
              <w:widowControl w:val="0"/>
              <w:tabs>
                <w:tab w:val="left" w:pos="447"/>
              </w:tabs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ins w:id="716" w:author="Student" w:date="2024-10-18T12:23:00Z"/>
                <w:del w:id="717" w:author="nikitadorogin@yandex.ru" w:date="2024-10-23T15:13:00Z"/>
                <w:rFonts w:ascii="Arial" w:hAnsi="Arial"/>
                <w:b/>
                <w:lang w:val="ru-RU"/>
              </w:rPr>
            </w:pPr>
            <w:ins w:id="718" w:author="Student" w:date="2024-10-18T12:23:00Z">
              <w:del w:id="719" w:author="nikitadorogin@yandex.ru" w:date="2024-10-23T15:13:00Z">
                <w:r w:rsidRPr="00242197" w:rsidDel="00824A49">
                  <w:rPr>
                    <w:b/>
                    <w:lang w:val="en-US"/>
                  </w:rPr>
                  <w:delText>I</w:delText>
                </w:r>
                <w:r w:rsidRPr="00242197" w:rsidDel="00824A49">
                  <w:rPr>
                    <w:b/>
                    <w:vertAlign w:val="subscript"/>
                    <w:lang w:val="ru-RU"/>
                  </w:rPr>
                  <w:delText xml:space="preserve">пр </w:delText>
                </w:r>
                <w:r w:rsidRPr="00242197" w:rsidDel="00824A49">
                  <w:rPr>
                    <w:b/>
                    <w:lang w:val="ru-RU"/>
                  </w:rPr>
                  <w:delText>, мА</w:delText>
                </w:r>
              </w:del>
            </w:ins>
          </w:p>
        </w:tc>
        <w:tc>
          <w:tcPr>
            <w:tcW w:w="1302" w:type="dxa"/>
            <w:tcBorders>
              <w:left w:val="single" w:sz="4" w:space="0" w:color="auto"/>
            </w:tcBorders>
          </w:tcPr>
          <w:p w14:paraId="178B714C" w14:textId="7B334CD9" w:rsidR="004A026B" w:rsidRPr="00242197" w:rsidDel="00824A49" w:rsidRDefault="004A026B" w:rsidP="002365CB">
            <w:pPr>
              <w:widowControl w:val="0"/>
              <w:tabs>
                <w:tab w:val="left" w:pos="447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720" w:author="Student" w:date="2024-10-18T12:23:00Z"/>
                <w:del w:id="721" w:author="nikitadorogin@yandex.ru" w:date="2024-10-23T15:13:00Z"/>
                <w:rFonts w:ascii="Arial" w:hAnsi="Arial"/>
                <w:lang w:val="ru-RU"/>
              </w:rPr>
            </w:pPr>
            <w:ins w:id="722" w:author="Student" w:date="2024-10-18T12:23:00Z">
              <w:del w:id="723" w:author="nikitadorogin@yandex.ru" w:date="2024-10-23T15:13:00Z">
                <w:r w:rsidRPr="00242197" w:rsidDel="00824A49">
                  <w:rPr>
                    <w:rFonts w:ascii="Arial" w:hAnsi="Arial"/>
                    <w:lang w:val="en-US"/>
                  </w:rPr>
                  <w:delText>Id</w:delText>
                </w:r>
              </w:del>
            </w:ins>
          </w:p>
        </w:tc>
        <w:tc>
          <w:tcPr>
            <w:tcW w:w="851" w:type="dxa"/>
            <w:vAlign w:val="bottom"/>
          </w:tcPr>
          <w:p w14:paraId="5B862030" w14:textId="0770CDC9" w:rsidR="004A026B" w:rsidRPr="002365CB" w:rsidDel="00824A49" w:rsidRDefault="004A026B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724" w:author="Student" w:date="2024-10-18T12:23:00Z"/>
                <w:del w:id="725" w:author="nikitadorogin@yandex.ru" w:date="2024-10-23T15:13:00Z"/>
                <w:rFonts w:ascii="Arial"/>
                <w:sz w:val="24"/>
                <w:szCs w:val="24"/>
                <w:lang w:val="ru-RU"/>
              </w:rPr>
            </w:pPr>
            <w:ins w:id="726" w:author="Student" w:date="2024-10-18T12:25:00Z">
              <w:del w:id="727" w:author="nikitadorogin@yandex.ru" w:date="2024-10-23T15:13:00Z">
                <w:r w:rsidDel="00824A49">
                  <w:rPr>
                    <w:rFonts w:ascii="Arial"/>
                    <w:sz w:val="24"/>
                    <w:szCs w:val="24"/>
                    <w:lang w:val="ru-RU"/>
                  </w:rPr>
                  <w:delText>0,073</w:delText>
                </w:r>
              </w:del>
            </w:ins>
          </w:p>
        </w:tc>
        <w:tc>
          <w:tcPr>
            <w:tcW w:w="851" w:type="dxa"/>
            <w:vAlign w:val="bottom"/>
          </w:tcPr>
          <w:p w14:paraId="438DB864" w14:textId="641DB754" w:rsidR="004A026B" w:rsidRPr="002365CB" w:rsidDel="00824A49" w:rsidRDefault="004A026B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728" w:author="Student" w:date="2024-10-18T12:23:00Z"/>
                <w:del w:id="729" w:author="nikitadorogin@yandex.ru" w:date="2024-10-23T15:13:00Z"/>
                <w:sz w:val="24"/>
                <w:szCs w:val="24"/>
                <w:lang w:val="ru-RU"/>
              </w:rPr>
            </w:pPr>
            <w:ins w:id="730" w:author="Student" w:date="2024-10-18T12:26:00Z">
              <w:del w:id="731" w:author="nikitadorogin@yandex.ru" w:date="2024-10-23T15:13:00Z">
                <w:r w:rsidDel="00824A49">
                  <w:rPr>
                    <w:sz w:val="24"/>
                    <w:szCs w:val="24"/>
                    <w:lang w:val="ru-RU"/>
                  </w:rPr>
                  <w:delText>0,014</w:delText>
                </w:r>
              </w:del>
            </w:ins>
          </w:p>
        </w:tc>
        <w:tc>
          <w:tcPr>
            <w:tcW w:w="851" w:type="dxa"/>
            <w:vAlign w:val="bottom"/>
          </w:tcPr>
          <w:p w14:paraId="2EE79DD6" w14:textId="505BFD3A" w:rsidR="004A026B" w:rsidRPr="002365CB" w:rsidDel="00824A49" w:rsidRDefault="004A026B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732" w:author="Student" w:date="2024-10-18T12:23:00Z"/>
                <w:del w:id="733" w:author="nikitadorogin@yandex.ru" w:date="2024-10-23T15:13:00Z"/>
                <w:sz w:val="24"/>
                <w:szCs w:val="24"/>
                <w:lang w:val="ru-RU"/>
              </w:rPr>
            </w:pPr>
            <w:ins w:id="734" w:author="Student" w:date="2024-10-18T12:26:00Z">
              <w:del w:id="735" w:author="nikitadorogin@yandex.ru" w:date="2024-10-23T15:13:00Z">
                <w:r w:rsidDel="00824A49">
                  <w:rPr>
                    <w:sz w:val="24"/>
                    <w:szCs w:val="24"/>
                    <w:lang w:val="ru-RU"/>
                  </w:rPr>
                  <w:delText>0,002</w:delText>
                </w:r>
              </w:del>
            </w:ins>
          </w:p>
        </w:tc>
        <w:tc>
          <w:tcPr>
            <w:tcW w:w="851" w:type="dxa"/>
            <w:vAlign w:val="bottom"/>
          </w:tcPr>
          <w:p w14:paraId="069ED57D" w14:textId="6B366FA8" w:rsidR="004A026B" w:rsidRPr="002365CB" w:rsidDel="00824A49" w:rsidRDefault="004A026B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736" w:author="Student" w:date="2024-10-18T12:23:00Z"/>
                <w:del w:id="737" w:author="nikitadorogin@yandex.ru" w:date="2024-10-23T15:13:00Z"/>
                <w:sz w:val="24"/>
                <w:szCs w:val="24"/>
                <w:lang w:val="ru-RU"/>
              </w:rPr>
            </w:pPr>
            <w:ins w:id="738" w:author="Student" w:date="2024-10-18T12:26:00Z">
              <w:del w:id="739" w:author="nikitadorogin@yandex.ru" w:date="2024-10-23T15:13:00Z">
                <w:r w:rsidDel="00824A49">
                  <w:rPr>
                    <w:sz w:val="24"/>
                    <w:szCs w:val="24"/>
                    <w:lang w:val="ru-RU"/>
                  </w:rPr>
                  <w:delText>0</w:delText>
                </w:r>
              </w:del>
            </w:ins>
          </w:p>
        </w:tc>
        <w:tc>
          <w:tcPr>
            <w:tcW w:w="851" w:type="dxa"/>
            <w:vAlign w:val="bottom"/>
          </w:tcPr>
          <w:p w14:paraId="1670DF79" w14:textId="22667359" w:rsidR="004A026B" w:rsidRPr="002365CB" w:rsidDel="00824A49" w:rsidRDefault="004A026B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740" w:author="Student" w:date="2024-10-18T12:23:00Z"/>
                <w:del w:id="741" w:author="nikitadorogin@yandex.ru" w:date="2024-10-23T15:13:00Z"/>
                <w:sz w:val="24"/>
                <w:szCs w:val="24"/>
                <w:lang w:val="ru-RU"/>
              </w:rPr>
            </w:pPr>
          </w:p>
        </w:tc>
        <w:tc>
          <w:tcPr>
            <w:tcW w:w="851" w:type="dxa"/>
            <w:vAlign w:val="bottom"/>
          </w:tcPr>
          <w:p w14:paraId="0339EE3E" w14:textId="4F63E5C9" w:rsidR="004A026B" w:rsidRPr="00242197" w:rsidDel="00824A49" w:rsidRDefault="004A026B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742" w:author="Student" w:date="2024-10-18T12:23:00Z"/>
                <w:del w:id="743" w:author="nikitadorogin@yandex.ru" w:date="2024-10-23T15:13:00Z"/>
                <w:sz w:val="24"/>
                <w:szCs w:val="24"/>
                <w:lang w:val="ru-RU"/>
              </w:rPr>
            </w:pPr>
          </w:p>
        </w:tc>
        <w:tc>
          <w:tcPr>
            <w:tcW w:w="851" w:type="dxa"/>
            <w:vAlign w:val="bottom"/>
          </w:tcPr>
          <w:p w14:paraId="6075665C" w14:textId="467342A9" w:rsidR="004A026B" w:rsidRPr="00242197" w:rsidDel="00824A49" w:rsidRDefault="004A026B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744" w:author="Student" w:date="2024-10-18T12:23:00Z"/>
                <w:del w:id="745" w:author="nikitadorogin@yandex.ru" w:date="2024-10-23T15:13:00Z"/>
                <w:sz w:val="24"/>
                <w:szCs w:val="24"/>
                <w:lang w:val="ru-RU"/>
              </w:rPr>
            </w:pPr>
          </w:p>
        </w:tc>
        <w:tc>
          <w:tcPr>
            <w:tcW w:w="852" w:type="dxa"/>
          </w:tcPr>
          <w:p w14:paraId="12E4CD37" w14:textId="4ED123C9" w:rsidR="004A026B" w:rsidRPr="00242197" w:rsidDel="00824A49" w:rsidRDefault="004A026B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746" w:author="Student" w:date="2024-10-18T12:23:00Z"/>
                <w:del w:id="747" w:author="nikitadorogin@yandex.ru" w:date="2024-10-23T15:13:00Z"/>
                <w:sz w:val="24"/>
                <w:szCs w:val="24"/>
                <w:lang w:val="ru-RU"/>
              </w:rPr>
            </w:pPr>
          </w:p>
        </w:tc>
      </w:tr>
    </w:tbl>
    <w:bookmarkEnd w:id="419"/>
    <w:p w14:paraId="6FDC165B" w14:textId="4FA35EEC" w:rsidR="00BD6AAB" w:rsidDel="00F92530" w:rsidRDefault="00BD6AAB" w:rsidP="0012204B">
      <w:pPr>
        <w:ind w:firstLine="0"/>
        <w:rPr>
          <w:del w:id="748" w:author="nikitadorogin@yandex.ru" w:date="2024-10-17T11:57:00Z"/>
          <w:b/>
          <w:lang w:val="ru-RU"/>
        </w:rPr>
      </w:pPr>
      <w:ins w:id="749" w:author="Student" w:date="2024-10-04T12:26:00Z">
        <w:del w:id="750" w:author="nikitadorogin@yandex.ru" w:date="2024-10-17T11:57:00Z">
          <w:r w:rsidRPr="00BD6AAB" w:rsidDel="00242197">
            <w:rPr>
              <w:b/>
              <w:lang w:val="ru-RU"/>
              <w:rPrChange w:id="751" w:author="Student" w:date="2024-10-04T12:26:00Z">
                <w:rPr>
                  <w:bCs/>
                  <w:lang w:val="ru-RU"/>
                </w:rPr>
              </w:rPrChange>
            </w:rPr>
            <w:delText>Соединение звезда:</w:delText>
          </w:r>
        </w:del>
      </w:ins>
    </w:p>
    <w:p w14:paraId="558F2B09" w14:textId="523551DB" w:rsidR="00F92530" w:rsidDel="00824A49" w:rsidRDefault="00F92530" w:rsidP="00006BFC">
      <w:pPr>
        <w:ind w:firstLine="0"/>
        <w:rPr>
          <w:ins w:id="752" w:author="Student" w:date="2024-10-18T12:07:00Z"/>
          <w:del w:id="753" w:author="nikitadorogin@yandex.ru" w:date="2024-10-23T15:13:00Z"/>
          <w:b/>
          <w:lang w:val="ru-RU"/>
        </w:rPr>
      </w:pPr>
    </w:p>
    <w:p w14:paraId="1EC56061" w14:textId="77DCFE9F" w:rsidR="00242197" w:rsidDel="00824A49" w:rsidRDefault="00242197" w:rsidP="00242197">
      <w:pPr>
        <w:ind w:firstLine="0"/>
        <w:rPr>
          <w:ins w:id="754" w:author="Student" w:date="2024-10-18T12:40:00Z"/>
          <w:del w:id="755" w:author="nikitadorogin@yandex.ru" w:date="2024-10-23T15:13:00Z"/>
          <w:b/>
          <w:bCs/>
          <w:spacing w:val="-2"/>
          <w:lang w:val="ru-RU"/>
        </w:rPr>
      </w:pPr>
      <w:bookmarkStart w:id="756" w:name="_Hlk180148229"/>
    </w:p>
    <w:tbl>
      <w:tblPr>
        <w:tblW w:w="8977" w:type="dxa"/>
        <w:tblInd w:w="8" w:type="dxa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  <w:insideH w:val="single" w:sz="6" w:space="0" w:color="232323"/>
          <w:insideV w:val="single" w:sz="6" w:space="0" w:color="23232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5"/>
        <w:gridCol w:w="1702"/>
        <w:gridCol w:w="661"/>
        <w:gridCol w:w="661"/>
        <w:gridCol w:w="661"/>
        <w:gridCol w:w="662"/>
        <w:gridCol w:w="661"/>
        <w:gridCol w:w="661"/>
        <w:gridCol w:w="661"/>
        <w:gridCol w:w="662"/>
      </w:tblGrid>
      <w:tr w:rsidR="005F6A74" w:rsidRPr="004B35ED" w:rsidDel="00824A49" w14:paraId="6FAB75B4" w14:textId="3A400A0A" w:rsidTr="005F6A74">
        <w:trPr>
          <w:trHeight w:val="404"/>
          <w:ins w:id="757" w:author="Student" w:date="2024-10-18T12:29:00Z"/>
          <w:del w:id="758" w:author="nikitadorogin@yandex.ru" w:date="2024-10-23T15:13:00Z"/>
        </w:trPr>
        <w:tc>
          <w:tcPr>
            <w:tcW w:w="1985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4" w:space="0" w:color="auto"/>
            </w:tcBorders>
          </w:tcPr>
          <w:p w14:paraId="5C70621B" w14:textId="40D421AE" w:rsidR="005F6A74" w:rsidRPr="005F6A74" w:rsidDel="00824A49" w:rsidRDefault="00B379F1" w:rsidP="005F6A74">
            <w:pPr>
              <w:widowControl w:val="0"/>
              <w:tabs>
                <w:tab w:val="left" w:pos="447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759" w:author="Student" w:date="2024-10-18T12:29:00Z"/>
                <w:del w:id="760" w:author="nikitadorogin@yandex.ru" w:date="2024-10-23T15:13:00Z"/>
                <w:b/>
                <w:lang w:val="en-US"/>
              </w:rPr>
            </w:pPr>
            <w:ins w:id="761" w:author="Student" w:date="2024-10-18T12:40:00Z">
              <w:del w:id="762" w:author="nikitadorogin@yandex.ru" w:date="2024-10-23T15:13:00Z">
                <w:r w:rsidDel="00824A49">
                  <w:rPr>
                    <w:b/>
                    <w:bCs/>
                    <w:spacing w:val="-2"/>
                    <w:lang w:val="ru-RU"/>
                  </w:rPr>
                  <w:delText>Для температуры = 27</w:delText>
                </w:r>
              </w:del>
            </w:ins>
            <w:bookmarkStart w:id="763" w:name="_Hlk180147009"/>
            <w:ins w:id="764" w:author="Student" w:date="2024-10-18T12:29:00Z">
              <w:del w:id="765" w:author="nikitadorogin@yandex.ru" w:date="2024-10-23T15:13:00Z">
                <w:r w:rsidR="005F6A74" w:rsidDel="00824A49">
                  <w:rPr>
                    <w:b/>
                    <w:lang w:val="ru-RU"/>
                  </w:rPr>
                  <w:delText>40</w:delText>
                </w:r>
              </w:del>
            </w:ins>
            <w:ins w:id="766" w:author="Student" w:date="2024-10-18T12:19:00Z">
              <w:del w:id="767" w:author="nikitadorogin@yandex.ru" w:date="2024-10-23T15:13:00Z">
                <w:r w:rsidR="004A026B" w:rsidDel="00824A49">
                  <w:rPr>
                    <w:lang w:val="ru-RU"/>
                  </w:rPr>
                  <w:delText>57</w:delText>
                </w:r>
              </w:del>
            </w:ins>
            <w:ins w:id="768" w:author="Student" w:date="2024-10-18T12:20:00Z">
              <w:del w:id="769" w:author="nikitadorogin@yandex.ru" w:date="2024-10-23T15:13:00Z">
                <w:r w:rsidR="004A026B" w:rsidDel="00824A49">
                  <w:rPr>
                    <w:lang w:val="ru-RU"/>
                  </w:rPr>
                  <w:delText>54514845</w:delText>
                </w:r>
              </w:del>
            </w:ins>
            <w:ins w:id="770" w:author="Student" w:date="2024-10-18T12:29:00Z">
              <w:del w:id="771" w:author="nikitadorogin@yandex.ru" w:date="2024-10-23T15:13:00Z">
                <w:r w:rsidR="005F6A74" w:rsidDel="00824A49">
                  <w:rPr>
                    <w:lang w:val="ru-RU"/>
                  </w:rPr>
                  <w:delText>423936</w:delText>
                </w:r>
              </w:del>
            </w:ins>
            <w:ins w:id="772" w:author="Student" w:date="2024-10-18T12:19:00Z">
              <w:del w:id="773" w:author="nikitadorogin@yandex.ru" w:date="2024-10-23T15:13:00Z">
                <w:r w:rsidR="004A026B" w:rsidDel="00824A49">
                  <w:rPr>
                    <w:rFonts w:ascii="Arial"/>
                    <w:sz w:val="24"/>
                    <w:szCs w:val="24"/>
                    <w:lang w:val="ru-RU"/>
                  </w:rPr>
                  <w:delText>860,1</w:delText>
                </w:r>
              </w:del>
            </w:ins>
            <w:ins w:id="774" w:author="Student" w:date="2024-10-18T12:20:00Z">
              <w:del w:id="775" w:author="nikitadorogin@yandex.ru" w:date="2024-10-23T15:13:00Z">
                <w:r w:rsidR="004A026B" w:rsidDel="00824A49">
                  <w:rPr>
                    <w:sz w:val="24"/>
                    <w:szCs w:val="24"/>
                    <w:lang w:val="ru-RU"/>
                  </w:rPr>
                  <w:delText>487116,60,6</w:delText>
                </w:r>
              </w:del>
            </w:ins>
            <w:ins w:id="776" w:author="Student" w:date="2024-10-18T12:27:00Z">
              <w:del w:id="777" w:author="nikitadorogin@yandex.ru" w:date="2024-10-23T15:13:00Z">
                <w:r w:rsidR="005F6A74" w:rsidDel="00824A49">
                  <w:rPr>
                    <w:sz w:val="24"/>
                    <w:szCs w:val="24"/>
                    <w:lang w:val="ru-RU"/>
                  </w:rPr>
                  <w:delText>0,0</w:delText>
                </w:r>
              </w:del>
            </w:ins>
            <w:ins w:id="778" w:author="Student" w:date="2024-10-18T12:28:00Z">
              <w:del w:id="779" w:author="nikitadorogin@yandex.ru" w:date="2024-10-23T15:13:00Z">
                <w:r w:rsidR="005F6A74" w:rsidDel="00824A49">
                  <w:rPr>
                    <w:sz w:val="24"/>
                    <w:szCs w:val="24"/>
                    <w:lang w:val="ru-RU"/>
                  </w:rPr>
                  <w:delText>00</w:delText>
                </w:r>
              </w:del>
            </w:ins>
            <w:ins w:id="780" w:author="Student" w:date="2024-10-18T12:27:00Z">
              <w:del w:id="781" w:author="nikitadorogin@yandex.ru" w:date="2024-10-23T15:13:00Z">
                <w:r w:rsidR="005F6A74" w:rsidDel="00824A49">
                  <w:rPr>
                    <w:sz w:val="24"/>
                    <w:szCs w:val="24"/>
                    <w:lang w:val="ru-RU"/>
                  </w:rPr>
                  <w:delText>6</w:delText>
                </w:r>
              </w:del>
            </w:ins>
            <w:ins w:id="782" w:author="Student" w:date="2024-10-18T12:29:00Z">
              <w:del w:id="783" w:author="nikitadorogin@yandex.ru" w:date="2024-10-23T15:13:00Z">
                <w:r w:rsidR="005F6A74" w:rsidDel="00824A49">
                  <w:rPr>
                    <w:sz w:val="24"/>
                    <w:szCs w:val="24"/>
                    <w:lang w:val="ru-RU"/>
                  </w:rPr>
                  <w:delText>0,00060,0006</w:delText>
                </w:r>
              </w:del>
            </w:ins>
            <w:ins w:id="784" w:author="Student" w:date="2024-10-18T12:31:00Z">
              <w:del w:id="785" w:author="nikitadorogin@yandex.ru" w:date="2024-10-23T15:13:00Z">
                <w:r w:rsidR="005F6A74" w:rsidRPr="005F6A74" w:rsidDel="00824A49">
                  <w:rPr>
                    <w:sz w:val="24"/>
                    <w:szCs w:val="24"/>
                    <w:lang w:val="ru-RU"/>
                  </w:rPr>
                  <w:delText>0,0006</w:delText>
                </w:r>
              </w:del>
            </w:ins>
            <w:bookmarkStart w:id="786" w:name="_Hlk180147184"/>
            <w:bookmarkEnd w:id="763"/>
            <w:ins w:id="787" w:author="Student" w:date="2024-10-18T12:29:00Z">
              <w:del w:id="788" w:author="nikitadorogin@yandex.ru" w:date="2024-10-23T15:13:00Z">
                <w:r w:rsidR="005F6A74" w:rsidRPr="005F6A74" w:rsidDel="00824A49">
                  <w:rPr>
                    <w:b/>
                    <w:lang w:val="en-US"/>
                  </w:rPr>
                  <w:delText>Измеряемый параметр</w:delText>
                </w:r>
              </w:del>
            </w:ins>
          </w:p>
        </w:tc>
        <w:tc>
          <w:tcPr>
            <w:tcW w:w="1702" w:type="dxa"/>
            <w:tcBorders>
              <w:top w:val="single" w:sz="6" w:space="0" w:color="232323"/>
              <w:left w:val="single" w:sz="4" w:space="0" w:color="auto"/>
              <w:bottom w:val="single" w:sz="4" w:space="0" w:color="auto"/>
              <w:right w:val="single" w:sz="6" w:space="0" w:color="232323"/>
            </w:tcBorders>
          </w:tcPr>
          <w:p w14:paraId="5E709EBE" w14:textId="5FB95880" w:rsidR="005F6A74" w:rsidRPr="005F6A74" w:rsidDel="00824A49" w:rsidRDefault="005F6A74" w:rsidP="005F6A74">
            <w:pPr>
              <w:widowControl w:val="0"/>
              <w:tabs>
                <w:tab w:val="left" w:pos="447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789" w:author="Student" w:date="2024-10-18T12:29:00Z"/>
                <w:del w:id="790" w:author="nikitadorogin@yandex.ru" w:date="2024-10-23T15:13:00Z"/>
                <w:b/>
                <w:bCs/>
                <w:lang w:val="en-US"/>
              </w:rPr>
            </w:pPr>
            <w:ins w:id="791" w:author="Student" w:date="2024-10-18T12:29:00Z">
              <w:del w:id="792" w:author="nikitadorogin@yandex.ru" w:date="2024-10-23T15:13:00Z">
                <w:r w:rsidRPr="005F6A74" w:rsidDel="00824A49">
                  <w:rPr>
                    <w:b/>
                    <w:bCs/>
                    <w:lang w:val="en-US"/>
                  </w:rPr>
                  <w:delText>R, %</w:delText>
                </w:r>
              </w:del>
            </w:ins>
          </w:p>
          <w:p w14:paraId="2186BF4F" w14:textId="5D931977" w:rsidR="005F6A74" w:rsidRPr="005F6A74" w:rsidDel="00824A49" w:rsidRDefault="005F6A74" w:rsidP="005F6A74">
            <w:pPr>
              <w:widowControl w:val="0"/>
              <w:tabs>
                <w:tab w:val="left" w:pos="447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793" w:author="Student" w:date="2024-10-18T12:29:00Z"/>
                <w:del w:id="794" w:author="nikitadorogin@yandex.ru" w:date="2024-10-23T15:13:00Z"/>
                <w:b/>
                <w:bCs/>
                <w:lang w:val="en-US"/>
              </w:rPr>
            </w:pPr>
            <w:ins w:id="795" w:author="Student" w:date="2024-10-18T12:29:00Z">
              <w:del w:id="796" w:author="nikitadorogin@yandex.ru" w:date="2024-10-23T15:13:00Z">
                <w:r w:rsidRPr="005F6A74" w:rsidDel="00824A49">
                  <w:rPr>
                    <w:b/>
                    <w:bCs/>
                    <w:lang w:val="en-US"/>
                  </w:rPr>
                  <w:delText>При-</w:delText>
                </w:r>
              </w:del>
            </w:ins>
          </w:p>
          <w:p w14:paraId="4965FCD6" w14:textId="3EEB9823" w:rsidR="005F6A74" w:rsidRPr="005F6A74" w:rsidDel="00824A49" w:rsidRDefault="005F6A74" w:rsidP="005F6A74">
            <w:pPr>
              <w:widowControl w:val="0"/>
              <w:tabs>
                <w:tab w:val="left" w:pos="447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797" w:author="Student" w:date="2024-10-18T12:29:00Z"/>
                <w:del w:id="798" w:author="nikitadorogin@yandex.ru" w:date="2024-10-23T15:13:00Z"/>
                <w:b/>
                <w:bCs/>
                <w:lang w:val="en-US"/>
              </w:rPr>
            </w:pPr>
            <w:ins w:id="799" w:author="Student" w:date="2024-10-18T12:29:00Z">
              <w:del w:id="800" w:author="nikitadorogin@yandex.ru" w:date="2024-10-23T15:13:00Z">
                <w:r w:rsidRPr="005F6A74" w:rsidDel="00824A49">
                  <w:rPr>
                    <w:b/>
                    <w:bCs/>
                    <w:lang w:val="en-US"/>
                  </w:rPr>
                  <w:delText>бор</w:delText>
                </w:r>
              </w:del>
            </w:ins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68A16DFD" w14:textId="6F385E0A" w:rsidR="005F6A74" w:rsidRPr="005F6A74" w:rsidDel="00824A49" w:rsidRDefault="005F6A74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801" w:author="Student" w:date="2024-10-18T12:29:00Z"/>
                <w:del w:id="802" w:author="nikitadorogin@yandex.ru" w:date="2024-10-23T15:13:00Z"/>
                <w:rFonts w:ascii="Arial"/>
                <w:b/>
                <w:bCs/>
                <w:sz w:val="24"/>
                <w:szCs w:val="24"/>
                <w:lang w:val="ru-RU"/>
                <w:rPrChange w:id="803" w:author="Student" w:date="2024-10-18T12:33:00Z">
                  <w:rPr>
                    <w:ins w:id="804" w:author="Student" w:date="2024-10-18T12:29:00Z"/>
                    <w:del w:id="805" w:author="nikitadorogin@yandex.ru" w:date="2024-10-23T15:13:00Z"/>
                    <w:rFonts w:ascii="Arial"/>
                    <w:sz w:val="24"/>
                    <w:szCs w:val="24"/>
                    <w:lang w:val="ru-RU"/>
                  </w:rPr>
                </w:rPrChange>
              </w:rPr>
            </w:pPr>
          </w:p>
          <w:p w14:paraId="1405715C" w14:textId="25F916D6" w:rsidR="005F6A74" w:rsidRPr="005F6A74" w:rsidDel="00824A49" w:rsidRDefault="005F6A74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806" w:author="Student" w:date="2024-10-18T12:29:00Z"/>
                <w:del w:id="807" w:author="nikitadorogin@yandex.ru" w:date="2024-10-23T15:13:00Z"/>
                <w:rFonts w:ascii="Arial"/>
                <w:b/>
                <w:bCs/>
                <w:sz w:val="24"/>
                <w:szCs w:val="24"/>
                <w:lang w:val="ru-RU"/>
                <w:rPrChange w:id="808" w:author="Student" w:date="2024-10-18T12:33:00Z">
                  <w:rPr>
                    <w:ins w:id="809" w:author="Student" w:date="2024-10-18T12:29:00Z"/>
                    <w:del w:id="810" w:author="nikitadorogin@yandex.ru" w:date="2024-10-23T15:13:00Z"/>
                    <w:rFonts w:ascii="Arial"/>
                    <w:sz w:val="24"/>
                    <w:szCs w:val="24"/>
                    <w:lang w:val="ru-RU"/>
                  </w:rPr>
                </w:rPrChange>
              </w:rPr>
            </w:pPr>
            <w:ins w:id="811" w:author="Student" w:date="2024-10-18T12:29:00Z">
              <w:del w:id="812" w:author="nikitadorogin@yandex.ru" w:date="2024-10-23T15:13:00Z">
                <w:r w:rsidRPr="005F6A74" w:rsidDel="00824A49">
                  <w:rPr>
                    <w:rFonts w:ascii="Arial"/>
                    <w:b/>
                    <w:bCs/>
                    <w:sz w:val="24"/>
                    <w:szCs w:val="24"/>
                    <w:lang w:val="ru-RU"/>
                    <w:rPrChange w:id="813" w:author="Student" w:date="2024-10-18T12:33:00Z">
                      <w:rPr>
                        <w:rFonts w:ascii="Arial"/>
                        <w:sz w:val="24"/>
                        <w:szCs w:val="24"/>
                        <w:lang w:val="ru-RU"/>
                      </w:rPr>
                    </w:rPrChange>
                  </w:rPr>
                  <w:delText>45</w:delText>
                </w:r>
              </w:del>
            </w:ins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2FDA7FDC" w14:textId="5FEDE29C" w:rsidR="005F6A74" w:rsidRPr="005F6A74" w:rsidDel="00824A49" w:rsidRDefault="005F6A74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814" w:author="Student" w:date="2024-10-18T12:29:00Z"/>
                <w:del w:id="815" w:author="nikitadorogin@yandex.ru" w:date="2024-10-23T15:13:00Z"/>
                <w:b/>
                <w:bCs/>
                <w:sz w:val="24"/>
                <w:szCs w:val="24"/>
                <w:lang w:val="ru-RU"/>
                <w:rPrChange w:id="816" w:author="Student" w:date="2024-10-18T12:33:00Z">
                  <w:rPr>
                    <w:ins w:id="817" w:author="Student" w:date="2024-10-18T12:29:00Z"/>
                    <w:del w:id="818" w:author="nikitadorogin@yandex.ru" w:date="2024-10-23T15:13:00Z"/>
                    <w:sz w:val="24"/>
                    <w:szCs w:val="24"/>
                    <w:lang w:val="ru-RU"/>
                  </w:rPr>
                </w:rPrChange>
              </w:rPr>
            </w:pPr>
          </w:p>
          <w:p w14:paraId="6C67DF8E" w14:textId="636510A7" w:rsidR="005F6A74" w:rsidRPr="005F6A74" w:rsidDel="00824A49" w:rsidRDefault="005F6A74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819" w:author="Student" w:date="2024-10-18T12:29:00Z"/>
                <w:del w:id="820" w:author="nikitadorogin@yandex.ru" w:date="2024-10-23T15:13:00Z"/>
                <w:b/>
                <w:bCs/>
                <w:sz w:val="24"/>
                <w:szCs w:val="24"/>
                <w:lang w:val="ru-RU"/>
                <w:rPrChange w:id="821" w:author="Student" w:date="2024-10-18T12:33:00Z">
                  <w:rPr>
                    <w:ins w:id="822" w:author="Student" w:date="2024-10-18T12:29:00Z"/>
                    <w:del w:id="823" w:author="nikitadorogin@yandex.ru" w:date="2024-10-23T15:13:00Z"/>
                    <w:sz w:val="24"/>
                    <w:szCs w:val="24"/>
                    <w:lang w:val="ru-RU"/>
                  </w:rPr>
                </w:rPrChange>
              </w:rPr>
            </w:pPr>
            <w:ins w:id="824" w:author="Student" w:date="2024-10-18T12:30:00Z">
              <w:del w:id="825" w:author="nikitadorogin@yandex.ru" w:date="2024-10-23T15:13:00Z">
                <w:r w:rsidRPr="005F6A74" w:rsidDel="00824A49">
                  <w:rPr>
                    <w:b/>
                    <w:bCs/>
                    <w:sz w:val="24"/>
                    <w:szCs w:val="24"/>
                    <w:lang w:val="ru-RU"/>
                    <w:rPrChange w:id="826" w:author="Student" w:date="2024-10-18T12:33:00Z">
                      <w:rPr>
                        <w:sz w:val="24"/>
                        <w:szCs w:val="24"/>
                        <w:lang w:val="ru-RU"/>
                      </w:rPr>
                    </w:rPrChange>
                  </w:rPr>
                  <w:delText>5</w:delText>
                </w:r>
              </w:del>
            </w:ins>
            <w:ins w:id="827" w:author="Student" w:date="2024-10-18T12:29:00Z">
              <w:del w:id="828" w:author="nikitadorogin@yandex.ru" w:date="2024-10-23T15:13:00Z">
                <w:r w:rsidRPr="005F6A74" w:rsidDel="00824A49">
                  <w:rPr>
                    <w:b/>
                    <w:bCs/>
                    <w:sz w:val="24"/>
                    <w:szCs w:val="24"/>
                    <w:lang w:val="ru-RU"/>
                    <w:rPrChange w:id="829" w:author="Student" w:date="2024-10-18T12:33:00Z">
                      <w:rPr>
                        <w:sz w:val="24"/>
                        <w:szCs w:val="24"/>
                        <w:lang w:val="ru-RU"/>
                      </w:rPr>
                    </w:rPrChange>
                  </w:rPr>
                  <w:delText>0</w:delText>
                </w:r>
              </w:del>
            </w:ins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67F8331C" w14:textId="373CB71A" w:rsidR="005F6A74" w:rsidRPr="005F6A74" w:rsidDel="00824A49" w:rsidRDefault="005F6A74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830" w:author="Student" w:date="2024-10-18T12:29:00Z"/>
                <w:del w:id="831" w:author="nikitadorogin@yandex.ru" w:date="2024-10-23T15:13:00Z"/>
                <w:b/>
                <w:bCs/>
                <w:sz w:val="24"/>
                <w:szCs w:val="24"/>
                <w:lang w:val="ru-RU"/>
                <w:rPrChange w:id="832" w:author="Student" w:date="2024-10-18T12:33:00Z">
                  <w:rPr>
                    <w:ins w:id="833" w:author="Student" w:date="2024-10-18T12:29:00Z"/>
                    <w:del w:id="834" w:author="nikitadorogin@yandex.ru" w:date="2024-10-23T15:13:00Z"/>
                    <w:sz w:val="24"/>
                    <w:szCs w:val="24"/>
                    <w:lang w:val="ru-RU"/>
                  </w:rPr>
                </w:rPrChange>
              </w:rPr>
            </w:pPr>
          </w:p>
          <w:p w14:paraId="37CDA1FF" w14:textId="09A3CFFC" w:rsidR="005F6A74" w:rsidRPr="005F6A74" w:rsidDel="00824A49" w:rsidRDefault="005F6A74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835" w:author="Student" w:date="2024-10-18T12:29:00Z"/>
                <w:del w:id="836" w:author="nikitadorogin@yandex.ru" w:date="2024-10-23T15:13:00Z"/>
                <w:b/>
                <w:bCs/>
                <w:sz w:val="24"/>
                <w:szCs w:val="24"/>
                <w:lang w:val="ru-RU"/>
                <w:rPrChange w:id="837" w:author="Student" w:date="2024-10-18T12:33:00Z">
                  <w:rPr>
                    <w:ins w:id="838" w:author="Student" w:date="2024-10-18T12:29:00Z"/>
                    <w:del w:id="839" w:author="nikitadorogin@yandex.ru" w:date="2024-10-23T15:13:00Z"/>
                    <w:sz w:val="24"/>
                    <w:szCs w:val="24"/>
                    <w:lang w:val="ru-RU"/>
                  </w:rPr>
                </w:rPrChange>
              </w:rPr>
            </w:pPr>
            <w:ins w:id="840" w:author="Student" w:date="2024-10-18T12:30:00Z">
              <w:del w:id="841" w:author="nikitadorogin@yandex.ru" w:date="2024-10-23T15:13:00Z">
                <w:r w:rsidRPr="005F6A74" w:rsidDel="00824A49">
                  <w:rPr>
                    <w:b/>
                    <w:bCs/>
                    <w:sz w:val="24"/>
                    <w:szCs w:val="24"/>
                    <w:lang w:val="ru-RU"/>
                    <w:rPrChange w:id="842" w:author="Student" w:date="2024-10-18T12:33:00Z">
                      <w:rPr>
                        <w:sz w:val="24"/>
                        <w:szCs w:val="24"/>
                        <w:lang w:val="ru-RU"/>
                      </w:rPr>
                    </w:rPrChange>
                  </w:rPr>
                  <w:delText>5</w:delText>
                </w:r>
              </w:del>
            </w:ins>
            <w:ins w:id="843" w:author="Student" w:date="2024-10-18T12:29:00Z">
              <w:del w:id="844" w:author="nikitadorogin@yandex.ru" w:date="2024-10-23T15:13:00Z">
                <w:r w:rsidRPr="005F6A74" w:rsidDel="00824A49">
                  <w:rPr>
                    <w:b/>
                    <w:bCs/>
                    <w:sz w:val="24"/>
                    <w:szCs w:val="24"/>
                    <w:lang w:val="ru-RU"/>
                    <w:rPrChange w:id="845" w:author="Student" w:date="2024-10-18T12:33:00Z">
                      <w:rPr>
                        <w:sz w:val="24"/>
                        <w:szCs w:val="24"/>
                        <w:lang w:val="ru-RU"/>
                      </w:rPr>
                    </w:rPrChange>
                  </w:rPr>
                  <w:delText>5</w:delText>
                </w:r>
              </w:del>
            </w:ins>
          </w:p>
        </w:tc>
        <w:tc>
          <w:tcPr>
            <w:tcW w:w="662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66CC91E5" w14:textId="6C6EBF4D" w:rsidR="005F6A74" w:rsidRPr="005F6A74" w:rsidDel="00824A49" w:rsidRDefault="005F6A74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846" w:author="Student" w:date="2024-10-18T12:29:00Z"/>
                <w:del w:id="847" w:author="nikitadorogin@yandex.ru" w:date="2024-10-23T15:13:00Z"/>
                <w:b/>
                <w:bCs/>
                <w:sz w:val="24"/>
                <w:szCs w:val="24"/>
                <w:lang w:val="ru-RU"/>
                <w:rPrChange w:id="848" w:author="Student" w:date="2024-10-18T12:33:00Z">
                  <w:rPr>
                    <w:ins w:id="849" w:author="Student" w:date="2024-10-18T12:29:00Z"/>
                    <w:del w:id="850" w:author="nikitadorogin@yandex.ru" w:date="2024-10-23T15:13:00Z"/>
                    <w:sz w:val="24"/>
                    <w:szCs w:val="24"/>
                    <w:lang w:val="ru-RU"/>
                  </w:rPr>
                </w:rPrChange>
              </w:rPr>
            </w:pPr>
          </w:p>
          <w:p w14:paraId="5105EB5C" w14:textId="7CCBF71E" w:rsidR="005F6A74" w:rsidRPr="005F6A74" w:rsidDel="00824A49" w:rsidRDefault="005F6A74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851" w:author="Student" w:date="2024-10-18T12:29:00Z"/>
                <w:del w:id="852" w:author="nikitadorogin@yandex.ru" w:date="2024-10-23T15:13:00Z"/>
                <w:b/>
                <w:bCs/>
                <w:sz w:val="24"/>
                <w:szCs w:val="24"/>
                <w:lang w:val="ru-RU"/>
                <w:rPrChange w:id="853" w:author="Student" w:date="2024-10-18T12:33:00Z">
                  <w:rPr>
                    <w:ins w:id="854" w:author="Student" w:date="2024-10-18T12:29:00Z"/>
                    <w:del w:id="855" w:author="nikitadorogin@yandex.ru" w:date="2024-10-23T15:13:00Z"/>
                    <w:sz w:val="24"/>
                    <w:szCs w:val="24"/>
                    <w:lang w:val="ru-RU"/>
                  </w:rPr>
                </w:rPrChange>
              </w:rPr>
            </w:pPr>
            <w:ins w:id="856" w:author="Student" w:date="2024-10-18T12:30:00Z">
              <w:del w:id="857" w:author="nikitadorogin@yandex.ru" w:date="2024-10-23T15:13:00Z">
                <w:r w:rsidRPr="005F6A74" w:rsidDel="00824A49">
                  <w:rPr>
                    <w:b/>
                    <w:bCs/>
                    <w:sz w:val="24"/>
                    <w:szCs w:val="24"/>
                    <w:lang w:val="ru-RU"/>
                    <w:rPrChange w:id="858" w:author="Student" w:date="2024-10-18T12:33:00Z">
                      <w:rPr>
                        <w:sz w:val="24"/>
                        <w:szCs w:val="24"/>
                        <w:lang w:val="ru-RU"/>
                      </w:rPr>
                    </w:rPrChange>
                  </w:rPr>
                  <w:delText>6</w:delText>
                </w:r>
              </w:del>
            </w:ins>
            <w:ins w:id="859" w:author="Student" w:date="2024-10-18T12:29:00Z">
              <w:del w:id="860" w:author="nikitadorogin@yandex.ru" w:date="2024-10-23T15:13:00Z">
                <w:r w:rsidRPr="005F6A74" w:rsidDel="00824A49">
                  <w:rPr>
                    <w:b/>
                    <w:bCs/>
                    <w:sz w:val="24"/>
                    <w:szCs w:val="24"/>
                    <w:lang w:val="ru-RU"/>
                    <w:rPrChange w:id="861" w:author="Student" w:date="2024-10-18T12:33:00Z">
                      <w:rPr>
                        <w:sz w:val="24"/>
                        <w:szCs w:val="24"/>
                        <w:lang w:val="ru-RU"/>
                      </w:rPr>
                    </w:rPrChange>
                  </w:rPr>
                  <w:delText>0</w:delText>
                </w:r>
              </w:del>
            </w:ins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6B231B36" w14:textId="37D4281E" w:rsidR="005F6A74" w:rsidRPr="005F6A74" w:rsidDel="00824A49" w:rsidRDefault="005F6A74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862" w:author="Student" w:date="2024-10-18T12:29:00Z"/>
                <w:del w:id="863" w:author="nikitadorogin@yandex.ru" w:date="2024-10-23T15:13:00Z"/>
                <w:b/>
                <w:bCs/>
                <w:sz w:val="24"/>
                <w:szCs w:val="24"/>
                <w:lang w:val="ru-RU"/>
                <w:rPrChange w:id="864" w:author="Student" w:date="2024-10-18T12:33:00Z">
                  <w:rPr>
                    <w:ins w:id="865" w:author="Student" w:date="2024-10-18T12:29:00Z"/>
                    <w:del w:id="866" w:author="nikitadorogin@yandex.ru" w:date="2024-10-23T15:13:00Z"/>
                    <w:sz w:val="24"/>
                    <w:szCs w:val="24"/>
                    <w:lang w:val="ru-RU"/>
                  </w:rPr>
                </w:rPrChange>
              </w:rPr>
            </w:pPr>
          </w:p>
          <w:p w14:paraId="3CD7CAF2" w14:textId="2CDFE756" w:rsidR="005F6A74" w:rsidRPr="005F6A74" w:rsidDel="00824A49" w:rsidRDefault="005F6A74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867" w:author="Student" w:date="2024-10-18T12:29:00Z"/>
                <w:del w:id="868" w:author="nikitadorogin@yandex.ru" w:date="2024-10-23T15:13:00Z"/>
                <w:b/>
                <w:bCs/>
                <w:sz w:val="24"/>
                <w:szCs w:val="24"/>
                <w:lang w:val="ru-RU"/>
                <w:rPrChange w:id="869" w:author="Student" w:date="2024-10-18T12:33:00Z">
                  <w:rPr>
                    <w:ins w:id="870" w:author="Student" w:date="2024-10-18T12:29:00Z"/>
                    <w:del w:id="871" w:author="nikitadorogin@yandex.ru" w:date="2024-10-23T15:13:00Z"/>
                    <w:sz w:val="24"/>
                    <w:szCs w:val="24"/>
                    <w:lang w:val="ru-RU"/>
                  </w:rPr>
                </w:rPrChange>
              </w:rPr>
            </w:pPr>
            <w:ins w:id="872" w:author="Student" w:date="2024-10-18T12:30:00Z">
              <w:del w:id="873" w:author="nikitadorogin@yandex.ru" w:date="2024-10-23T15:13:00Z">
                <w:r w:rsidRPr="005F6A74" w:rsidDel="00824A49">
                  <w:rPr>
                    <w:b/>
                    <w:bCs/>
                    <w:sz w:val="24"/>
                    <w:szCs w:val="24"/>
                    <w:lang w:val="ru-RU"/>
                    <w:rPrChange w:id="874" w:author="Student" w:date="2024-10-18T12:33:00Z">
                      <w:rPr>
                        <w:sz w:val="24"/>
                        <w:szCs w:val="24"/>
                        <w:lang w:val="ru-RU"/>
                      </w:rPr>
                    </w:rPrChange>
                  </w:rPr>
                  <w:delText>6</w:delText>
                </w:r>
              </w:del>
            </w:ins>
            <w:ins w:id="875" w:author="Student" w:date="2024-10-18T12:29:00Z">
              <w:del w:id="876" w:author="nikitadorogin@yandex.ru" w:date="2024-10-23T15:13:00Z">
                <w:r w:rsidRPr="005F6A74" w:rsidDel="00824A49">
                  <w:rPr>
                    <w:b/>
                    <w:bCs/>
                    <w:sz w:val="24"/>
                    <w:szCs w:val="24"/>
                    <w:lang w:val="ru-RU"/>
                    <w:rPrChange w:id="877" w:author="Student" w:date="2024-10-18T12:33:00Z">
                      <w:rPr>
                        <w:sz w:val="24"/>
                        <w:szCs w:val="24"/>
                        <w:lang w:val="ru-RU"/>
                      </w:rPr>
                    </w:rPrChange>
                  </w:rPr>
                  <w:delText>5</w:delText>
                </w:r>
              </w:del>
            </w:ins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3D918825" w14:textId="24BA9B92" w:rsidR="005F6A74" w:rsidRPr="005F6A74" w:rsidDel="00824A49" w:rsidRDefault="005F6A74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878" w:author="Student" w:date="2024-10-18T12:29:00Z"/>
                <w:del w:id="879" w:author="nikitadorogin@yandex.ru" w:date="2024-10-23T15:13:00Z"/>
                <w:b/>
                <w:bCs/>
                <w:sz w:val="24"/>
                <w:szCs w:val="24"/>
                <w:lang w:val="ru-RU"/>
                <w:rPrChange w:id="880" w:author="Student" w:date="2024-10-18T12:33:00Z">
                  <w:rPr>
                    <w:ins w:id="881" w:author="Student" w:date="2024-10-18T12:29:00Z"/>
                    <w:del w:id="882" w:author="nikitadorogin@yandex.ru" w:date="2024-10-23T15:13:00Z"/>
                    <w:sz w:val="24"/>
                    <w:szCs w:val="24"/>
                    <w:lang w:val="ru-RU"/>
                  </w:rPr>
                </w:rPrChange>
              </w:rPr>
            </w:pPr>
          </w:p>
          <w:p w14:paraId="1320D24E" w14:textId="3FA99A26" w:rsidR="005F6A74" w:rsidRPr="005F6A74" w:rsidDel="00824A49" w:rsidRDefault="005F6A74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883" w:author="Student" w:date="2024-10-18T12:29:00Z"/>
                <w:del w:id="884" w:author="nikitadorogin@yandex.ru" w:date="2024-10-23T15:13:00Z"/>
                <w:b/>
                <w:bCs/>
                <w:sz w:val="24"/>
                <w:szCs w:val="24"/>
                <w:lang w:val="ru-RU"/>
                <w:rPrChange w:id="885" w:author="Student" w:date="2024-10-18T12:33:00Z">
                  <w:rPr>
                    <w:ins w:id="886" w:author="Student" w:date="2024-10-18T12:29:00Z"/>
                    <w:del w:id="887" w:author="nikitadorogin@yandex.ru" w:date="2024-10-23T15:13:00Z"/>
                    <w:sz w:val="24"/>
                    <w:szCs w:val="24"/>
                    <w:lang w:val="ru-RU"/>
                  </w:rPr>
                </w:rPrChange>
              </w:rPr>
            </w:pPr>
            <w:ins w:id="888" w:author="Student" w:date="2024-10-18T12:30:00Z">
              <w:del w:id="889" w:author="nikitadorogin@yandex.ru" w:date="2024-10-23T15:13:00Z">
                <w:r w:rsidRPr="005F6A74" w:rsidDel="00824A49">
                  <w:rPr>
                    <w:b/>
                    <w:bCs/>
                    <w:sz w:val="24"/>
                    <w:szCs w:val="24"/>
                    <w:lang w:val="ru-RU"/>
                    <w:rPrChange w:id="890" w:author="Student" w:date="2024-10-18T12:33:00Z">
                      <w:rPr>
                        <w:sz w:val="24"/>
                        <w:szCs w:val="24"/>
                        <w:lang w:val="ru-RU"/>
                      </w:rPr>
                    </w:rPrChange>
                  </w:rPr>
                  <w:delText>7</w:delText>
                </w:r>
              </w:del>
            </w:ins>
            <w:ins w:id="891" w:author="Student" w:date="2024-10-18T12:29:00Z">
              <w:del w:id="892" w:author="nikitadorogin@yandex.ru" w:date="2024-10-23T15:13:00Z">
                <w:r w:rsidRPr="005F6A74" w:rsidDel="00824A49">
                  <w:rPr>
                    <w:b/>
                    <w:bCs/>
                    <w:sz w:val="24"/>
                    <w:szCs w:val="24"/>
                    <w:lang w:val="ru-RU"/>
                    <w:rPrChange w:id="893" w:author="Student" w:date="2024-10-18T12:33:00Z">
                      <w:rPr>
                        <w:sz w:val="24"/>
                        <w:szCs w:val="24"/>
                        <w:lang w:val="ru-RU"/>
                      </w:rPr>
                    </w:rPrChange>
                  </w:rPr>
                  <w:delText>0</w:delText>
                </w:r>
              </w:del>
            </w:ins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6D30AC29" w14:textId="688B7C38" w:rsidR="005F6A74" w:rsidRPr="005F6A74" w:rsidDel="00824A49" w:rsidRDefault="005F6A74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894" w:author="Student" w:date="2024-10-18T12:29:00Z"/>
                <w:del w:id="895" w:author="nikitadorogin@yandex.ru" w:date="2024-10-23T15:13:00Z"/>
                <w:b/>
                <w:bCs/>
                <w:sz w:val="24"/>
                <w:szCs w:val="24"/>
                <w:lang w:val="ru-RU"/>
                <w:rPrChange w:id="896" w:author="Student" w:date="2024-10-18T12:33:00Z">
                  <w:rPr>
                    <w:ins w:id="897" w:author="Student" w:date="2024-10-18T12:29:00Z"/>
                    <w:del w:id="898" w:author="nikitadorogin@yandex.ru" w:date="2024-10-23T15:13:00Z"/>
                    <w:sz w:val="24"/>
                    <w:szCs w:val="24"/>
                    <w:lang w:val="ru-RU"/>
                  </w:rPr>
                </w:rPrChange>
              </w:rPr>
            </w:pPr>
          </w:p>
          <w:p w14:paraId="7F499913" w14:textId="6764A3F8" w:rsidR="005F6A74" w:rsidRPr="005F6A74" w:rsidDel="00824A49" w:rsidRDefault="005F6A74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899" w:author="Student" w:date="2024-10-18T12:29:00Z"/>
                <w:del w:id="900" w:author="nikitadorogin@yandex.ru" w:date="2024-10-23T15:13:00Z"/>
                <w:b/>
                <w:bCs/>
                <w:sz w:val="24"/>
                <w:szCs w:val="24"/>
                <w:lang w:val="ru-RU"/>
                <w:rPrChange w:id="901" w:author="Student" w:date="2024-10-18T12:33:00Z">
                  <w:rPr>
                    <w:ins w:id="902" w:author="Student" w:date="2024-10-18T12:29:00Z"/>
                    <w:del w:id="903" w:author="nikitadorogin@yandex.ru" w:date="2024-10-23T15:13:00Z"/>
                    <w:sz w:val="24"/>
                    <w:szCs w:val="24"/>
                    <w:lang w:val="ru-RU"/>
                  </w:rPr>
                </w:rPrChange>
              </w:rPr>
            </w:pPr>
            <w:ins w:id="904" w:author="Student" w:date="2024-10-18T12:30:00Z">
              <w:del w:id="905" w:author="nikitadorogin@yandex.ru" w:date="2024-10-23T15:13:00Z">
                <w:r w:rsidRPr="005F6A74" w:rsidDel="00824A49">
                  <w:rPr>
                    <w:b/>
                    <w:bCs/>
                    <w:sz w:val="24"/>
                    <w:szCs w:val="24"/>
                    <w:lang w:val="ru-RU"/>
                    <w:rPrChange w:id="906" w:author="Student" w:date="2024-10-18T12:33:00Z">
                      <w:rPr>
                        <w:sz w:val="24"/>
                        <w:szCs w:val="24"/>
                        <w:lang w:val="ru-RU"/>
                      </w:rPr>
                    </w:rPrChange>
                  </w:rPr>
                  <w:delText>7</w:delText>
                </w:r>
              </w:del>
            </w:ins>
            <w:ins w:id="907" w:author="Student" w:date="2024-10-18T12:29:00Z">
              <w:del w:id="908" w:author="nikitadorogin@yandex.ru" w:date="2024-10-23T15:13:00Z">
                <w:r w:rsidRPr="005F6A74" w:rsidDel="00824A49">
                  <w:rPr>
                    <w:b/>
                    <w:bCs/>
                    <w:sz w:val="24"/>
                    <w:szCs w:val="24"/>
                    <w:lang w:val="ru-RU"/>
                    <w:rPrChange w:id="909" w:author="Student" w:date="2024-10-18T12:33:00Z">
                      <w:rPr>
                        <w:sz w:val="24"/>
                        <w:szCs w:val="24"/>
                        <w:lang w:val="ru-RU"/>
                      </w:rPr>
                    </w:rPrChange>
                  </w:rPr>
                  <w:delText>5</w:delText>
                </w:r>
              </w:del>
            </w:ins>
          </w:p>
        </w:tc>
        <w:tc>
          <w:tcPr>
            <w:tcW w:w="662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45827B97" w14:textId="1AF34966" w:rsidR="005F6A74" w:rsidRPr="005F6A74" w:rsidDel="00824A49" w:rsidRDefault="005F6A74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910" w:author="Student" w:date="2024-10-18T12:29:00Z"/>
                <w:del w:id="911" w:author="nikitadorogin@yandex.ru" w:date="2024-10-23T15:13:00Z"/>
                <w:b/>
                <w:bCs/>
                <w:sz w:val="24"/>
                <w:szCs w:val="24"/>
                <w:lang w:val="ru-RU"/>
                <w:rPrChange w:id="912" w:author="Student" w:date="2024-10-18T12:33:00Z">
                  <w:rPr>
                    <w:ins w:id="913" w:author="Student" w:date="2024-10-18T12:29:00Z"/>
                    <w:del w:id="914" w:author="nikitadorogin@yandex.ru" w:date="2024-10-23T15:13:00Z"/>
                    <w:sz w:val="24"/>
                    <w:szCs w:val="24"/>
                    <w:lang w:val="ru-RU"/>
                  </w:rPr>
                </w:rPrChange>
              </w:rPr>
            </w:pPr>
          </w:p>
          <w:p w14:paraId="39CC3C47" w14:textId="267D9168" w:rsidR="005F6A74" w:rsidRPr="005F6A74" w:rsidDel="00824A49" w:rsidRDefault="005F6A74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915" w:author="Student" w:date="2024-10-18T12:29:00Z"/>
                <w:del w:id="916" w:author="nikitadorogin@yandex.ru" w:date="2024-10-23T15:13:00Z"/>
                <w:b/>
                <w:bCs/>
                <w:sz w:val="24"/>
                <w:szCs w:val="24"/>
                <w:lang w:val="ru-RU"/>
                <w:rPrChange w:id="917" w:author="Student" w:date="2024-10-18T12:33:00Z">
                  <w:rPr>
                    <w:ins w:id="918" w:author="Student" w:date="2024-10-18T12:29:00Z"/>
                    <w:del w:id="919" w:author="nikitadorogin@yandex.ru" w:date="2024-10-23T15:13:00Z"/>
                    <w:sz w:val="24"/>
                    <w:szCs w:val="24"/>
                    <w:lang w:val="ru-RU"/>
                  </w:rPr>
                </w:rPrChange>
              </w:rPr>
            </w:pPr>
            <w:ins w:id="920" w:author="Student" w:date="2024-10-18T12:30:00Z">
              <w:del w:id="921" w:author="nikitadorogin@yandex.ru" w:date="2024-10-23T15:13:00Z">
                <w:r w:rsidRPr="005F6A74" w:rsidDel="00824A49">
                  <w:rPr>
                    <w:b/>
                    <w:bCs/>
                    <w:sz w:val="24"/>
                    <w:szCs w:val="24"/>
                    <w:lang w:val="ru-RU"/>
                    <w:rPrChange w:id="922" w:author="Student" w:date="2024-10-18T12:33:00Z">
                      <w:rPr>
                        <w:sz w:val="24"/>
                        <w:szCs w:val="24"/>
                        <w:lang w:val="ru-RU"/>
                      </w:rPr>
                    </w:rPrChange>
                  </w:rPr>
                  <w:delText>8</w:delText>
                </w:r>
              </w:del>
            </w:ins>
            <w:ins w:id="923" w:author="Student" w:date="2024-10-18T12:29:00Z">
              <w:del w:id="924" w:author="nikitadorogin@yandex.ru" w:date="2024-10-23T15:13:00Z">
                <w:r w:rsidRPr="005F6A74" w:rsidDel="00824A49">
                  <w:rPr>
                    <w:b/>
                    <w:bCs/>
                    <w:sz w:val="24"/>
                    <w:szCs w:val="24"/>
                    <w:lang w:val="ru-RU"/>
                    <w:rPrChange w:id="925" w:author="Student" w:date="2024-10-18T12:33:00Z">
                      <w:rPr>
                        <w:sz w:val="24"/>
                        <w:szCs w:val="24"/>
                        <w:lang w:val="ru-RU"/>
                      </w:rPr>
                    </w:rPrChange>
                  </w:rPr>
                  <w:delText>0</w:delText>
                </w:r>
              </w:del>
            </w:ins>
          </w:p>
        </w:tc>
      </w:tr>
      <w:tr w:rsidR="005F6A74" w:rsidRPr="004B35ED" w:rsidDel="00824A49" w14:paraId="0316A312" w14:textId="27CA73AC" w:rsidTr="005F6A74">
        <w:trPr>
          <w:trHeight w:val="404"/>
          <w:ins w:id="926" w:author="Student" w:date="2024-10-18T12:29:00Z"/>
          <w:del w:id="927" w:author="nikitadorogin@yandex.ru" w:date="2024-10-23T15:13:00Z"/>
        </w:trPr>
        <w:tc>
          <w:tcPr>
            <w:tcW w:w="1985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4" w:space="0" w:color="auto"/>
            </w:tcBorders>
          </w:tcPr>
          <w:p w14:paraId="5BEE4884" w14:textId="68E9506B" w:rsidR="005F6A74" w:rsidRPr="005F6A74" w:rsidDel="00824A49" w:rsidRDefault="005F6A74" w:rsidP="005F6A74">
            <w:pPr>
              <w:widowControl w:val="0"/>
              <w:tabs>
                <w:tab w:val="left" w:pos="447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928" w:author="Student" w:date="2024-10-18T12:29:00Z"/>
                <w:del w:id="929" w:author="nikitadorogin@yandex.ru" w:date="2024-10-23T15:13:00Z"/>
                <w:b/>
                <w:lang w:val="en-US"/>
              </w:rPr>
            </w:pPr>
            <w:ins w:id="930" w:author="Student" w:date="2024-10-18T12:29:00Z">
              <w:del w:id="931" w:author="nikitadorogin@yandex.ru" w:date="2024-10-23T15:13:00Z">
                <w:r w:rsidRPr="004B35ED" w:rsidDel="00824A49">
                  <w:rPr>
                    <w:b/>
                    <w:lang w:val="en-US"/>
                  </w:rPr>
                  <w:delText>U</w:delText>
                </w:r>
                <w:r w:rsidRPr="005F6A74" w:rsidDel="00824A49">
                  <w:rPr>
                    <w:b/>
                    <w:lang w:val="en-US"/>
                  </w:rPr>
                  <w:delText>обр , В</w:delText>
                </w:r>
              </w:del>
            </w:ins>
          </w:p>
        </w:tc>
        <w:tc>
          <w:tcPr>
            <w:tcW w:w="1702" w:type="dxa"/>
            <w:tcBorders>
              <w:top w:val="single" w:sz="6" w:space="0" w:color="232323"/>
              <w:left w:val="single" w:sz="4" w:space="0" w:color="auto"/>
              <w:bottom w:val="single" w:sz="4" w:space="0" w:color="auto"/>
              <w:right w:val="single" w:sz="6" w:space="0" w:color="232323"/>
            </w:tcBorders>
          </w:tcPr>
          <w:p w14:paraId="5F60CE70" w14:textId="0FBC6769" w:rsidR="005F6A74" w:rsidRPr="005F6A74" w:rsidDel="00824A49" w:rsidRDefault="005F6A74" w:rsidP="005F6A74">
            <w:pPr>
              <w:widowControl w:val="0"/>
              <w:tabs>
                <w:tab w:val="left" w:pos="447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932" w:author="Student" w:date="2024-10-18T12:29:00Z"/>
                <w:del w:id="933" w:author="nikitadorogin@yandex.ru" w:date="2024-10-23T15:13:00Z"/>
                <w:b/>
                <w:bCs/>
                <w:lang w:val="en-US"/>
              </w:rPr>
            </w:pPr>
            <w:ins w:id="934" w:author="Student" w:date="2024-10-18T12:29:00Z">
              <w:del w:id="935" w:author="nikitadorogin@yandex.ru" w:date="2024-10-23T15:13:00Z">
                <w:r w:rsidRPr="004B35ED" w:rsidDel="00824A49">
                  <w:rPr>
                    <w:b/>
                    <w:bCs/>
                    <w:lang w:val="en-US"/>
                  </w:rPr>
                  <w:delText>Ud</w:delText>
                </w:r>
              </w:del>
            </w:ins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1FDC7A67" w14:textId="79581284" w:rsidR="005F6A74" w:rsidRPr="005F6A74" w:rsidDel="00824A49" w:rsidRDefault="005F6A74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936" w:author="Student" w:date="2024-10-18T12:29:00Z"/>
                <w:del w:id="937" w:author="nikitadorogin@yandex.ru" w:date="2024-10-23T15:13:00Z"/>
                <w:rFonts w:ascii="Arial"/>
                <w:sz w:val="24"/>
                <w:szCs w:val="24"/>
                <w:lang w:val="ru-RU"/>
              </w:rPr>
            </w:pPr>
            <w:ins w:id="938" w:author="Student" w:date="2024-10-18T12:30:00Z">
              <w:del w:id="939" w:author="nikitadorogin@yandex.ru" w:date="2024-10-23T15:13:00Z">
                <w:r w:rsidDel="00824A49">
                  <w:rPr>
                    <w:rFonts w:ascii="Arial"/>
                    <w:sz w:val="24"/>
                    <w:szCs w:val="24"/>
                    <w:lang w:val="ru-RU"/>
                  </w:rPr>
                  <w:delText>33</w:delText>
                </w:r>
              </w:del>
            </w:ins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6850817B" w14:textId="0C91A07D" w:rsidR="005F6A74" w:rsidRPr="005F6A74" w:rsidDel="00824A49" w:rsidRDefault="005F6A74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940" w:author="Student" w:date="2024-10-18T12:29:00Z"/>
                <w:del w:id="941" w:author="nikitadorogin@yandex.ru" w:date="2024-10-23T15:13:00Z"/>
                <w:sz w:val="24"/>
                <w:szCs w:val="24"/>
                <w:lang w:val="ru-RU"/>
              </w:rPr>
            </w:pPr>
            <w:ins w:id="942" w:author="Student" w:date="2024-10-18T12:30:00Z">
              <w:del w:id="943" w:author="nikitadorogin@yandex.ru" w:date="2024-10-23T15:13:00Z">
                <w:r w:rsidDel="00824A49">
                  <w:rPr>
                    <w:sz w:val="24"/>
                    <w:szCs w:val="24"/>
                    <w:lang w:val="ru-RU"/>
                  </w:rPr>
                  <w:delText>30</w:delText>
                </w:r>
              </w:del>
            </w:ins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73843122" w14:textId="6344768A" w:rsidR="005F6A74" w:rsidRPr="005F6A74" w:rsidDel="00824A49" w:rsidRDefault="005F6A74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944" w:author="Student" w:date="2024-10-18T12:29:00Z"/>
                <w:del w:id="945" w:author="nikitadorogin@yandex.ru" w:date="2024-10-23T15:13:00Z"/>
                <w:sz w:val="24"/>
                <w:szCs w:val="24"/>
                <w:lang w:val="ru-RU"/>
              </w:rPr>
            </w:pPr>
            <w:ins w:id="946" w:author="Student" w:date="2024-10-18T12:30:00Z">
              <w:del w:id="947" w:author="nikitadorogin@yandex.ru" w:date="2024-10-23T15:13:00Z">
                <w:r w:rsidDel="00824A49">
                  <w:rPr>
                    <w:sz w:val="24"/>
                    <w:szCs w:val="24"/>
                    <w:lang w:val="ru-RU"/>
                  </w:rPr>
                  <w:delText>27</w:delText>
                </w:r>
              </w:del>
            </w:ins>
          </w:p>
        </w:tc>
        <w:tc>
          <w:tcPr>
            <w:tcW w:w="662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315DE34F" w14:textId="7690AFE5" w:rsidR="005F6A74" w:rsidRPr="005F6A74" w:rsidDel="00824A49" w:rsidRDefault="005F6A74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948" w:author="Student" w:date="2024-10-18T12:29:00Z"/>
                <w:del w:id="949" w:author="nikitadorogin@yandex.ru" w:date="2024-10-23T15:13:00Z"/>
                <w:sz w:val="24"/>
                <w:szCs w:val="24"/>
                <w:lang w:val="ru-RU"/>
              </w:rPr>
            </w:pPr>
            <w:ins w:id="950" w:author="Student" w:date="2024-10-18T12:30:00Z">
              <w:del w:id="951" w:author="nikitadorogin@yandex.ru" w:date="2024-10-23T15:13:00Z">
                <w:r w:rsidDel="00824A49">
                  <w:rPr>
                    <w:sz w:val="24"/>
                    <w:szCs w:val="24"/>
                    <w:lang w:val="ru-RU"/>
                  </w:rPr>
                  <w:delText>24</w:delText>
                </w:r>
              </w:del>
            </w:ins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79E60E36" w14:textId="771C96AE" w:rsidR="005F6A74" w:rsidRPr="005F6A74" w:rsidDel="00824A49" w:rsidRDefault="005F6A74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952" w:author="Student" w:date="2024-10-18T12:29:00Z"/>
                <w:del w:id="953" w:author="nikitadorogin@yandex.ru" w:date="2024-10-23T15:13:00Z"/>
                <w:sz w:val="24"/>
                <w:szCs w:val="24"/>
                <w:lang w:val="ru-RU"/>
              </w:rPr>
            </w:pPr>
            <w:ins w:id="954" w:author="Student" w:date="2024-10-18T12:30:00Z">
              <w:del w:id="955" w:author="nikitadorogin@yandex.ru" w:date="2024-10-23T15:13:00Z">
                <w:r w:rsidDel="00824A49">
                  <w:rPr>
                    <w:sz w:val="24"/>
                    <w:szCs w:val="24"/>
                    <w:lang w:val="ru-RU"/>
                  </w:rPr>
                  <w:delText>21</w:delText>
                </w:r>
              </w:del>
            </w:ins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09BC1685" w14:textId="4D98951E" w:rsidR="005F6A74" w:rsidRPr="005F6A74" w:rsidDel="00824A49" w:rsidRDefault="005F6A74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956" w:author="Student" w:date="2024-10-18T12:29:00Z"/>
                <w:del w:id="957" w:author="nikitadorogin@yandex.ru" w:date="2024-10-23T15:13:00Z"/>
                <w:sz w:val="24"/>
                <w:szCs w:val="24"/>
                <w:lang w:val="ru-RU"/>
              </w:rPr>
            </w:pPr>
            <w:ins w:id="958" w:author="Student" w:date="2024-10-18T12:30:00Z">
              <w:del w:id="959" w:author="nikitadorogin@yandex.ru" w:date="2024-10-23T15:13:00Z">
                <w:r w:rsidDel="00824A49">
                  <w:rPr>
                    <w:sz w:val="24"/>
                    <w:szCs w:val="24"/>
                    <w:lang w:val="ru-RU"/>
                  </w:rPr>
                  <w:delText>18</w:delText>
                </w:r>
              </w:del>
            </w:ins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0FB8AB2F" w14:textId="401AC76E" w:rsidR="005F6A74" w:rsidRPr="005F6A74" w:rsidDel="00824A49" w:rsidRDefault="005F6A74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960" w:author="Student" w:date="2024-10-18T12:29:00Z"/>
                <w:del w:id="961" w:author="nikitadorogin@yandex.ru" w:date="2024-10-23T15:13:00Z"/>
                <w:sz w:val="24"/>
                <w:szCs w:val="24"/>
                <w:lang w:val="ru-RU"/>
              </w:rPr>
            </w:pPr>
            <w:ins w:id="962" w:author="Student" w:date="2024-10-18T12:30:00Z">
              <w:del w:id="963" w:author="nikitadorogin@yandex.ru" w:date="2024-10-23T15:13:00Z">
                <w:r w:rsidDel="00824A49">
                  <w:rPr>
                    <w:sz w:val="24"/>
                    <w:szCs w:val="24"/>
                    <w:lang w:val="ru-RU"/>
                  </w:rPr>
                  <w:delText>15</w:delText>
                </w:r>
              </w:del>
            </w:ins>
          </w:p>
        </w:tc>
        <w:tc>
          <w:tcPr>
            <w:tcW w:w="662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3A8BECC3" w14:textId="60A7FE0F" w:rsidR="005F6A74" w:rsidRPr="005F6A74" w:rsidDel="00824A49" w:rsidRDefault="005F6A74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964" w:author="Student" w:date="2024-10-18T12:29:00Z"/>
                <w:del w:id="965" w:author="nikitadorogin@yandex.ru" w:date="2024-10-23T15:13:00Z"/>
                <w:sz w:val="24"/>
                <w:szCs w:val="24"/>
                <w:lang w:val="ru-RU"/>
              </w:rPr>
            </w:pPr>
            <w:ins w:id="966" w:author="Student" w:date="2024-10-18T12:31:00Z">
              <w:del w:id="967" w:author="nikitadorogin@yandex.ru" w:date="2024-10-23T15:13:00Z">
                <w:r w:rsidDel="00824A49">
                  <w:rPr>
                    <w:sz w:val="24"/>
                    <w:szCs w:val="24"/>
                    <w:lang w:val="ru-RU"/>
                  </w:rPr>
                  <w:delText>12</w:delText>
                </w:r>
              </w:del>
            </w:ins>
          </w:p>
        </w:tc>
      </w:tr>
      <w:tr w:rsidR="005F6A74" w:rsidRPr="004B35ED" w:rsidDel="00824A49" w14:paraId="28E0CC25" w14:textId="1CF17280" w:rsidTr="005F6A74">
        <w:trPr>
          <w:trHeight w:val="404"/>
          <w:ins w:id="968" w:author="Student" w:date="2024-10-18T12:29:00Z"/>
          <w:del w:id="969" w:author="nikitadorogin@yandex.ru" w:date="2024-10-23T15:13:00Z"/>
        </w:trPr>
        <w:tc>
          <w:tcPr>
            <w:tcW w:w="1985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4" w:space="0" w:color="auto"/>
            </w:tcBorders>
          </w:tcPr>
          <w:p w14:paraId="0F3F9164" w14:textId="3AA61F33" w:rsidR="005F6A74" w:rsidRPr="005F6A74" w:rsidDel="00824A49" w:rsidRDefault="005F6A74" w:rsidP="002365CB">
            <w:pPr>
              <w:widowControl w:val="0"/>
              <w:tabs>
                <w:tab w:val="left" w:pos="447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970" w:author="Student" w:date="2024-10-18T12:29:00Z"/>
                <w:del w:id="971" w:author="nikitadorogin@yandex.ru" w:date="2024-10-23T15:13:00Z"/>
                <w:b/>
                <w:lang w:val="en-US"/>
              </w:rPr>
            </w:pPr>
            <w:ins w:id="972" w:author="Student" w:date="2024-10-18T12:29:00Z">
              <w:del w:id="973" w:author="nikitadorogin@yandex.ru" w:date="2024-10-23T15:13:00Z">
                <w:r w:rsidRPr="004B35ED" w:rsidDel="00824A49">
                  <w:rPr>
                    <w:b/>
                    <w:lang w:val="en-US"/>
                  </w:rPr>
                  <w:delText>I</w:delText>
                </w:r>
                <w:r w:rsidRPr="005F6A74" w:rsidDel="00824A49">
                  <w:rPr>
                    <w:b/>
                    <w:lang w:val="en-US"/>
                  </w:rPr>
                  <w:delText>обр , мА</w:delText>
                </w:r>
              </w:del>
            </w:ins>
          </w:p>
        </w:tc>
        <w:tc>
          <w:tcPr>
            <w:tcW w:w="1702" w:type="dxa"/>
            <w:tcBorders>
              <w:top w:val="single" w:sz="6" w:space="0" w:color="232323"/>
              <w:left w:val="single" w:sz="4" w:space="0" w:color="auto"/>
              <w:bottom w:val="single" w:sz="4" w:space="0" w:color="auto"/>
              <w:right w:val="single" w:sz="6" w:space="0" w:color="232323"/>
            </w:tcBorders>
          </w:tcPr>
          <w:p w14:paraId="14B95085" w14:textId="4CA39B10" w:rsidR="005F6A74" w:rsidRPr="005F6A74" w:rsidDel="00824A49" w:rsidRDefault="005F6A74" w:rsidP="002365CB">
            <w:pPr>
              <w:widowControl w:val="0"/>
              <w:tabs>
                <w:tab w:val="left" w:pos="447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974" w:author="Student" w:date="2024-10-18T12:29:00Z"/>
                <w:del w:id="975" w:author="nikitadorogin@yandex.ru" w:date="2024-10-23T15:13:00Z"/>
                <w:b/>
                <w:bCs/>
                <w:lang w:val="en-US"/>
              </w:rPr>
            </w:pPr>
            <w:ins w:id="976" w:author="Student" w:date="2024-10-18T12:29:00Z">
              <w:del w:id="977" w:author="nikitadorogin@yandex.ru" w:date="2024-10-23T15:13:00Z">
                <w:r w:rsidRPr="004B35ED" w:rsidDel="00824A49">
                  <w:rPr>
                    <w:b/>
                    <w:bCs/>
                    <w:lang w:val="en-US"/>
                  </w:rPr>
                  <w:delText>Id</w:delText>
                </w:r>
              </w:del>
            </w:ins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2452B1B8" w14:textId="50998F8F" w:rsidR="005F6A74" w:rsidRPr="004B35ED" w:rsidDel="00824A49" w:rsidRDefault="005F6A74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978" w:author="Student" w:date="2024-10-18T12:29:00Z"/>
                <w:del w:id="979" w:author="nikitadorogin@yandex.ru" w:date="2024-10-23T15:13:00Z"/>
                <w:rFonts w:ascii="Arial"/>
                <w:sz w:val="24"/>
                <w:szCs w:val="24"/>
                <w:lang w:val="ru-RU"/>
              </w:rPr>
            </w:pPr>
            <w:ins w:id="980" w:author="Student" w:date="2024-10-18T12:31:00Z">
              <w:del w:id="981" w:author="nikitadorogin@yandex.ru" w:date="2024-10-23T15:13:00Z">
                <w:r w:rsidRPr="005F6A74" w:rsidDel="00824A49">
                  <w:rPr>
                    <w:rFonts w:ascii="Arial"/>
                    <w:sz w:val="24"/>
                    <w:szCs w:val="24"/>
                    <w:lang w:val="ru-RU"/>
                  </w:rPr>
                  <w:delText>0,0006</w:delText>
                </w:r>
              </w:del>
            </w:ins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1378AA8D" w14:textId="67BA0D1E" w:rsidR="005F6A74" w:rsidRPr="004B35ED" w:rsidDel="00824A49" w:rsidRDefault="005F6A74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982" w:author="Student" w:date="2024-10-18T12:29:00Z"/>
                <w:del w:id="983" w:author="nikitadorogin@yandex.ru" w:date="2024-10-23T15:13:00Z"/>
                <w:sz w:val="24"/>
                <w:szCs w:val="24"/>
                <w:lang w:val="ru-RU"/>
              </w:rPr>
            </w:pPr>
            <w:ins w:id="984" w:author="Student" w:date="2024-10-18T12:31:00Z">
              <w:del w:id="985" w:author="nikitadorogin@yandex.ru" w:date="2024-10-23T15:13:00Z">
                <w:r w:rsidRPr="005F6A74" w:rsidDel="00824A49">
                  <w:rPr>
                    <w:sz w:val="24"/>
                    <w:szCs w:val="24"/>
                    <w:lang w:val="ru-RU"/>
                  </w:rPr>
                  <w:delText>0,0006</w:delText>
                </w:r>
              </w:del>
            </w:ins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17339A5F" w14:textId="07B6DD59" w:rsidR="005F6A74" w:rsidRPr="004B35ED" w:rsidDel="00824A49" w:rsidRDefault="005F6A74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986" w:author="Student" w:date="2024-10-18T12:29:00Z"/>
                <w:del w:id="987" w:author="nikitadorogin@yandex.ru" w:date="2024-10-23T15:13:00Z"/>
                <w:sz w:val="24"/>
                <w:szCs w:val="24"/>
                <w:lang w:val="ru-RU"/>
              </w:rPr>
            </w:pPr>
            <w:ins w:id="988" w:author="Student" w:date="2024-10-18T12:32:00Z">
              <w:del w:id="989" w:author="nikitadorogin@yandex.ru" w:date="2024-10-23T15:13:00Z">
                <w:r w:rsidRPr="005F6A74" w:rsidDel="00824A49">
                  <w:rPr>
                    <w:sz w:val="24"/>
                    <w:szCs w:val="24"/>
                    <w:lang w:val="ru-RU"/>
                  </w:rPr>
                  <w:delText>0,0006</w:delText>
                </w:r>
              </w:del>
            </w:ins>
          </w:p>
        </w:tc>
        <w:tc>
          <w:tcPr>
            <w:tcW w:w="662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31B5FC5D" w14:textId="42942DCE" w:rsidR="005F6A74" w:rsidRPr="004B35ED" w:rsidDel="00824A49" w:rsidRDefault="005F6A74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990" w:author="Student" w:date="2024-10-18T12:29:00Z"/>
                <w:del w:id="991" w:author="nikitadorogin@yandex.ru" w:date="2024-10-23T15:13:00Z"/>
                <w:sz w:val="24"/>
                <w:szCs w:val="24"/>
                <w:lang w:val="ru-RU"/>
              </w:rPr>
            </w:pPr>
            <w:ins w:id="992" w:author="Student" w:date="2024-10-18T12:32:00Z">
              <w:del w:id="993" w:author="nikitadorogin@yandex.ru" w:date="2024-10-23T15:13:00Z">
                <w:r w:rsidRPr="005F6A74" w:rsidDel="00824A49">
                  <w:rPr>
                    <w:sz w:val="24"/>
                    <w:szCs w:val="24"/>
                    <w:lang w:val="ru-RU"/>
                  </w:rPr>
                  <w:delText>0,0006</w:delText>
                </w:r>
              </w:del>
            </w:ins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2D9F4B10" w14:textId="345C3D5E" w:rsidR="005F6A74" w:rsidRPr="004B35ED" w:rsidDel="00824A49" w:rsidRDefault="005F6A74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994" w:author="Student" w:date="2024-10-18T12:29:00Z"/>
                <w:del w:id="995" w:author="nikitadorogin@yandex.ru" w:date="2024-10-23T15:13:00Z"/>
                <w:sz w:val="24"/>
                <w:szCs w:val="24"/>
                <w:lang w:val="ru-RU"/>
              </w:rPr>
            </w:pPr>
            <w:ins w:id="996" w:author="Student" w:date="2024-10-18T12:29:00Z">
              <w:del w:id="997" w:author="nikitadorogin@yandex.ru" w:date="2024-10-23T15:13:00Z">
                <w:r w:rsidDel="00824A49">
                  <w:rPr>
                    <w:sz w:val="24"/>
                    <w:szCs w:val="24"/>
                    <w:lang w:val="ru-RU"/>
                  </w:rPr>
                  <w:delText>0,0006</w:delText>
                </w:r>
              </w:del>
            </w:ins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530F5F08" w14:textId="2AD68000" w:rsidR="005F6A74" w:rsidRPr="004B35ED" w:rsidDel="00824A49" w:rsidRDefault="005F6A74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998" w:author="Student" w:date="2024-10-18T12:29:00Z"/>
                <w:del w:id="999" w:author="nikitadorogin@yandex.ru" w:date="2024-10-23T15:13:00Z"/>
                <w:sz w:val="24"/>
                <w:szCs w:val="24"/>
                <w:lang w:val="ru-RU"/>
              </w:rPr>
            </w:pPr>
            <w:ins w:id="1000" w:author="Student" w:date="2024-10-18T12:29:00Z">
              <w:del w:id="1001" w:author="nikitadorogin@yandex.ru" w:date="2024-10-23T15:13:00Z">
                <w:r w:rsidDel="00824A49">
                  <w:rPr>
                    <w:sz w:val="24"/>
                    <w:szCs w:val="24"/>
                    <w:lang w:val="ru-RU"/>
                  </w:rPr>
                  <w:delText>0,0006</w:delText>
                </w:r>
              </w:del>
            </w:ins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0FBD94EB" w14:textId="51F34D13" w:rsidR="005F6A74" w:rsidRPr="004B35ED" w:rsidDel="00824A49" w:rsidRDefault="005F6A74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002" w:author="Student" w:date="2024-10-18T12:29:00Z"/>
                <w:del w:id="1003" w:author="nikitadorogin@yandex.ru" w:date="2024-10-23T15:13:00Z"/>
                <w:sz w:val="24"/>
                <w:szCs w:val="24"/>
                <w:lang w:val="ru-RU"/>
              </w:rPr>
            </w:pPr>
            <w:ins w:id="1004" w:author="Student" w:date="2024-10-18T12:29:00Z">
              <w:del w:id="1005" w:author="nikitadorogin@yandex.ru" w:date="2024-10-23T15:13:00Z">
                <w:r w:rsidDel="00824A49">
                  <w:rPr>
                    <w:sz w:val="24"/>
                    <w:szCs w:val="24"/>
                    <w:lang w:val="ru-RU"/>
                  </w:rPr>
                  <w:delText>0,0006</w:delText>
                </w:r>
              </w:del>
            </w:ins>
          </w:p>
        </w:tc>
        <w:tc>
          <w:tcPr>
            <w:tcW w:w="662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7706BB22" w14:textId="31B8E337" w:rsidR="005F6A74" w:rsidRPr="004B35ED" w:rsidDel="00824A49" w:rsidRDefault="005F6A74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006" w:author="Student" w:date="2024-10-18T12:29:00Z"/>
                <w:del w:id="1007" w:author="nikitadorogin@yandex.ru" w:date="2024-10-23T15:13:00Z"/>
                <w:sz w:val="24"/>
                <w:szCs w:val="24"/>
                <w:lang w:val="ru-RU"/>
              </w:rPr>
            </w:pPr>
            <w:ins w:id="1008" w:author="Student" w:date="2024-10-18T12:32:00Z">
              <w:del w:id="1009" w:author="nikitadorogin@yandex.ru" w:date="2024-10-23T15:13:00Z">
                <w:r w:rsidRPr="005F6A74" w:rsidDel="00824A49">
                  <w:rPr>
                    <w:sz w:val="24"/>
                    <w:szCs w:val="24"/>
                    <w:lang w:val="ru-RU"/>
                  </w:rPr>
                  <w:delText>0,0006</w:delText>
                </w:r>
              </w:del>
            </w:ins>
          </w:p>
        </w:tc>
      </w:tr>
      <w:bookmarkEnd w:id="786"/>
      <w:tr w:rsidR="005F6A74" w:rsidRPr="005F6A74" w:rsidDel="00824A49" w14:paraId="4CA2FF8F" w14:textId="4DD87853" w:rsidTr="005F6A74">
        <w:trPr>
          <w:trHeight w:val="404"/>
          <w:ins w:id="1010" w:author="Student" w:date="2024-10-18T12:32:00Z"/>
          <w:del w:id="1011" w:author="nikitadorogin@yandex.ru" w:date="2024-10-23T15:13:00Z"/>
        </w:trPr>
        <w:tc>
          <w:tcPr>
            <w:tcW w:w="1985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4" w:space="0" w:color="auto"/>
            </w:tcBorders>
          </w:tcPr>
          <w:p w14:paraId="09D1CDF2" w14:textId="3AA45F16" w:rsidR="005F6A74" w:rsidRPr="005F6A74" w:rsidDel="00824A49" w:rsidRDefault="005F6A74" w:rsidP="002365CB">
            <w:pPr>
              <w:widowControl w:val="0"/>
              <w:tabs>
                <w:tab w:val="left" w:pos="447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012" w:author="Student" w:date="2024-10-18T12:32:00Z"/>
                <w:del w:id="1013" w:author="nikitadorogin@yandex.ru" w:date="2024-10-23T15:13:00Z"/>
                <w:b/>
                <w:lang w:val="en-US"/>
              </w:rPr>
            </w:pPr>
            <w:ins w:id="1014" w:author="Student" w:date="2024-10-18T12:32:00Z">
              <w:del w:id="1015" w:author="nikitadorogin@yandex.ru" w:date="2024-10-23T15:13:00Z">
                <w:r w:rsidRPr="005F6A74" w:rsidDel="00824A49">
                  <w:rPr>
                    <w:b/>
                    <w:lang w:val="en-US"/>
                  </w:rPr>
                  <w:delText>Измеряемый параметр</w:delText>
                </w:r>
              </w:del>
            </w:ins>
          </w:p>
        </w:tc>
        <w:tc>
          <w:tcPr>
            <w:tcW w:w="1702" w:type="dxa"/>
            <w:tcBorders>
              <w:top w:val="single" w:sz="6" w:space="0" w:color="232323"/>
              <w:left w:val="single" w:sz="4" w:space="0" w:color="auto"/>
              <w:bottom w:val="single" w:sz="4" w:space="0" w:color="auto"/>
              <w:right w:val="single" w:sz="6" w:space="0" w:color="232323"/>
            </w:tcBorders>
          </w:tcPr>
          <w:p w14:paraId="50D6714A" w14:textId="1BC54489" w:rsidR="005F6A74" w:rsidRPr="005F6A74" w:rsidDel="00824A49" w:rsidRDefault="005F6A74" w:rsidP="002365CB">
            <w:pPr>
              <w:widowControl w:val="0"/>
              <w:tabs>
                <w:tab w:val="left" w:pos="447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016" w:author="Student" w:date="2024-10-18T12:32:00Z"/>
                <w:del w:id="1017" w:author="nikitadorogin@yandex.ru" w:date="2024-10-23T15:13:00Z"/>
                <w:b/>
                <w:bCs/>
                <w:lang w:val="en-US"/>
              </w:rPr>
            </w:pPr>
            <w:ins w:id="1018" w:author="Student" w:date="2024-10-18T12:32:00Z">
              <w:del w:id="1019" w:author="nikitadorogin@yandex.ru" w:date="2024-10-23T15:13:00Z">
                <w:r w:rsidRPr="005F6A74" w:rsidDel="00824A49">
                  <w:rPr>
                    <w:b/>
                    <w:bCs/>
                    <w:lang w:val="en-US"/>
                  </w:rPr>
                  <w:delText>R, %</w:delText>
                </w:r>
              </w:del>
            </w:ins>
          </w:p>
          <w:p w14:paraId="4DC4FC73" w14:textId="15373093" w:rsidR="005F6A74" w:rsidRPr="005F6A74" w:rsidDel="00824A49" w:rsidRDefault="005F6A74" w:rsidP="002365CB">
            <w:pPr>
              <w:widowControl w:val="0"/>
              <w:tabs>
                <w:tab w:val="left" w:pos="447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020" w:author="Student" w:date="2024-10-18T12:32:00Z"/>
                <w:del w:id="1021" w:author="nikitadorogin@yandex.ru" w:date="2024-10-23T15:13:00Z"/>
                <w:b/>
                <w:bCs/>
                <w:lang w:val="en-US"/>
              </w:rPr>
            </w:pPr>
            <w:ins w:id="1022" w:author="Student" w:date="2024-10-18T12:32:00Z">
              <w:del w:id="1023" w:author="nikitadorogin@yandex.ru" w:date="2024-10-23T15:13:00Z">
                <w:r w:rsidRPr="005F6A74" w:rsidDel="00824A49">
                  <w:rPr>
                    <w:b/>
                    <w:bCs/>
                    <w:lang w:val="en-US"/>
                  </w:rPr>
                  <w:delText>При-</w:delText>
                </w:r>
              </w:del>
            </w:ins>
          </w:p>
          <w:p w14:paraId="19159615" w14:textId="56B3B9D2" w:rsidR="005F6A74" w:rsidRPr="005F6A74" w:rsidDel="00824A49" w:rsidRDefault="005F6A74" w:rsidP="002365CB">
            <w:pPr>
              <w:widowControl w:val="0"/>
              <w:tabs>
                <w:tab w:val="left" w:pos="447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024" w:author="Student" w:date="2024-10-18T12:32:00Z"/>
                <w:del w:id="1025" w:author="nikitadorogin@yandex.ru" w:date="2024-10-23T15:13:00Z"/>
                <w:b/>
                <w:bCs/>
                <w:lang w:val="en-US"/>
              </w:rPr>
            </w:pPr>
            <w:ins w:id="1026" w:author="Student" w:date="2024-10-18T12:32:00Z">
              <w:del w:id="1027" w:author="nikitadorogin@yandex.ru" w:date="2024-10-23T15:13:00Z">
                <w:r w:rsidRPr="005F6A74" w:rsidDel="00824A49">
                  <w:rPr>
                    <w:b/>
                    <w:bCs/>
                    <w:lang w:val="en-US"/>
                  </w:rPr>
                  <w:delText>бор</w:delText>
                </w:r>
              </w:del>
            </w:ins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6C2B4FFC" w14:textId="47EC95AA" w:rsidR="005F6A74" w:rsidRPr="005F6A74" w:rsidDel="00824A49" w:rsidRDefault="005F6A74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028" w:author="Student" w:date="2024-10-18T12:32:00Z"/>
                <w:del w:id="1029" w:author="nikitadorogin@yandex.ru" w:date="2024-10-23T15:13:00Z"/>
                <w:rFonts w:ascii="Arial"/>
                <w:b/>
                <w:bCs/>
                <w:sz w:val="24"/>
                <w:szCs w:val="24"/>
                <w:lang w:val="ru-RU"/>
                <w:rPrChange w:id="1030" w:author="Student" w:date="2024-10-18T12:33:00Z">
                  <w:rPr>
                    <w:ins w:id="1031" w:author="Student" w:date="2024-10-18T12:32:00Z"/>
                    <w:del w:id="1032" w:author="nikitadorogin@yandex.ru" w:date="2024-10-23T15:13:00Z"/>
                    <w:rFonts w:ascii="Arial"/>
                    <w:sz w:val="24"/>
                    <w:szCs w:val="24"/>
                    <w:lang w:val="ru-RU"/>
                  </w:rPr>
                </w:rPrChange>
              </w:rPr>
            </w:pPr>
          </w:p>
          <w:p w14:paraId="54A864C4" w14:textId="5B7AB7DA" w:rsidR="005F6A74" w:rsidRPr="005F6A74" w:rsidDel="00824A49" w:rsidRDefault="005F6A74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033" w:author="Student" w:date="2024-10-18T12:32:00Z"/>
                <w:del w:id="1034" w:author="nikitadorogin@yandex.ru" w:date="2024-10-23T15:13:00Z"/>
                <w:rFonts w:ascii="Arial"/>
                <w:b/>
                <w:bCs/>
                <w:sz w:val="24"/>
                <w:szCs w:val="24"/>
                <w:lang w:val="ru-RU"/>
                <w:rPrChange w:id="1035" w:author="Student" w:date="2024-10-18T12:33:00Z">
                  <w:rPr>
                    <w:ins w:id="1036" w:author="Student" w:date="2024-10-18T12:32:00Z"/>
                    <w:del w:id="1037" w:author="nikitadorogin@yandex.ru" w:date="2024-10-23T15:13:00Z"/>
                    <w:rFonts w:ascii="Arial"/>
                    <w:sz w:val="24"/>
                    <w:szCs w:val="24"/>
                    <w:lang w:val="ru-RU"/>
                  </w:rPr>
                </w:rPrChange>
              </w:rPr>
            </w:pPr>
            <w:ins w:id="1038" w:author="Student" w:date="2024-10-18T12:34:00Z">
              <w:del w:id="1039" w:author="nikitadorogin@yandex.ru" w:date="2024-10-23T15:13:00Z">
                <w:r w:rsidDel="00824A49">
                  <w:rPr>
                    <w:rFonts w:ascii="Arial"/>
                    <w:b/>
                    <w:bCs/>
                    <w:sz w:val="24"/>
                    <w:szCs w:val="24"/>
                    <w:lang w:val="ru-RU"/>
                  </w:rPr>
                  <w:delText>8</w:delText>
                </w:r>
              </w:del>
            </w:ins>
            <w:ins w:id="1040" w:author="Student" w:date="2024-10-18T12:32:00Z">
              <w:del w:id="1041" w:author="nikitadorogin@yandex.ru" w:date="2024-10-23T15:13:00Z">
                <w:r w:rsidRPr="005F6A74" w:rsidDel="00824A49">
                  <w:rPr>
                    <w:rFonts w:ascii="Arial"/>
                    <w:b/>
                    <w:bCs/>
                    <w:sz w:val="24"/>
                    <w:szCs w:val="24"/>
                    <w:lang w:val="ru-RU"/>
                    <w:rPrChange w:id="1042" w:author="Student" w:date="2024-10-18T12:33:00Z">
                      <w:rPr>
                        <w:rFonts w:ascii="Arial"/>
                        <w:sz w:val="24"/>
                        <w:szCs w:val="24"/>
                        <w:lang w:val="ru-RU"/>
                      </w:rPr>
                    </w:rPrChange>
                  </w:rPr>
                  <w:delText>5</w:delText>
                </w:r>
              </w:del>
            </w:ins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5B2E9489" w14:textId="0DEC0C53" w:rsidR="005F6A74" w:rsidRPr="005F6A74" w:rsidDel="00824A49" w:rsidRDefault="005F6A74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043" w:author="Student" w:date="2024-10-18T12:32:00Z"/>
                <w:del w:id="1044" w:author="nikitadorogin@yandex.ru" w:date="2024-10-23T15:13:00Z"/>
                <w:b/>
                <w:bCs/>
                <w:sz w:val="24"/>
                <w:szCs w:val="24"/>
                <w:lang w:val="ru-RU"/>
                <w:rPrChange w:id="1045" w:author="Student" w:date="2024-10-18T12:33:00Z">
                  <w:rPr>
                    <w:ins w:id="1046" w:author="Student" w:date="2024-10-18T12:32:00Z"/>
                    <w:del w:id="1047" w:author="nikitadorogin@yandex.ru" w:date="2024-10-23T15:13:00Z"/>
                    <w:sz w:val="24"/>
                    <w:szCs w:val="24"/>
                    <w:lang w:val="ru-RU"/>
                  </w:rPr>
                </w:rPrChange>
              </w:rPr>
            </w:pPr>
          </w:p>
          <w:p w14:paraId="250523BD" w14:textId="0C1EA508" w:rsidR="005F6A74" w:rsidRPr="005F6A74" w:rsidDel="00824A49" w:rsidRDefault="005F6A74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048" w:author="Student" w:date="2024-10-18T12:32:00Z"/>
                <w:del w:id="1049" w:author="nikitadorogin@yandex.ru" w:date="2024-10-23T15:13:00Z"/>
                <w:b/>
                <w:bCs/>
                <w:sz w:val="24"/>
                <w:szCs w:val="24"/>
                <w:lang w:val="ru-RU"/>
                <w:rPrChange w:id="1050" w:author="Student" w:date="2024-10-18T12:33:00Z">
                  <w:rPr>
                    <w:ins w:id="1051" w:author="Student" w:date="2024-10-18T12:32:00Z"/>
                    <w:del w:id="1052" w:author="nikitadorogin@yandex.ru" w:date="2024-10-23T15:13:00Z"/>
                    <w:sz w:val="24"/>
                    <w:szCs w:val="24"/>
                    <w:lang w:val="ru-RU"/>
                  </w:rPr>
                </w:rPrChange>
              </w:rPr>
            </w:pPr>
            <w:ins w:id="1053" w:author="Student" w:date="2024-10-18T12:34:00Z">
              <w:del w:id="1054" w:author="nikitadorogin@yandex.ru" w:date="2024-10-23T15:13:00Z">
                <w:r w:rsidDel="00824A49">
                  <w:rPr>
                    <w:b/>
                    <w:bCs/>
                    <w:sz w:val="24"/>
                    <w:szCs w:val="24"/>
                    <w:lang w:val="ru-RU"/>
                  </w:rPr>
                  <w:delText>9</w:delText>
                </w:r>
              </w:del>
            </w:ins>
            <w:ins w:id="1055" w:author="Student" w:date="2024-10-18T12:32:00Z">
              <w:del w:id="1056" w:author="nikitadorogin@yandex.ru" w:date="2024-10-23T15:13:00Z">
                <w:r w:rsidRPr="005F6A74" w:rsidDel="00824A49">
                  <w:rPr>
                    <w:b/>
                    <w:bCs/>
                    <w:sz w:val="24"/>
                    <w:szCs w:val="24"/>
                    <w:lang w:val="ru-RU"/>
                    <w:rPrChange w:id="1057" w:author="Student" w:date="2024-10-18T12:33:00Z">
                      <w:rPr>
                        <w:sz w:val="24"/>
                        <w:szCs w:val="24"/>
                        <w:lang w:val="ru-RU"/>
                      </w:rPr>
                    </w:rPrChange>
                  </w:rPr>
                  <w:delText>0</w:delText>
                </w:r>
              </w:del>
            </w:ins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5138C693" w14:textId="0EADED90" w:rsidR="005F6A74" w:rsidRPr="005F6A74" w:rsidDel="00824A49" w:rsidRDefault="005F6A74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058" w:author="Student" w:date="2024-10-18T12:32:00Z"/>
                <w:del w:id="1059" w:author="nikitadorogin@yandex.ru" w:date="2024-10-23T15:13:00Z"/>
                <w:b/>
                <w:bCs/>
                <w:sz w:val="24"/>
                <w:szCs w:val="24"/>
                <w:lang w:val="ru-RU"/>
                <w:rPrChange w:id="1060" w:author="Student" w:date="2024-10-18T12:33:00Z">
                  <w:rPr>
                    <w:ins w:id="1061" w:author="Student" w:date="2024-10-18T12:32:00Z"/>
                    <w:del w:id="1062" w:author="nikitadorogin@yandex.ru" w:date="2024-10-23T15:13:00Z"/>
                    <w:sz w:val="24"/>
                    <w:szCs w:val="24"/>
                    <w:lang w:val="ru-RU"/>
                  </w:rPr>
                </w:rPrChange>
              </w:rPr>
            </w:pPr>
          </w:p>
          <w:p w14:paraId="0A26E918" w14:textId="5DD9BC88" w:rsidR="005F6A74" w:rsidRPr="005F6A74" w:rsidDel="00824A49" w:rsidRDefault="005F6A74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063" w:author="Student" w:date="2024-10-18T12:32:00Z"/>
                <w:del w:id="1064" w:author="nikitadorogin@yandex.ru" w:date="2024-10-23T15:13:00Z"/>
                <w:b/>
                <w:bCs/>
                <w:sz w:val="24"/>
                <w:szCs w:val="24"/>
                <w:lang w:val="ru-RU"/>
                <w:rPrChange w:id="1065" w:author="Student" w:date="2024-10-18T12:33:00Z">
                  <w:rPr>
                    <w:ins w:id="1066" w:author="Student" w:date="2024-10-18T12:32:00Z"/>
                    <w:del w:id="1067" w:author="nikitadorogin@yandex.ru" w:date="2024-10-23T15:13:00Z"/>
                    <w:sz w:val="24"/>
                    <w:szCs w:val="24"/>
                    <w:lang w:val="ru-RU"/>
                  </w:rPr>
                </w:rPrChange>
              </w:rPr>
            </w:pPr>
            <w:ins w:id="1068" w:author="Student" w:date="2024-10-18T12:34:00Z">
              <w:del w:id="1069" w:author="nikitadorogin@yandex.ru" w:date="2024-10-23T15:13:00Z">
                <w:r w:rsidDel="00824A49">
                  <w:rPr>
                    <w:b/>
                    <w:bCs/>
                    <w:sz w:val="24"/>
                    <w:szCs w:val="24"/>
                    <w:lang w:val="ru-RU"/>
                  </w:rPr>
                  <w:delText>9</w:delText>
                </w:r>
              </w:del>
            </w:ins>
            <w:ins w:id="1070" w:author="Student" w:date="2024-10-18T12:32:00Z">
              <w:del w:id="1071" w:author="nikitadorogin@yandex.ru" w:date="2024-10-23T15:13:00Z">
                <w:r w:rsidRPr="005F6A74" w:rsidDel="00824A49">
                  <w:rPr>
                    <w:b/>
                    <w:bCs/>
                    <w:sz w:val="24"/>
                    <w:szCs w:val="24"/>
                    <w:lang w:val="ru-RU"/>
                    <w:rPrChange w:id="1072" w:author="Student" w:date="2024-10-18T12:33:00Z">
                      <w:rPr>
                        <w:sz w:val="24"/>
                        <w:szCs w:val="24"/>
                        <w:lang w:val="ru-RU"/>
                      </w:rPr>
                    </w:rPrChange>
                  </w:rPr>
                  <w:delText>5</w:delText>
                </w:r>
              </w:del>
            </w:ins>
          </w:p>
        </w:tc>
        <w:tc>
          <w:tcPr>
            <w:tcW w:w="662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11C90295" w14:textId="052298EF" w:rsidR="005F6A74" w:rsidRPr="005F6A74" w:rsidDel="00824A49" w:rsidRDefault="005F6A74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073" w:author="Student" w:date="2024-10-18T12:32:00Z"/>
                <w:del w:id="1074" w:author="nikitadorogin@yandex.ru" w:date="2024-10-23T15:13:00Z"/>
                <w:b/>
                <w:bCs/>
                <w:sz w:val="24"/>
                <w:szCs w:val="24"/>
                <w:lang w:val="ru-RU"/>
                <w:rPrChange w:id="1075" w:author="Student" w:date="2024-10-18T12:33:00Z">
                  <w:rPr>
                    <w:ins w:id="1076" w:author="Student" w:date="2024-10-18T12:32:00Z"/>
                    <w:del w:id="1077" w:author="nikitadorogin@yandex.ru" w:date="2024-10-23T15:13:00Z"/>
                    <w:sz w:val="24"/>
                    <w:szCs w:val="24"/>
                    <w:lang w:val="ru-RU"/>
                  </w:rPr>
                </w:rPrChange>
              </w:rPr>
            </w:pPr>
          </w:p>
          <w:p w14:paraId="6774BED5" w14:textId="60CA07AF" w:rsidR="005F6A74" w:rsidRPr="005F6A74" w:rsidDel="00824A49" w:rsidRDefault="005F6A74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078" w:author="Student" w:date="2024-10-18T12:32:00Z"/>
                <w:del w:id="1079" w:author="nikitadorogin@yandex.ru" w:date="2024-10-23T15:13:00Z"/>
                <w:b/>
                <w:bCs/>
                <w:sz w:val="24"/>
                <w:szCs w:val="24"/>
                <w:lang w:val="ru-RU"/>
                <w:rPrChange w:id="1080" w:author="Student" w:date="2024-10-18T12:33:00Z">
                  <w:rPr>
                    <w:ins w:id="1081" w:author="Student" w:date="2024-10-18T12:32:00Z"/>
                    <w:del w:id="1082" w:author="nikitadorogin@yandex.ru" w:date="2024-10-23T15:13:00Z"/>
                    <w:sz w:val="24"/>
                    <w:szCs w:val="24"/>
                    <w:lang w:val="ru-RU"/>
                  </w:rPr>
                </w:rPrChange>
              </w:rPr>
            </w:pPr>
            <w:ins w:id="1083" w:author="Student" w:date="2024-10-18T12:34:00Z">
              <w:del w:id="1084" w:author="nikitadorogin@yandex.ru" w:date="2024-10-23T15:13:00Z">
                <w:r w:rsidDel="00824A49">
                  <w:rPr>
                    <w:b/>
                    <w:bCs/>
                    <w:sz w:val="24"/>
                    <w:szCs w:val="24"/>
                    <w:lang w:val="ru-RU"/>
                  </w:rPr>
                  <w:delText>10</w:delText>
                </w:r>
              </w:del>
            </w:ins>
            <w:ins w:id="1085" w:author="Student" w:date="2024-10-18T12:32:00Z">
              <w:del w:id="1086" w:author="nikitadorogin@yandex.ru" w:date="2024-10-23T15:13:00Z">
                <w:r w:rsidRPr="005F6A74" w:rsidDel="00824A49">
                  <w:rPr>
                    <w:b/>
                    <w:bCs/>
                    <w:sz w:val="24"/>
                    <w:szCs w:val="24"/>
                    <w:lang w:val="ru-RU"/>
                    <w:rPrChange w:id="1087" w:author="Student" w:date="2024-10-18T12:33:00Z">
                      <w:rPr>
                        <w:sz w:val="24"/>
                        <w:szCs w:val="24"/>
                        <w:lang w:val="ru-RU"/>
                      </w:rPr>
                    </w:rPrChange>
                  </w:rPr>
                  <w:delText>0</w:delText>
                </w:r>
              </w:del>
            </w:ins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04C9CDC5" w14:textId="41959D37" w:rsidR="005F6A74" w:rsidRPr="005F6A74" w:rsidDel="00824A49" w:rsidRDefault="005F6A74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088" w:author="Student" w:date="2024-10-18T12:32:00Z"/>
                <w:del w:id="1089" w:author="nikitadorogin@yandex.ru" w:date="2024-10-23T15:13:00Z"/>
                <w:b/>
                <w:bCs/>
                <w:sz w:val="24"/>
                <w:szCs w:val="24"/>
                <w:lang w:val="ru-RU"/>
                <w:rPrChange w:id="1090" w:author="Student" w:date="2024-10-18T12:33:00Z">
                  <w:rPr>
                    <w:ins w:id="1091" w:author="Student" w:date="2024-10-18T12:32:00Z"/>
                    <w:del w:id="1092" w:author="nikitadorogin@yandex.ru" w:date="2024-10-23T15:13:00Z"/>
                    <w:sz w:val="24"/>
                    <w:szCs w:val="24"/>
                    <w:lang w:val="ru-RU"/>
                  </w:rPr>
                </w:rPrChange>
              </w:rPr>
            </w:pPr>
          </w:p>
          <w:p w14:paraId="4CE7B09E" w14:textId="23BD1C40" w:rsidR="005F6A74" w:rsidRPr="005F6A74" w:rsidDel="00824A49" w:rsidRDefault="005F6A74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093" w:author="Student" w:date="2024-10-18T12:32:00Z"/>
                <w:del w:id="1094" w:author="nikitadorogin@yandex.ru" w:date="2024-10-23T15:13:00Z"/>
                <w:b/>
                <w:bCs/>
                <w:sz w:val="24"/>
                <w:szCs w:val="24"/>
                <w:lang w:val="ru-RU"/>
                <w:rPrChange w:id="1095" w:author="Student" w:date="2024-10-18T12:33:00Z">
                  <w:rPr>
                    <w:ins w:id="1096" w:author="Student" w:date="2024-10-18T12:32:00Z"/>
                    <w:del w:id="1097" w:author="nikitadorogin@yandex.ru" w:date="2024-10-23T15:13:00Z"/>
                    <w:sz w:val="24"/>
                    <w:szCs w:val="24"/>
                    <w:lang w:val="ru-RU"/>
                  </w:rPr>
                </w:rPrChange>
              </w:rPr>
            </w:pPr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6F6F841F" w14:textId="28F191DA" w:rsidR="005F6A74" w:rsidRPr="005F6A74" w:rsidDel="00824A49" w:rsidRDefault="005F6A74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098" w:author="Student" w:date="2024-10-18T12:32:00Z"/>
                <w:del w:id="1099" w:author="nikitadorogin@yandex.ru" w:date="2024-10-23T15:13:00Z"/>
                <w:b/>
                <w:bCs/>
                <w:sz w:val="24"/>
                <w:szCs w:val="24"/>
                <w:lang w:val="ru-RU"/>
                <w:rPrChange w:id="1100" w:author="Student" w:date="2024-10-18T12:33:00Z">
                  <w:rPr>
                    <w:ins w:id="1101" w:author="Student" w:date="2024-10-18T12:32:00Z"/>
                    <w:del w:id="1102" w:author="nikitadorogin@yandex.ru" w:date="2024-10-23T15:13:00Z"/>
                    <w:sz w:val="24"/>
                    <w:szCs w:val="24"/>
                    <w:lang w:val="ru-RU"/>
                  </w:rPr>
                </w:rPrChange>
              </w:rPr>
            </w:pPr>
          </w:p>
          <w:p w14:paraId="242C9A97" w14:textId="5675206D" w:rsidR="005F6A74" w:rsidRPr="005F6A74" w:rsidDel="00824A49" w:rsidRDefault="005F6A74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103" w:author="Student" w:date="2024-10-18T12:32:00Z"/>
                <w:del w:id="1104" w:author="nikitadorogin@yandex.ru" w:date="2024-10-23T15:13:00Z"/>
                <w:b/>
                <w:bCs/>
                <w:sz w:val="24"/>
                <w:szCs w:val="24"/>
                <w:lang w:val="ru-RU"/>
                <w:rPrChange w:id="1105" w:author="Student" w:date="2024-10-18T12:33:00Z">
                  <w:rPr>
                    <w:ins w:id="1106" w:author="Student" w:date="2024-10-18T12:32:00Z"/>
                    <w:del w:id="1107" w:author="nikitadorogin@yandex.ru" w:date="2024-10-23T15:13:00Z"/>
                    <w:sz w:val="24"/>
                    <w:szCs w:val="24"/>
                    <w:lang w:val="ru-RU"/>
                  </w:rPr>
                </w:rPrChange>
              </w:rPr>
            </w:pPr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5E335A1C" w14:textId="6669D355" w:rsidR="005F6A74" w:rsidRPr="005F6A74" w:rsidDel="00824A49" w:rsidRDefault="005F6A74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108" w:author="Student" w:date="2024-10-18T12:32:00Z"/>
                <w:del w:id="1109" w:author="nikitadorogin@yandex.ru" w:date="2024-10-23T15:13:00Z"/>
                <w:b/>
                <w:bCs/>
                <w:sz w:val="24"/>
                <w:szCs w:val="24"/>
                <w:lang w:val="ru-RU"/>
                <w:rPrChange w:id="1110" w:author="Student" w:date="2024-10-18T12:33:00Z">
                  <w:rPr>
                    <w:ins w:id="1111" w:author="Student" w:date="2024-10-18T12:32:00Z"/>
                    <w:del w:id="1112" w:author="nikitadorogin@yandex.ru" w:date="2024-10-23T15:13:00Z"/>
                    <w:sz w:val="24"/>
                    <w:szCs w:val="24"/>
                    <w:lang w:val="ru-RU"/>
                  </w:rPr>
                </w:rPrChange>
              </w:rPr>
            </w:pPr>
          </w:p>
          <w:p w14:paraId="7314DA68" w14:textId="04DD46A3" w:rsidR="005F6A74" w:rsidRPr="005F6A74" w:rsidDel="00824A49" w:rsidRDefault="005F6A74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113" w:author="Student" w:date="2024-10-18T12:32:00Z"/>
                <w:del w:id="1114" w:author="nikitadorogin@yandex.ru" w:date="2024-10-23T15:13:00Z"/>
                <w:b/>
                <w:bCs/>
                <w:sz w:val="24"/>
                <w:szCs w:val="24"/>
                <w:lang w:val="ru-RU"/>
                <w:rPrChange w:id="1115" w:author="Student" w:date="2024-10-18T12:33:00Z">
                  <w:rPr>
                    <w:ins w:id="1116" w:author="Student" w:date="2024-10-18T12:32:00Z"/>
                    <w:del w:id="1117" w:author="nikitadorogin@yandex.ru" w:date="2024-10-23T15:13:00Z"/>
                    <w:sz w:val="24"/>
                    <w:szCs w:val="24"/>
                    <w:lang w:val="ru-RU"/>
                  </w:rPr>
                </w:rPrChange>
              </w:rPr>
            </w:pPr>
          </w:p>
        </w:tc>
        <w:tc>
          <w:tcPr>
            <w:tcW w:w="662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020BB9C0" w14:textId="37EB9E20" w:rsidR="005F6A74" w:rsidRPr="005F6A74" w:rsidDel="00824A49" w:rsidRDefault="005F6A74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118" w:author="Student" w:date="2024-10-18T12:32:00Z"/>
                <w:del w:id="1119" w:author="nikitadorogin@yandex.ru" w:date="2024-10-23T15:13:00Z"/>
                <w:b/>
                <w:bCs/>
                <w:sz w:val="24"/>
                <w:szCs w:val="24"/>
                <w:lang w:val="ru-RU"/>
                <w:rPrChange w:id="1120" w:author="Student" w:date="2024-10-18T12:33:00Z">
                  <w:rPr>
                    <w:ins w:id="1121" w:author="Student" w:date="2024-10-18T12:32:00Z"/>
                    <w:del w:id="1122" w:author="nikitadorogin@yandex.ru" w:date="2024-10-23T15:13:00Z"/>
                    <w:sz w:val="24"/>
                    <w:szCs w:val="24"/>
                    <w:lang w:val="ru-RU"/>
                  </w:rPr>
                </w:rPrChange>
              </w:rPr>
            </w:pPr>
          </w:p>
          <w:p w14:paraId="16E1B8DE" w14:textId="651E1354" w:rsidR="005F6A74" w:rsidRPr="005F6A74" w:rsidDel="00824A49" w:rsidRDefault="005F6A74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123" w:author="Student" w:date="2024-10-18T12:32:00Z"/>
                <w:del w:id="1124" w:author="nikitadorogin@yandex.ru" w:date="2024-10-23T15:13:00Z"/>
                <w:b/>
                <w:bCs/>
                <w:sz w:val="24"/>
                <w:szCs w:val="24"/>
                <w:lang w:val="ru-RU"/>
                <w:rPrChange w:id="1125" w:author="Student" w:date="2024-10-18T12:33:00Z">
                  <w:rPr>
                    <w:ins w:id="1126" w:author="Student" w:date="2024-10-18T12:32:00Z"/>
                    <w:del w:id="1127" w:author="nikitadorogin@yandex.ru" w:date="2024-10-23T15:13:00Z"/>
                    <w:sz w:val="24"/>
                    <w:szCs w:val="24"/>
                    <w:lang w:val="ru-RU"/>
                  </w:rPr>
                </w:rPrChange>
              </w:rPr>
            </w:pPr>
          </w:p>
        </w:tc>
      </w:tr>
      <w:tr w:rsidR="005F6A74" w:rsidRPr="005F6A74" w:rsidDel="00824A49" w14:paraId="30398EFF" w14:textId="2F4FE51C" w:rsidTr="005F6A74">
        <w:trPr>
          <w:trHeight w:val="404"/>
          <w:ins w:id="1128" w:author="Student" w:date="2024-10-18T12:32:00Z"/>
          <w:del w:id="1129" w:author="nikitadorogin@yandex.ru" w:date="2024-10-23T15:13:00Z"/>
        </w:trPr>
        <w:tc>
          <w:tcPr>
            <w:tcW w:w="1985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4" w:space="0" w:color="auto"/>
            </w:tcBorders>
          </w:tcPr>
          <w:p w14:paraId="34FBFDE4" w14:textId="4ED0E198" w:rsidR="005F6A74" w:rsidRPr="005F6A74" w:rsidDel="00824A49" w:rsidRDefault="005F6A74" w:rsidP="002365CB">
            <w:pPr>
              <w:widowControl w:val="0"/>
              <w:tabs>
                <w:tab w:val="left" w:pos="447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130" w:author="Student" w:date="2024-10-18T12:32:00Z"/>
                <w:del w:id="1131" w:author="nikitadorogin@yandex.ru" w:date="2024-10-23T15:13:00Z"/>
                <w:b/>
                <w:lang w:val="en-US"/>
              </w:rPr>
            </w:pPr>
            <w:ins w:id="1132" w:author="Student" w:date="2024-10-18T12:32:00Z">
              <w:del w:id="1133" w:author="nikitadorogin@yandex.ru" w:date="2024-10-23T15:13:00Z">
                <w:r w:rsidRPr="004B35ED" w:rsidDel="00824A49">
                  <w:rPr>
                    <w:b/>
                    <w:lang w:val="en-US"/>
                  </w:rPr>
                  <w:delText>U</w:delText>
                </w:r>
                <w:r w:rsidRPr="005F6A74" w:rsidDel="00824A49">
                  <w:rPr>
                    <w:b/>
                    <w:lang w:val="en-US"/>
                  </w:rPr>
                  <w:delText>обр , В</w:delText>
                </w:r>
              </w:del>
            </w:ins>
          </w:p>
        </w:tc>
        <w:tc>
          <w:tcPr>
            <w:tcW w:w="1702" w:type="dxa"/>
            <w:tcBorders>
              <w:top w:val="single" w:sz="6" w:space="0" w:color="232323"/>
              <w:left w:val="single" w:sz="4" w:space="0" w:color="auto"/>
              <w:bottom w:val="single" w:sz="4" w:space="0" w:color="auto"/>
              <w:right w:val="single" w:sz="6" w:space="0" w:color="232323"/>
            </w:tcBorders>
          </w:tcPr>
          <w:p w14:paraId="4247E7F9" w14:textId="3968A716" w:rsidR="005F6A74" w:rsidRPr="005F6A74" w:rsidDel="00824A49" w:rsidRDefault="005F6A74" w:rsidP="002365CB">
            <w:pPr>
              <w:widowControl w:val="0"/>
              <w:tabs>
                <w:tab w:val="left" w:pos="447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134" w:author="Student" w:date="2024-10-18T12:32:00Z"/>
                <w:del w:id="1135" w:author="nikitadorogin@yandex.ru" w:date="2024-10-23T15:13:00Z"/>
                <w:b/>
                <w:bCs/>
                <w:lang w:val="en-US"/>
              </w:rPr>
            </w:pPr>
            <w:ins w:id="1136" w:author="Student" w:date="2024-10-18T12:32:00Z">
              <w:del w:id="1137" w:author="nikitadorogin@yandex.ru" w:date="2024-10-23T15:13:00Z">
                <w:r w:rsidRPr="004B35ED" w:rsidDel="00824A49">
                  <w:rPr>
                    <w:b/>
                    <w:bCs/>
                    <w:lang w:val="en-US"/>
                  </w:rPr>
                  <w:delText>Ud</w:delText>
                </w:r>
              </w:del>
            </w:ins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5B9B149F" w14:textId="4315A309" w:rsidR="005F6A74" w:rsidRPr="005F6A74" w:rsidDel="00824A49" w:rsidRDefault="005F6A74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138" w:author="Student" w:date="2024-10-18T12:32:00Z"/>
                <w:del w:id="1139" w:author="nikitadorogin@yandex.ru" w:date="2024-10-23T15:13:00Z"/>
                <w:rFonts w:ascii="Arial"/>
                <w:sz w:val="24"/>
                <w:szCs w:val="24"/>
                <w:lang w:val="ru-RU"/>
              </w:rPr>
            </w:pPr>
            <w:ins w:id="1140" w:author="Student" w:date="2024-10-18T12:34:00Z">
              <w:del w:id="1141" w:author="nikitadorogin@yandex.ru" w:date="2024-10-23T15:13:00Z">
                <w:r w:rsidDel="00824A49">
                  <w:rPr>
                    <w:rFonts w:ascii="Arial"/>
                    <w:sz w:val="24"/>
                    <w:szCs w:val="24"/>
                    <w:lang w:val="ru-RU"/>
                  </w:rPr>
                  <w:delText>9</w:delText>
                </w:r>
              </w:del>
            </w:ins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6772F771" w14:textId="4E8F754A" w:rsidR="005F6A74" w:rsidRPr="005F6A74" w:rsidDel="00824A49" w:rsidRDefault="005F6A74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142" w:author="Student" w:date="2024-10-18T12:32:00Z"/>
                <w:del w:id="1143" w:author="nikitadorogin@yandex.ru" w:date="2024-10-23T15:13:00Z"/>
                <w:sz w:val="24"/>
                <w:szCs w:val="24"/>
                <w:lang w:val="ru-RU"/>
              </w:rPr>
            </w:pPr>
            <w:ins w:id="1144" w:author="Student" w:date="2024-10-18T12:34:00Z">
              <w:del w:id="1145" w:author="nikitadorogin@yandex.ru" w:date="2024-10-23T15:13:00Z">
                <w:r w:rsidDel="00824A49">
                  <w:rPr>
                    <w:sz w:val="24"/>
                    <w:szCs w:val="24"/>
                    <w:lang w:val="ru-RU"/>
                  </w:rPr>
                  <w:delText>6</w:delText>
                </w:r>
              </w:del>
            </w:ins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408BA888" w14:textId="64DD4819" w:rsidR="005F6A74" w:rsidRPr="005F6A74" w:rsidDel="00824A49" w:rsidRDefault="005F6A74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146" w:author="Student" w:date="2024-10-18T12:32:00Z"/>
                <w:del w:id="1147" w:author="nikitadorogin@yandex.ru" w:date="2024-10-23T15:13:00Z"/>
                <w:sz w:val="24"/>
                <w:szCs w:val="24"/>
                <w:lang w:val="ru-RU"/>
              </w:rPr>
            </w:pPr>
            <w:ins w:id="1148" w:author="Student" w:date="2024-10-18T12:34:00Z">
              <w:del w:id="1149" w:author="nikitadorogin@yandex.ru" w:date="2024-10-23T15:13:00Z">
                <w:r w:rsidDel="00824A49">
                  <w:rPr>
                    <w:sz w:val="24"/>
                    <w:szCs w:val="24"/>
                    <w:lang w:val="ru-RU"/>
                  </w:rPr>
                  <w:delText>3</w:delText>
                </w:r>
              </w:del>
            </w:ins>
          </w:p>
        </w:tc>
        <w:tc>
          <w:tcPr>
            <w:tcW w:w="662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48CD3442" w14:textId="33C034F4" w:rsidR="005F6A74" w:rsidRPr="005F6A74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150" w:author="Student" w:date="2024-10-18T12:32:00Z"/>
                <w:del w:id="1151" w:author="nikitadorogin@yandex.ru" w:date="2024-10-23T15:13:00Z"/>
                <w:sz w:val="24"/>
                <w:szCs w:val="24"/>
                <w:lang w:val="ru-RU"/>
              </w:rPr>
            </w:pPr>
            <w:ins w:id="1152" w:author="Student" w:date="2024-10-18T12:53:00Z">
              <w:del w:id="1153" w:author="nikitadorogin@yandex.ru" w:date="2024-10-23T15:13:00Z">
                <w:r w:rsidDel="00824A49">
                  <w:rPr>
                    <w:sz w:val="24"/>
                    <w:szCs w:val="24"/>
                    <w:lang w:val="ru-RU"/>
                  </w:rPr>
                  <w:delText>0</w:delText>
                </w:r>
              </w:del>
            </w:ins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035AB36E" w14:textId="6FBC38BF" w:rsidR="005F6A74" w:rsidRPr="005F6A74" w:rsidDel="00824A49" w:rsidRDefault="005F6A74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154" w:author="Student" w:date="2024-10-18T12:32:00Z"/>
                <w:del w:id="1155" w:author="nikitadorogin@yandex.ru" w:date="2024-10-23T15:13:00Z"/>
                <w:sz w:val="24"/>
                <w:szCs w:val="24"/>
                <w:lang w:val="ru-RU"/>
              </w:rPr>
            </w:pPr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49A22235" w14:textId="22D9FBDD" w:rsidR="005F6A74" w:rsidRPr="005F6A74" w:rsidDel="00824A49" w:rsidRDefault="005F6A74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156" w:author="Student" w:date="2024-10-18T12:32:00Z"/>
                <w:del w:id="1157" w:author="nikitadorogin@yandex.ru" w:date="2024-10-23T15:13:00Z"/>
                <w:sz w:val="24"/>
                <w:szCs w:val="24"/>
                <w:lang w:val="ru-RU"/>
              </w:rPr>
            </w:pPr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6C071B46" w14:textId="1FA00628" w:rsidR="005F6A74" w:rsidRPr="005F6A74" w:rsidDel="00824A49" w:rsidRDefault="005F6A74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158" w:author="Student" w:date="2024-10-18T12:32:00Z"/>
                <w:del w:id="1159" w:author="nikitadorogin@yandex.ru" w:date="2024-10-23T15:13:00Z"/>
                <w:sz w:val="24"/>
                <w:szCs w:val="24"/>
                <w:lang w:val="ru-RU"/>
              </w:rPr>
            </w:pPr>
          </w:p>
        </w:tc>
        <w:tc>
          <w:tcPr>
            <w:tcW w:w="662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67AE4C55" w14:textId="59190133" w:rsidR="005F6A74" w:rsidRPr="005F6A74" w:rsidDel="00824A49" w:rsidRDefault="005F6A74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160" w:author="Student" w:date="2024-10-18T12:32:00Z"/>
                <w:del w:id="1161" w:author="nikitadorogin@yandex.ru" w:date="2024-10-23T15:13:00Z"/>
                <w:sz w:val="24"/>
                <w:szCs w:val="24"/>
                <w:lang w:val="ru-RU"/>
              </w:rPr>
            </w:pPr>
          </w:p>
        </w:tc>
      </w:tr>
      <w:tr w:rsidR="005F6A74" w:rsidRPr="004B35ED" w:rsidDel="00824A49" w14:paraId="1A11CB76" w14:textId="45F82548" w:rsidTr="005F6A74">
        <w:trPr>
          <w:trHeight w:val="404"/>
          <w:ins w:id="1162" w:author="Student" w:date="2024-10-18T12:32:00Z"/>
          <w:del w:id="1163" w:author="nikitadorogin@yandex.ru" w:date="2024-10-23T15:13:00Z"/>
        </w:trPr>
        <w:tc>
          <w:tcPr>
            <w:tcW w:w="1985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4" w:space="0" w:color="auto"/>
            </w:tcBorders>
          </w:tcPr>
          <w:p w14:paraId="0A098A61" w14:textId="0958AECD" w:rsidR="005F6A74" w:rsidRPr="005F6A74" w:rsidDel="00824A49" w:rsidRDefault="005F6A74" w:rsidP="002365CB">
            <w:pPr>
              <w:widowControl w:val="0"/>
              <w:tabs>
                <w:tab w:val="left" w:pos="447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164" w:author="Student" w:date="2024-10-18T12:32:00Z"/>
                <w:del w:id="1165" w:author="nikitadorogin@yandex.ru" w:date="2024-10-23T15:13:00Z"/>
                <w:b/>
                <w:lang w:val="en-US"/>
              </w:rPr>
            </w:pPr>
            <w:ins w:id="1166" w:author="Student" w:date="2024-10-18T12:32:00Z">
              <w:del w:id="1167" w:author="nikitadorogin@yandex.ru" w:date="2024-10-23T15:13:00Z">
                <w:r w:rsidRPr="004B35ED" w:rsidDel="00824A49">
                  <w:rPr>
                    <w:b/>
                    <w:lang w:val="en-US"/>
                  </w:rPr>
                  <w:delText>I</w:delText>
                </w:r>
                <w:r w:rsidRPr="005F6A74" w:rsidDel="00824A49">
                  <w:rPr>
                    <w:b/>
                    <w:lang w:val="en-US"/>
                  </w:rPr>
                  <w:delText>обр , мА</w:delText>
                </w:r>
              </w:del>
            </w:ins>
          </w:p>
        </w:tc>
        <w:tc>
          <w:tcPr>
            <w:tcW w:w="1702" w:type="dxa"/>
            <w:tcBorders>
              <w:top w:val="single" w:sz="6" w:space="0" w:color="232323"/>
              <w:left w:val="single" w:sz="4" w:space="0" w:color="auto"/>
              <w:bottom w:val="single" w:sz="4" w:space="0" w:color="auto"/>
              <w:right w:val="single" w:sz="6" w:space="0" w:color="232323"/>
            </w:tcBorders>
          </w:tcPr>
          <w:p w14:paraId="2B0E73D8" w14:textId="0B3ACC9C" w:rsidR="005F6A74" w:rsidRPr="005F6A74" w:rsidDel="00824A49" w:rsidRDefault="005F6A74" w:rsidP="002365CB">
            <w:pPr>
              <w:widowControl w:val="0"/>
              <w:tabs>
                <w:tab w:val="left" w:pos="447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168" w:author="Student" w:date="2024-10-18T12:32:00Z"/>
                <w:del w:id="1169" w:author="nikitadorogin@yandex.ru" w:date="2024-10-23T15:13:00Z"/>
                <w:b/>
                <w:bCs/>
                <w:lang w:val="en-US"/>
              </w:rPr>
            </w:pPr>
            <w:ins w:id="1170" w:author="Student" w:date="2024-10-18T12:32:00Z">
              <w:del w:id="1171" w:author="nikitadorogin@yandex.ru" w:date="2024-10-23T15:13:00Z">
                <w:r w:rsidRPr="004B35ED" w:rsidDel="00824A49">
                  <w:rPr>
                    <w:b/>
                    <w:bCs/>
                    <w:lang w:val="en-US"/>
                  </w:rPr>
                  <w:delText>Id</w:delText>
                </w:r>
              </w:del>
            </w:ins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647EFFAE" w14:textId="41BD9E87" w:rsidR="005F6A74" w:rsidRPr="004B35ED" w:rsidDel="00824A49" w:rsidRDefault="005F6A74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172" w:author="Student" w:date="2024-10-18T12:32:00Z"/>
                <w:del w:id="1173" w:author="nikitadorogin@yandex.ru" w:date="2024-10-23T15:13:00Z"/>
                <w:rFonts w:ascii="Arial"/>
                <w:sz w:val="24"/>
                <w:szCs w:val="24"/>
                <w:lang w:val="ru-RU"/>
              </w:rPr>
            </w:pPr>
            <w:ins w:id="1174" w:author="Student" w:date="2024-10-18T12:32:00Z">
              <w:del w:id="1175" w:author="nikitadorogin@yandex.ru" w:date="2024-10-23T15:13:00Z">
                <w:r w:rsidRPr="005F6A74" w:rsidDel="00824A49">
                  <w:rPr>
                    <w:rFonts w:ascii="Arial"/>
                    <w:sz w:val="24"/>
                    <w:szCs w:val="24"/>
                    <w:lang w:val="ru-RU"/>
                  </w:rPr>
                  <w:delText>0,0006</w:delText>
                </w:r>
              </w:del>
            </w:ins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7723AAB9" w14:textId="5A509D30" w:rsidR="005F6A74" w:rsidRPr="004B35ED" w:rsidDel="00824A49" w:rsidRDefault="005F6A74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176" w:author="Student" w:date="2024-10-18T12:32:00Z"/>
                <w:del w:id="1177" w:author="nikitadorogin@yandex.ru" w:date="2024-10-23T15:13:00Z"/>
                <w:sz w:val="24"/>
                <w:szCs w:val="24"/>
                <w:lang w:val="ru-RU"/>
              </w:rPr>
            </w:pPr>
            <w:ins w:id="1178" w:author="Student" w:date="2024-10-18T12:32:00Z">
              <w:del w:id="1179" w:author="nikitadorogin@yandex.ru" w:date="2024-10-23T15:13:00Z">
                <w:r w:rsidRPr="005F6A74" w:rsidDel="00824A49">
                  <w:rPr>
                    <w:sz w:val="24"/>
                    <w:szCs w:val="24"/>
                    <w:lang w:val="ru-RU"/>
                  </w:rPr>
                  <w:delText>0,0006</w:delText>
                </w:r>
              </w:del>
            </w:ins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2E59665B" w14:textId="7F96C706" w:rsidR="005F6A74" w:rsidRPr="004B35ED" w:rsidDel="00824A49" w:rsidRDefault="005F6A74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180" w:author="Student" w:date="2024-10-18T12:32:00Z"/>
                <w:del w:id="1181" w:author="nikitadorogin@yandex.ru" w:date="2024-10-23T15:13:00Z"/>
                <w:sz w:val="24"/>
                <w:szCs w:val="24"/>
                <w:lang w:val="ru-RU"/>
              </w:rPr>
            </w:pPr>
            <w:ins w:id="1182" w:author="Student" w:date="2024-10-18T12:32:00Z">
              <w:del w:id="1183" w:author="nikitadorogin@yandex.ru" w:date="2024-10-23T15:13:00Z">
                <w:r w:rsidRPr="005F6A74" w:rsidDel="00824A49">
                  <w:rPr>
                    <w:sz w:val="24"/>
                    <w:szCs w:val="24"/>
                    <w:lang w:val="ru-RU"/>
                  </w:rPr>
                  <w:delText>0,0006</w:delText>
                </w:r>
              </w:del>
            </w:ins>
          </w:p>
        </w:tc>
        <w:tc>
          <w:tcPr>
            <w:tcW w:w="662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36B8814F" w14:textId="77234823" w:rsidR="005F6A74" w:rsidRPr="004B35ED" w:rsidDel="00824A49" w:rsidRDefault="005F6A74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184" w:author="Student" w:date="2024-10-18T12:32:00Z"/>
                <w:del w:id="1185" w:author="nikitadorogin@yandex.ru" w:date="2024-10-23T15:13:00Z"/>
                <w:sz w:val="24"/>
                <w:szCs w:val="24"/>
                <w:lang w:val="ru-RU"/>
              </w:rPr>
            </w:pPr>
            <w:ins w:id="1186" w:author="Student" w:date="2024-10-18T12:32:00Z">
              <w:del w:id="1187" w:author="nikitadorogin@yandex.ru" w:date="2024-10-23T15:13:00Z">
                <w:r w:rsidRPr="005F6A74" w:rsidDel="00824A49">
                  <w:rPr>
                    <w:sz w:val="24"/>
                    <w:szCs w:val="24"/>
                    <w:lang w:val="ru-RU"/>
                  </w:rPr>
                  <w:delText>0</w:delText>
                </w:r>
              </w:del>
            </w:ins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5F457BC7" w14:textId="1F936772" w:rsidR="005F6A74" w:rsidRPr="004B35ED" w:rsidDel="00824A49" w:rsidRDefault="005F6A74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188" w:author="Student" w:date="2024-10-18T12:32:00Z"/>
                <w:del w:id="1189" w:author="nikitadorogin@yandex.ru" w:date="2024-10-23T15:13:00Z"/>
                <w:sz w:val="24"/>
                <w:szCs w:val="24"/>
                <w:lang w:val="ru-RU"/>
              </w:rPr>
            </w:pPr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07AA7775" w14:textId="74F43649" w:rsidR="005F6A74" w:rsidRPr="004B35ED" w:rsidDel="00824A49" w:rsidRDefault="005F6A74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190" w:author="Student" w:date="2024-10-18T12:32:00Z"/>
                <w:del w:id="1191" w:author="nikitadorogin@yandex.ru" w:date="2024-10-23T15:13:00Z"/>
                <w:sz w:val="24"/>
                <w:szCs w:val="24"/>
                <w:lang w:val="ru-RU"/>
              </w:rPr>
            </w:pPr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31B58824" w14:textId="57D37F5C" w:rsidR="005F6A74" w:rsidRPr="004B35ED" w:rsidDel="00824A49" w:rsidRDefault="005F6A74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192" w:author="Student" w:date="2024-10-18T12:32:00Z"/>
                <w:del w:id="1193" w:author="nikitadorogin@yandex.ru" w:date="2024-10-23T15:13:00Z"/>
                <w:sz w:val="24"/>
                <w:szCs w:val="24"/>
                <w:lang w:val="ru-RU"/>
              </w:rPr>
            </w:pPr>
          </w:p>
        </w:tc>
        <w:tc>
          <w:tcPr>
            <w:tcW w:w="662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1C348F3E" w14:textId="67C9DB8A" w:rsidR="005F6A74" w:rsidRPr="004B35ED" w:rsidDel="00824A49" w:rsidRDefault="005F6A74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194" w:author="Student" w:date="2024-10-18T12:32:00Z"/>
                <w:del w:id="1195" w:author="nikitadorogin@yandex.ru" w:date="2024-10-23T15:13:00Z"/>
                <w:sz w:val="24"/>
                <w:szCs w:val="24"/>
                <w:lang w:val="ru-RU"/>
              </w:rPr>
            </w:pPr>
          </w:p>
        </w:tc>
      </w:tr>
      <w:bookmarkEnd w:id="756"/>
    </w:tbl>
    <w:p w14:paraId="182B8640" w14:textId="17230D32" w:rsidR="00242197" w:rsidDel="00824A49" w:rsidRDefault="00242197">
      <w:pPr>
        <w:ind w:firstLine="0"/>
        <w:rPr>
          <w:ins w:id="1196" w:author="Student" w:date="2024-10-18T12:40:00Z"/>
          <w:del w:id="1197" w:author="nikitadorogin@yandex.ru" w:date="2024-10-23T15:13:00Z"/>
          <w:spacing w:val="-2"/>
          <w:lang w:val="ru-RU"/>
        </w:rPr>
      </w:pPr>
    </w:p>
    <w:p w14:paraId="2174B223" w14:textId="3F867647" w:rsidR="00B379F1" w:rsidDel="00824A49" w:rsidRDefault="00B379F1" w:rsidP="00B379F1">
      <w:pPr>
        <w:ind w:firstLine="0"/>
        <w:rPr>
          <w:ins w:id="1198" w:author="Student" w:date="2024-10-18T12:40:00Z"/>
          <w:del w:id="1199" w:author="nikitadorogin@yandex.ru" w:date="2024-10-23T15:13:00Z"/>
          <w:b/>
          <w:bCs/>
          <w:spacing w:val="-2"/>
          <w:lang w:val="ru-RU"/>
        </w:rPr>
      </w:pPr>
      <w:ins w:id="1200" w:author="Student" w:date="2024-10-18T12:40:00Z">
        <w:del w:id="1201" w:author="nikitadorogin@yandex.ru" w:date="2024-10-23T15:13:00Z">
          <w:r w:rsidRPr="002365CB" w:rsidDel="00824A49">
            <w:rPr>
              <w:b/>
              <w:bCs/>
            </w:rPr>
            <w:delText>Значения</w:delText>
          </w:r>
          <w:r w:rsidRPr="002365CB" w:rsidDel="00824A49">
            <w:rPr>
              <w:b/>
              <w:bCs/>
              <w:spacing w:val="10"/>
            </w:rPr>
            <w:delText xml:space="preserve"> </w:delText>
          </w:r>
          <w:r w:rsidRPr="002365CB" w:rsidDel="00824A49">
            <w:rPr>
              <w:b/>
              <w:bCs/>
            </w:rPr>
            <w:delText>величины</w:delText>
          </w:r>
          <w:r w:rsidRPr="002365CB" w:rsidDel="00824A49">
            <w:rPr>
              <w:b/>
              <w:bCs/>
              <w:spacing w:val="12"/>
            </w:rPr>
            <w:delText xml:space="preserve"> </w:delText>
          </w:r>
          <w:r w:rsidRPr="002365CB" w:rsidDel="00824A49">
            <w:rPr>
              <w:b/>
              <w:bCs/>
            </w:rPr>
            <w:delText>прямого</w:delText>
          </w:r>
          <w:r w:rsidRPr="002365CB" w:rsidDel="00824A49">
            <w:rPr>
              <w:b/>
              <w:bCs/>
              <w:spacing w:val="10"/>
            </w:rPr>
            <w:delText xml:space="preserve"> </w:delText>
          </w:r>
          <w:r w:rsidRPr="002365CB" w:rsidDel="00824A49">
            <w:rPr>
              <w:b/>
              <w:bCs/>
            </w:rPr>
            <w:delText>тока</w:delText>
          </w:r>
          <w:r w:rsidRPr="002365CB" w:rsidDel="00824A49">
            <w:rPr>
              <w:b/>
              <w:bCs/>
              <w:spacing w:val="6"/>
            </w:rPr>
            <w:delText xml:space="preserve"> </w:delText>
          </w:r>
          <w:r w:rsidRPr="002365CB" w:rsidDel="00824A49">
            <w:rPr>
              <w:b/>
              <w:bCs/>
            </w:rPr>
            <w:delText>от</w:delText>
          </w:r>
          <w:r w:rsidRPr="002365CB" w:rsidDel="00824A49">
            <w:rPr>
              <w:b/>
              <w:bCs/>
              <w:spacing w:val="3"/>
            </w:rPr>
            <w:delText xml:space="preserve"> </w:delText>
          </w:r>
          <w:r w:rsidRPr="002365CB" w:rsidDel="00824A49">
            <w:rPr>
              <w:b/>
              <w:bCs/>
            </w:rPr>
            <w:delText>приложенного</w:delText>
          </w:r>
          <w:r w:rsidRPr="002365CB" w:rsidDel="00824A49">
            <w:rPr>
              <w:b/>
              <w:bCs/>
              <w:spacing w:val="24"/>
            </w:rPr>
            <w:delText xml:space="preserve"> </w:delText>
          </w:r>
          <w:r w:rsidRPr="002365CB" w:rsidDel="00824A49">
            <w:rPr>
              <w:b/>
              <w:bCs/>
              <w:spacing w:val="-2"/>
            </w:rPr>
            <w:delText>напряжения</w:delText>
          </w:r>
          <w:r w:rsidDel="00824A49">
            <w:rPr>
              <w:b/>
              <w:bCs/>
              <w:spacing w:val="-2"/>
              <w:lang w:val="ru-RU"/>
            </w:rPr>
            <w:delText>:</w:delText>
          </w:r>
        </w:del>
      </w:ins>
    </w:p>
    <w:p w14:paraId="14E2BCB6" w14:textId="1BAA8D08" w:rsidR="00B379F1" w:rsidDel="00824A49" w:rsidRDefault="00B379F1" w:rsidP="00B379F1">
      <w:pPr>
        <w:ind w:firstLine="0"/>
        <w:rPr>
          <w:ins w:id="1202" w:author="Student" w:date="2024-10-18T12:40:00Z"/>
          <w:del w:id="1203" w:author="nikitadorogin@yandex.ru" w:date="2024-10-23T15:13:00Z"/>
          <w:b/>
          <w:bCs/>
          <w:spacing w:val="-2"/>
          <w:lang w:val="ru-RU"/>
        </w:rPr>
      </w:pPr>
      <w:ins w:id="1204" w:author="Student" w:date="2024-10-18T12:40:00Z">
        <w:del w:id="1205" w:author="nikitadorogin@yandex.ru" w:date="2024-10-23T15:13:00Z">
          <w:r w:rsidDel="00824A49">
            <w:rPr>
              <w:b/>
              <w:bCs/>
              <w:spacing w:val="-2"/>
              <w:lang w:val="ru-RU"/>
            </w:rPr>
            <w:delText>Для температуры = 70</w:delText>
          </w:r>
        </w:del>
      </w:ins>
    </w:p>
    <w:p w14:paraId="596E5D58" w14:textId="78F124C6" w:rsidR="00B379F1" w:rsidRPr="002365CB" w:rsidDel="00824A49" w:rsidRDefault="00B379F1" w:rsidP="00B379F1">
      <w:pPr>
        <w:ind w:firstLine="0"/>
        <w:rPr>
          <w:ins w:id="1206" w:author="Student" w:date="2024-10-18T12:40:00Z"/>
          <w:del w:id="1207" w:author="nikitadorogin@yandex.ru" w:date="2024-10-23T15:13:00Z"/>
          <w:b/>
          <w:bCs/>
          <w:lang w:val="ru-RU"/>
        </w:rPr>
      </w:pPr>
    </w:p>
    <w:tbl>
      <w:tblPr>
        <w:tblW w:w="9845" w:type="dxa"/>
        <w:tblInd w:w="8" w:type="dxa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  <w:insideH w:val="single" w:sz="6" w:space="0" w:color="232323"/>
          <w:insideV w:val="single" w:sz="6" w:space="0" w:color="23232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34"/>
        <w:gridCol w:w="1302"/>
        <w:gridCol w:w="851"/>
        <w:gridCol w:w="851"/>
        <w:gridCol w:w="851"/>
        <w:gridCol w:w="851"/>
        <w:gridCol w:w="851"/>
        <w:gridCol w:w="851"/>
        <w:gridCol w:w="851"/>
        <w:gridCol w:w="852"/>
      </w:tblGrid>
      <w:tr w:rsidR="00B379F1" w:rsidRPr="00242197" w:rsidDel="00824A49" w14:paraId="4DC5A400" w14:textId="69652103" w:rsidTr="002365CB">
        <w:trPr>
          <w:trHeight w:val="581"/>
          <w:ins w:id="1208" w:author="Student" w:date="2024-10-18T12:40:00Z"/>
          <w:del w:id="1209" w:author="nikitadorogin@yandex.ru" w:date="2024-10-23T15:13:00Z"/>
        </w:trPr>
        <w:tc>
          <w:tcPr>
            <w:tcW w:w="1734" w:type="dxa"/>
            <w:tcBorders>
              <w:right w:val="single" w:sz="4" w:space="0" w:color="auto"/>
            </w:tcBorders>
          </w:tcPr>
          <w:p w14:paraId="79FFE0E4" w14:textId="273D5319" w:rsidR="00B379F1" w:rsidRPr="00242197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ins w:id="1210" w:author="Student" w:date="2024-10-18T12:40:00Z"/>
                <w:del w:id="1211" w:author="nikitadorogin@yandex.ru" w:date="2024-10-23T15:13:00Z"/>
                <w:b/>
                <w:lang w:val="en-US"/>
              </w:rPr>
            </w:pPr>
            <w:ins w:id="1212" w:author="Student" w:date="2024-10-18T12:40:00Z">
              <w:del w:id="1213" w:author="nikitadorogin@yandex.ru" w:date="2024-10-23T15:13:00Z">
                <w:r w:rsidRPr="00242197" w:rsidDel="00824A49">
                  <w:rPr>
                    <w:b/>
                    <w:lang w:val="ru-RU"/>
                  </w:rPr>
                  <w:delText>Измеряемый параметр</w:delText>
                </w:r>
              </w:del>
            </w:ins>
          </w:p>
        </w:tc>
        <w:tc>
          <w:tcPr>
            <w:tcW w:w="1302" w:type="dxa"/>
            <w:tcBorders>
              <w:left w:val="single" w:sz="4" w:space="0" w:color="auto"/>
              <w:tl2br w:val="single" w:sz="4" w:space="0" w:color="auto"/>
            </w:tcBorders>
          </w:tcPr>
          <w:p w14:paraId="6863888E" w14:textId="2CE2909D" w:rsidR="00B379F1" w:rsidRPr="00242197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right"/>
              <w:rPr>
                <w:ins w:id="1214" w:author="Student" w:date="2024-10-18T12:40:00Z"/>
                <w:del w:id="1215" w:author="nikitadorogin@yandex.ru" w:date="2024-10-23T15:13:00Z"/>
                <w:b/>
                <w:lang w:val="ru-RU"/>
              </w:rPr>
            </w:pPr>
            <w:ins w:id="1216" w:author="Student" w:date="2024-10-18T12:40:00Z">
              <w:del w:id="1217" w:author="nikitadorogin@yandex.ru" w:date="2024-10-23T15:13:00Z">
                <w:r w:rsidRPr="00242197" w:rsidDel="00824A49">
                  <w:rPr>
                    <w:b/>
                    <w:lang w:val="ru-RU"/>
                  </w:rPr>
                  <w:delText xml:space="preserve">       </w:delText>
                </w:r>
                <w:r w:rsidRPr="00242197" w:rsidDel="00824A49">
                  <w:rPr>
                    <w:b/>
                    <w:lang w:val="en-US"/>
                  </w:rPr>
                  <w:delText xml:space="preserve">R, </w:delText>
                </w:r>
                <w:r w:rsidRPr="00242197" w:rsidDel="00824A49">
                  <w:rPr>
                    <w:b/>
                    <w:lang w:val="ru-RU"/>
                  </w:rPr>
                  <w:delText>%</w:delText>
                </w:r>
                <w:r w:rsidRPr="00242197" w:rsidDel="00824A49">
                  <w:rPr>
                    <w:b/>
                    <w:lang w:val="en-US"/>
                  </w:rPr>
                  <w:delText xml:space="preserve"> </w:delText>
                </w:r>
              </w:del>
            </w:ins>
          </w:p>
          <w:p w14:paraId="4D7AA7FF" w14:textId="4F8216ED" w:rsidR="00B379F1" w:rsidRPr="00242197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ins w:id="1218" w:author="Student" w:date="2024-10-18T12:40:00Z"/>
                <w:del w:id="1219" w:author="nikitadorogin@yandex.ru" w:date="2024-10-23T15:13:00Z"/>
                <w:b/>
                <w:lang w:val="en-US"/>
              </w:rPr>
            </w:pPr>
            <w:ins w:id="1220" w:author="Student" w:date="2024-10-18T12:40:00Z">
              <w:del w:id="1221" w:author="nikitadorogin@yandex.ru" w:date="2024-10-23T15:13:00Z">
                <w:r w:rsidRPr="00242197" w:rsidDel="00824A49">
                  <w:rPr>
                    <w:b/>
                    <w:lang w:val="ru-RU"/>
                  </w:rPr>
                  <w:delText xml:space="preserve"> При-</w:delText>
                </w:r>
              </w:del>
            </w:ins>
          </w:p>
          <w:p w14:paraId="758BB780" w14:textId="0C2849E5" w:rsidR="00B379F1" w:rsidRPr="00242197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ins w:id="1222" w:author="Student" w:date="2024-10-18T12:40:00Z"/>
                <w:del w:id="1223" w:author="nikitadorogin@yandex.ru" w:date="2024-10-23T15:13:00Z"/>
                <w:rFonts w:ascii="Arial" w:hAnsi="Arial"/>
                <w:lang w:val="en-US"/>
              </w:rPr>
            </w:pPr>
            <w:ins w:id="1224" w:author="Student" w:date="2024-10-18T12:40:00Z">
              <w:del w:id="1225" w:author="nikitadorogin@yandex.ru" w:date="2024-10-23T15:13:00Z">
                <w:r w:rsidRPr="00242197" w:rsidDel="00824A49">
                  <w:rPr>
                    <w:b/>
                    <w:lang w:val="ru-RU"/>
                  </w:rPr>
                  <w:delText xml:space="preserve"> бор</w:delText>
                </w:r>
              </w:del>
            </w:ins>
          </w:p>
        </w:tc>
        <w:tc>
          <w:tcPr>
            <w:tcW w:w="851" w:type="dxa"/>
          </w:tcPr>
          <w:p w14:paraId="0C0BAFDA" w14:textId="00A79882" w:rsidR="00B379F1" w:rsidRPr="00242197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226" w:author="Student" w:date="2024-10-18T12:40:00Z"/>
                <w:del w:id="1227" w:author="nikitadorogin@yandex.ru" w:date="2024-10-23T15:13:00Z"/>
                <w:b/>
                <w:lang w:val="ru-RU"/>
              </w:rPr>
            </w:pPr>
          </w:p>
          <w:p w14:paraId="3765E589" w14:textId="620DC97C" w:rsidR="00B379F1" w:rsidRPr="00242197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228" w:author="Student" w:date="2024-10-18T12:40:00Z"/>
                <w:del w:id="1229" w:author="nikitadorogin@yandex.ru" w:date="2024-10-23T15:13:00Z"/>
                <w:b/>
                <w:lang w:val="ru-RU"/>
              </w:rPr>
            </w:pPr>
            <w:ins w:id="1230" w:author="Student" w:date="2024-10-18T12:40:00Z">
              <w:del w:id="1231" w:author="nikitadorogin@yandex.ru" w:date="2024-10-23T15:13:00Z">
                <w:r w:rsidRPr="00242197" w:rsidDel="00824A49">
                  <w:rPr>
                    <w:b/>
                    <w:lang w:val="ru-RU"/>
                  </w:rPr>
                  <w:delText>5</w:delText>
                </w:r>
              </w:del>
            </w:ins>
          </w:p>
        </w:tc>
        <w:tc>
          <w:tcPr>
            <w:tcW w:w="851" w:type="dxa"/>
          </w:tcPr>
          <w:p w14:paraId="5B237A1B" w14:textId="45F7978D" w:rsidR="00B379F1" w:rsidRPr="00242197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232" w:author="Student" w:date="2024-10-18T12:40:00Z"/>
                <w:del w:id="1233" w:author="nikitadorogin@yandex.ru" w:date="2024-10-23T15:13:00Z"/>
                <w:b/>
                <w:lang w:val="ru-RU"/>
              </w:rPr>
            </w:pPr>
          </w:p>
          <w:p w14:paraId="7B1046A1" w14:textId="65F7050F" w:rsidR="00B379F1" w:rsidRPr="00242197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234" w:author="Student" w:date="2024-10-18T12:40:00Z"/>
                <w:del w:id="1235" w:author="nikitadorogin@yandex.ru" w:date="2024-10-23T15:13:00Z"/>
                <w:b/>
                <w:lang w:val="ru-RU"/>
              </w:rPr>
            </w:pPr>
            <w:ins w:id="1236" w:author="Student" w:date="2024-10-18T12:40:00Z">
              <w:del w:id="1237" w:author="nikitadorogin@yandex.ru" w:date="2024-10-23T15:13:00Z">
                <w:r w:rsidRPr="00242197" w:rsidDel="00824A49">
                  <w:rPr>
                    <w:b/>
                    <w:lang w:val="ru-RU"/>
                  </w:rPr>
                  <w:delText>10</w:delText>
                </w:r>
              </w:del>
            </w:ins>
          </w:p>
        </w:tc>
        <w:tc>
          <w:tcPr>
            <w:tcW w:w="851" w:type="dxa"/>
          </w:tcPr>
          <w:p w14:paraId="3A72931D" w14:textId="5089F78D" w:rsidR="00B379F1" w:rsidRPr="00242197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238" w:author="Student" w:date="2024-10-18T12:40:00Z"/>
                <w:del w:id="1239" w:author="nikitadorogin@yandex.ru" w:date="2024-10-23T15:13:00Z"/>
                <w:b/>
                <w:lang w:val="ru-RU"/>
              </w:rPr>
            </w:pPr>
          </w:p>
          <w:p w14:paraId="5882867E" w14:textId="61FB599F" w:rsidR="00B379F1" w:rsidRPr="00242197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240" w:author="Student" w:date="2024-10-18T12:40:00Z"/>
                <w:del w:id="1241" w:author="nikitadorogin@yandex.ru" w:date="2024-10-23T15:13:00Z"/>
                <w:b/>
                <w:lang w:val="ru-RU"/>
              </w:rPr>
            </w:pPr>
            <w:ins w:id="1242" w:author="Student" w:date="2024-10-18T12:40:00Z">
              <w:del w:id="1243" w:author="nikitadorogin@yandex.ru" w:date="2024-10-23T15:13:00Z">
                <w:r w:rsidRPr="00242197" w:rsidDel="00824A49">
                  <w:rPr>
                    <w:b/>
                    <w:lang w:val="ru-RU"/>
                  </w:rPr>
                  <w:delText>15</w:delText>
                </w:r>
              </w:del>
            </w:ins>
          </w:p>
        </w:tc>
        <w:tc>
          <w:tcPr>
            <w:tcW w:w="851" w:type="dxa"/>
          </w:tcPr>
          <w:p w14:paraId="226E6A24" w14:textId="02AA12F0" w:rsidR="00B379F1" w:rsidRPr="00242197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244" w:author="Student" w:date="2024-10-18T12:40:00Z"/>
                <w:del w:id="1245" w:author="nikitadorogin@yandex.ru" w:date="2024-10-23T15:13:00Z"/>
                <w:b/>
                <w:lang w:val="ru-RU"/>
              </w:rPr>
            </w:pPr>
          </w:p>
          <w:p w14:paraId="00EA9CCE" w14:textId="4C1875F4" w:rsidR="00B379F1" w:rsidRPr="00242197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246" w:author="Student" w:date="2024-10-18T12:40:00Z"/>
                <w:del w:id="1247" w:author="nikitadorogin@yandex.ru" w:date="2024-10-23T15:13:00Z"/>
                <w:b/>
                <w:lang w:val="ru-RU"/>
              </w:rPr>
            </w:pPr>
            <w:ins w:id="1248" w:author="Student" w:date="2024-10-18T12:40:00Z">
              <w:del w:id="1249" w:author="nikitadorogin@yandex.ru" w:date="2024-10-23T15:13:00Z">
                <w:r w:rsidRPr="00242197" w:rsidDel="00824A49">
                  <w:rPr>
                    <w:b/>
                    <w:lang w:val="ru-RU"/>
                  </w:rPr>
                  <w:delText>20</w:delText>
                </w:r>
              </w:del>
            </w:ins>
          </w:p>
        </w:tc>
        <w:tc>
          <w:tcPr>
            <w:tcW w:w="851" w:type="dxa"/>
          </w:tcPr>
          <w:p w14:paraId="438E4761" w14:textId="6171FBD0" w:rsidR="00B379F1" w:rsidRPr="00242197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250" w:author="Student" w:date="2024-10-18T12:40:00Z"/>
                <w:del w:id="1251" w:author="nikitadorogin@yandex.ru" w:date="2024-10-23T15:13:00Z"/>
                <w:b/>
                <w:lang w:val="ru-RU"/>
              </w:rPr>
            </w:pPr>
          </w:p>
          <w:p w14:paraId="44552516" w14:textId="72DB6B9C" w:rsidR="00B379F1" w:rsidRPr="00242197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252" w:author="Student" w:date="2024-10-18T12:40:00Z"/>
                <w:del w:id="1253" w:author="nikitadorogin@yandex.ru" w:date="2024-10-23T15:13:00Z"/>
                <w:b/>
                <w:lang w:val="ru-RU"/>
              </w:rPr>
            </w:pPr>
            <w:ins w:id="1254" w:author="Student" w:date="2024-10-18T12:40:00Z">
              <w:del w:id="1255" w:author="nikitadorogin@yandex.ru" w:date="2024-10-23T15:13:00Z">
                <w:r w:rsidRPr="00242197" w:rsidDel="00824A49">
                  <w:rPr>
                    <w:b/>
                    <w:lang w:val="ru-RU"/>
                  </w:rPr>
                  <w:delText>25</w:delText>
                </w:r>
              </w:del>
            </w:ins>
          </w:p>
        </w:tc>
        <w:tc>
          <w:tcPr>
            <w:tcW w:w="851" w:type="dxa"/>
          </w:tcPr>
          <w:p w14:paraId="117CA1EC" w14:textId="66BC3947" w:rsidR="00B379F1" w:rsidRPr="00242197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256" w:author="Student" w:date="2024-10-18T12:40:00Z"/>
                <w:del w:id="1257" w:author="nikitadorogin@yandex.ru" w:date="2024-10-23T15:13:00Z"/>
                <w:b/>
                <w:lang w:val="ru-RU"/>
              </w:rPr>
            </w:pPr>
          </w:p>
          <w:p w14:paraId="755CA7E8" w14:textId="1AB98D3E" w:rsidR="00B379F1" w:rsidRPr="00242197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258" w:author="Student" w:date="2024-10-18T12:40:00Z"/>
                <w:del w:id="1259" w:author="nikitadorogin@yandex.ru" w:date="2024-10-23T15:13:00Z"/>
                <w:b/>
                <w:lang w:val="ru-RU"/>
              </w:rPr>
            </w:pPr>
            <w:ins w:id="1260" w:author="Student" w:date="2024-10-18T12:40:00Z">
              <w:del w:id="1261" w:author="nikitadorogin@yandex.ru" w:date="2024-10-23T15:13:00Z">
                <w:r w:rsidRPr="00242197" w:rsidDel="00824A49">
                  <w:rPr>
                    <w:b/>
                    <w:lang w:val="ru-RU"/>
                  </w:rPr>
                  <w:delText>30</w:delText>
                </w:r>
              </w:del>
            </w:ins>
          </w:p>
        </w:tc>
        <w:tc>
          <w:tcPr>
            <w:tcW w:w="851" w:type="dxa"/>
          </w:tcPr>
          <w:p w14:paraId="7EA272ED" w14:textId="5B6C5305" w:rsidR="00B379F1" w:rsidRPr="00242197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262" w:author="Student" w:date="2024-10-18T12:40:00Z"/>
                <w:del w:id="1263" w:author="nikitadorogin@yandex.ru" w:date="2024-10-23T15:13:00Z"/>
                <w:b/>
                <w:lang w:val="ru-RU"/>
              </w:rPr>
            </w:pPr>
          </w:p>
          <w:p w14:paraId="391FF3D8" w14:textId="26456EFC" w:rsidR="00B379F1" w:rsidRPr="00242197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264" w:author="Student" w:date="2024-10-18T12:40:00Z"/>
                <w:del w:id="1265" w:author="nikitadorogin@yandex.ru" w:date="2024-10-23T15:13:00Z"/>
                <w:b/>
                <w:lang w:val="ru-RU"/>
              </w:rPr>
            </w:pPr>
            <w:ins w:id="1266" w:author="Student" w:date="2024-10-18T12:40:00Z">
              <w:del w:id="1267" w:author="nikitadorogin@yandex.ru" w:date="2024-10-23T15:13:00Z">
                <w:r w:rsidDel="00824A49">
                  <w:rPr>
                    <w:b/>
                    <w:lang w:val="ru-RU"/>
                  </w:rPr>
                  <w:delText>35</w:delText>
                </w:r>
              </w:del>
            </w:ins>
          </w:p>
        </w:tc>
        <w:tc>
          <w:tcPr>
            <w:tcW w:w="852" w:type="dxa"/>
          </w:tcPr>
          <w:p w14:paraId="19DA8827" w14:textId="50BF7A6F" w:rsidR="00B379F1" w:rsidRPr="00242197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268" w:author="Student" w:date="2024-10-18T12:40:00Z"/>
                <w:del w:id="1269" w:author="nikitadorogin@yandex.ru" w:date="2024-10-23T15:13:00Z"/>
                <w:b/>
                <w:lang w:val="ru-RU"/>
              </w:rPr>
            </w:pPr>
          </w:p>
          <w:p w14:paraId="6FA5FC1C" w14:textId="20549F04" w:rsidR="00B379F1" w:rsidRPr="00242197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270" w:author="Student" w:date="2024-10-18T12:40:00Z"/>
                <w:del w:id="1271" w:author="nikitadorogin@yandex.ru" w:date="2024-10-23T15:13:00Z"/>
                <w:b/>
                <w:lang w:val="ru-RU"/>
              </w:rPr>
            </w:pPr>
            <w:ins w:id="1272" w:author="Student" w:date="2024-10-18T12:40:00Z">
              <w:del w:id="1273" w:author="nikitadorogin@yandex.ru" w:date="2024-10-23T15:13:00Z">
                <w:r w:rsidDel="00824A49">
                  <w:rPr>
                    <w:b/>
                    <w:lang w:val="ru-RU"/>
                  </w:rPr>
                  <w:delText>40</w:delText>
                </w:r>
              </w:del>
            </w:ins>
          </w:p>
        </w:tc>
      </w:tr>
      <w:tr w:rsidR="00B379F1" w:rsidRPr="00242197" w:rsidDel="00824A49" w14:paraId="2396008E" w14:textId="113435B3" w:rsidTr="002365CB">
        <w:trPr>
          <w:trHeight w:val="581"/>
          <w:ins w:id="1274" w:author="Student" w:date="2024-10-18T12:40:00Z"/>
          <w:del w:id="1275" w:author="nikitadorogin@yandex.ru" w:date="2024-10-23T15:13:00Z"/>
        </w:trPr>
        <w:tc>
          <w:tcPr>
            <w:tcW w:w="1734" w:type="dxa"/>
            <w:tcBorders>
              <w:right w:val="single" w:sz="4" w:space="0" w:color="auto"/>
            </w:tcBorders>
          </w:tcPr>
          <w:p w14:paraId="32316825" w14:textId="013EE223" w:rsidR="00B379F1" w:rsidRPr="00242197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ins w:id="1276" w:author="Student" w:date="2024-10-18T12:40:00Z"/>
                <w:del w:id="1277" w:author="nikitadorogin@yandex.ru" w:date="2024-10-23T15:13:00Z"/>
                <w:b/>
                <w:lang w:val="ru-RU"/>
              </w:rPr>
            </w:pPr>
            <w:ins w:id="1278" w:author="Student" w:date="2024-10-18T12:40:00Z">
              <w:del w:id="1279" w:author="nikitadorogin@yandex.ru" w:date="2024-10-23T15:13:00Z">
                <w:r w:rsidRPr="00242197" w:rsidDel="00824A49">
                  <w:rPr>
                    <w:b/>
                    <w:lang w:val="en-US"/>
                  </w:rPr>
                  <w:delText>U</w:delText>
                </w:r>
                <w:r w:rsidRPr="00242197" w:rsidDel="00824A49">
                  <w:rPr>
                    <w:b/>
                    <w:vertAlign w:val="subscript"/>
                    <w:lang w:val="ru-RU"/>
                  </w:rPr>
                  <w:delText xml:space="preserve">пр </w:delText>
                </w:r>
                <w:r w:rsidRPr="00242197" w:rsidDel="00824A49">
                  <w:rPr>
                    <w:b/>
                    <w:lang w:val="ru-RU"/>
                  </w:rPr>
                  <w:delText>, В</w:delText>
                </w:r>
              </w:del>
            </w:ins>
          </w:p>
        </w:tc>
        <w:tc>
          <w:tcPr>
            <w:tcW w:w="1302" w:type="dxa"/>
            <w:tcBorders>
              <w:left w:val="single" w:sz="4" w:space="0" w:color="auto"/>
            </w:tcBorders>
          </w:tcPr>
          <w:p w14:paraId="2C752C9C" w14:textId="20C419B5" w:rsidR="00B379F1" w:rsidRPr="00242197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280" w:author="Student" w:date="2024-10-18T12:40:00Z"/>
                <w:del w:id="1281" w:author="nikitadorogin@yandex.ru" w:date="2024-10-23T15:13:00Z"/>
                <w:lang w:val="ru-RU"/>
              </w:rPr>
            </w:pPr>
            <w:ins w:id="1282" w:author="Student" w:date="2024-10-18T12:40:00Z">
              <w:del w:id="1283" w:author="nikitadorogin@yandex.ru" w:date="2024-10-23T15:13:00Z">
                <w:r w:rsidRPr="00242197" w:rsidDel="00824A49">
                  <w:rPr>
                    <w:lang w:val="en-US"/>
                  </w:rPr>
                  <w:delText>Ud</w:delText>
                </w:r>
              </w:del>
            </w:ins>
          </w:p>
        </w:tc>
        <w:tc>
          <w:tcPr>
            <w:tcW w:w="851" w:type="dxa"/>
            <w:vAlign w:val="bottom"/>
          </w:tcPr>
          <w:p w14:paraId="263D15FE" w14:textId="0C3D0F3A" w:rsidR="00B379F1" w:rsidRPr="002365CB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284" w:author="Student" w:date="2024-10-18T12:40:00Z"/>
                <w:del w:id="1285" w:author="nikitadorogin@yandex.ru" w:date="2024-10-23T15:13:00Z"/>
                <w:lang w:val="ru-RU"/>
              </w:rPr>
            </w:pPr>
            <w:ins w:id="1286" w:author="Student" w:date="2024-10-18T12:40:00Z">
              <w:del w:id="1287" w:author="nikitadorogin@yandex.ru" w:date="2024-10-23T15:13:00Z">
                <w:r w:rsidDel="00824A49">
                  <w:rPr>
                    <w:lang w:val="ru-RU"/>
                  </w:rPr>
                  <w:delText>0,95</w:delText>
                </w:r>
              </w:del>
            </w:ins>
          </w:p>
        </w:tc>
        <w:tc>
          <w:tcPr>
            <w:tcW w:w="851" w:type="dxa"/>
            <w:vAlign w:val="bottom"/>
          </w:tcPr>
          <w:p w14:paraId="10818964" w14:textId="7EDCF1E0" w:rsidR="00B379F1" w:rsidRPr="002365CB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288" w:author="Student" w:date="2024-10-18T12:40:00Z"/>
                <w:del w:id="1289" w:author="nikitadorogin@yandex.ru" w:date="2024-10-23T15:13:00Z"/>
                <w:lang w:val="ru-RU"/>
              </w:rPr>
            </w:pPr>
            <w:ins w:id="1290" w:author="Student" w:date="2024-10-18T12:40:00Z">
              <w:del w:id="1291" w:author="nikitadorogin@yandex.ru" w:date="2024-10-23T15:13:00Z">
                <w:r w:rsidDel="00824A49">
                  <w:rPr>
                    <w:lang w:val="ru-RU"/>
                  </w:rPr>
                  <w:delText>0,9</w:delText>
                </w:r>
              </w:del>
            </w:ins>
          </w:p>
        </w:tc>
        <w:tc>
          <w:tcPr>
            <w:tcW w:w="851" w:type="dxa"/>
            <w:vAlign w:val="bottom"/>
          </w:tcPr>
          <w:p w14:paraId="54808C2E" w14:textId="6A92C130" w:rsidR="00B379F1" w:rsidRPr="002365CB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292" w:author="Student" w:date="2024-10-18T12:40:00Z"/>
                <w:del w:id="1293" w:author="nikitadorogin@yandex.ru" w:date="2024-10-23T15:13:00Z"/>
                <w:lang w:val="ru-RU"/>
              </w:rPr>
            </w:pPr>
            <w:ins w:id="1294" w:author="Student" w:date="2024-10-18T12:40:00Z">
              <w:del w:id="1295" w:author="nikitadorogin@yandex.ru" w:date="2024-10-23T15:13:00Z">
                <w:r w:rsidDel="00824A49">
                  <w:rPr>
                    <w:lang w:val="ru-RU"/>
                  </w:rPr>
                  <w:delText>0,85</w:delText>
                </w:r>
              </w:del>
            </w:ins>
          </w:p>
        </w:tc>
        <w:tc>
          <w:tcPr>
            <w:tcW w:w="851" w:type="dxa"/>
            <w:vAlign w:val="bottom"/>
          </w:tcPr>
          <w:p w14:paraId="628EAC28" w14:textId="70A3B2DC" w:rsidR="00B379F1" w:rsidRPr="002365CB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296" w:author="Student" w:date="2024-10-18T12:40:00Z"/>
                <w:del w:id="1297" w:author="nikitadorogin@yandex.ru" w:date="2024-10-23T15:13:00Z"/>
                <w:lang w:val="ru-RU"/>
              </w:rPr>
            </w:pPr>
            <w:ins w:id="1298" w:author="Student" w:date="2024-10-18T12:40:00Z">
              <w:del w:id="1299" w:author="nikitadorogin@yandex.ru" w:date="2024-10-23T15:13:00Z">
                <w:r w:rsidDel="00824A49">
                  <w:rPr>
                    <w:lang w:val="ru-RU"/>
                  </w:rPr>
                  <w:delText>0,8</w:delText>
                </w:r>
              </w:del>
            </w:ins>
          </w:p>
        </w:tc>
        <w:tc>
          <w:tcPr>
            <w:tcW w:w="851" w:type="dxa"/>
            <w:vAlign w:val="bottom"/>
          </w:tcPr>
          <w:p w14:paraId="166F6681" w14:textId="61CE2DB0" w:rsidR="00B379F1" w:rsidRPr="002365CB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300" w:author="Student" w:date="2024-10-18T12:40:00Z"/>
                <w:del w:id="1301" w:author="nikitadorogin@yandex.ru" w:date="2024-10-23T15:13:00Z"/>
                <w:lang w:val="ru-RU"/>
              </w:rPr>
            </w:pPr>
            <w:ins w:id="1302" w:author="Student" w:date="2024-10-18T12:40:00Z">
              <w:del w:id="1303" w:author="nikitadorogin@yandex.ru" w:date="2024-10-23T15:13:00Z">
                <w:r w:rsidDel="00824A49">
                  <w:rPr>
                    <w:lang w:val="ru-RU"/>
                  </w:rPr>
                  <w:delText>0,75</w:delText>
                </w:r>
              </w:del>
            </w:ins>
          </w:p>
        </w:tc>
        <w:tc>
          <w:tcPr>
            <w:tcW w:w="851" w:type="dxa"/>
            <w:vAlign w:val="bottom"/>
          </w:tcPr>
          <w:p w14:paraId="4ABC32E3" w14:textId="61A13AF4" w:rsidR="00B379F1" w:rsidRPr="00242197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304" w:author="Student" w:date="2024-10-18T12:40:00Z"/>
                <w:del w:id="1305" w:author="nikitadorogin@yandex.ru" w:date="2024-10-23T15:13:00Z"/>
                <w:lang w:val="ru-RU"/>
              </w:rPr>
            </w:pPr>
            <w:ins w:id="1306" w:author="Student" w:date="2024-10-18T12:40:00Z">
              <w:del w:id="1307" w:author="nikitadorogin@yandex.ru" w:date="2024-10-23T15:13:00Z">
                <w:r w:rsidDel="00824A49">
                  <w:rPr>
                    <w:lang w:val="ru-RU"/>
                  </w:rPr>
                  <w:delText>0,7</w:delText>
                </w:r>
              </w:del>
            </w:ins>
          </w:p>
        </w:tc>
        <w:tc>
          <w:tcPr>
            <w:tcW w:w="851" w:type="dxa"/>
            <w:vAlign w:val="bottom"/>
          </w:tcPr>
          <w:p w14:paraId="30F90801" w14:textId="3140DF68" w:rsidR="00B379F1" w:rsidRPr="00242197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308" w:author="Student" w:date="2024-10-18T12:40:00Z"/>
                <w:del w:id="1309" w:author="nikitadorogin@yandex.ru" w:date="2024-10-23T15:13:00Z"/>
                <w:lang w:val="ru-RU"/>
              </w:rPr>
            </w:pPr>
            <w:ins w:id="1310" w:author="Student" w:date="2024-10-18T12:40:00Z">
              <w:del w:id="1311" w:author="nikitadorogin@yandex.ru" w:date="2024-10-23T15:13:00Z">
                <w:r w:rsidDel="00824A49">
                  <w:rPr>
                    <w:lang w:val="ru-RU"/>
                  </w:rPr>
                  <w:delText>0,6</w:delText>
                </w:r>
              </w:del>
            </w:ins>
            <w:ins w:id="1312" w:author="Student" w:date="2024-10-18T12:44:00Z">
              <w:del w:id="1313" w:author="nikitadorogin@yandex.ru" w:date="2024-10-23T15:13:00Z">
                <w:r w:rsidDel="00824A49">
                  <w:rPr>
                    <w:lang w:val="ru-RU"/>
                  </w:rPr>
                  <w:delText>5</w:delText>
                </w:r>
              </w:del>
            </w:ins>
          </w:p>
        </w:tc>
        <w:tc>
          <w:tcPr>
            <w:tcW w:w="852" w:type="dxa"/>
          </w:tcPr>
          <w:p w14:paraId="5CB4EA86" w14:textId="1E6B309A" w:rsidR="00B379F1" w:rsidRPr="002365CB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314" w:author="Student" w:date="2024-10-18T12:40:00Z"/>
                <w:del w:id="1315" w:author="nikitadorogin@yandex.ru" w:date="2024-10-23T15:13:00Z"/>
                <w:lang w:val="ru-RU"/>
              </w:rPr>
            </w:pPr>
            <w:ins w:id="1316" w:author="Student" w:date="2024-10-18T12:40:00Z">
              <w:del w:id="1317" w:author="nikitadorogin@yandex.ru" w:date="2024-10-23T15:13:00Z">
                <w:r w:rsidDel="00824A49">
                  <w:rPr>
                    <w:lang w:val="ru-RU"/>
                  </w:rPr>
                  <w:delText>0,6</w:delText>
                </w:r>
              </w:del>
            </w:ins>
          </w:p>
        </w:tc>
      </w:tr>
      <w:tr w:rsidR="00B379F1" w:rsidRPr="00242197" w:rsidDel="00824A49" w14:paraId="41A99F78" w14:textId="08AC6B95" w:rsidTr="002365CB">
        <w:trPr>
          <w:trHeight w:val="576"/>
          <w:ins w:id="1318" w:author="Student" w:date="2024-10-18T12:40:00Z"/>
          <w:del w:id="1319" w:author="nikitadorogin@yandex.ru" w:date="2024-10-23T15:13:00Z"/>
        </w:trPr>
        <w:tc>
          <w:tcPr>
            <w:tcW w:w="1734" w:type="dxa"/>
            <w:tcBorders>
              <w:right w:val="single" w:sz="4" w:space="0" w:color="auto"/>
            </w:tcBorders>
          </w:tcPr>
          <w:p w14:paraId="4CA01450" w14:textId="594EA875" w:rsidR="00B379F1" w:rsidRPr="00242197" w:rsidDel="00824A49" w:rsidRDefault="00B379F1" w:rsidP="002365CB">
            <w:pPr>
              <w:widowControl w:val="0"/>
              <w:tabs>
                <w:tab w:val="left" w:pos="447"/>
              </w:tabs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ins w:id="1320" w:author="Student" w:date="2024-10-18T12:40:00Z"/>
                <w:del w:id="1321" w:author="nikitadorogin@yandex.ru" w:date="2024-10-23T15:13:00Z"/>
                <w:rFonts w:ascii="Arial" w:hAnsi="Arial"/>
                <w:b/>
                <w:lang w:val="ru-RU"/>
              </w:rPr>
            </w:pPr>
            <w:ins w:id="1322" w:author="Student" w:date="2024-10-18T12:40:00Z">
              <w:del w:id="1323" w:author="nikitadorogin@yandex.ru" w:date="2024-10-23T15:13:00Z">
                <w:r w:rsidRPr="00242197" w:rsidDel="00824A49">
                  <w:rPr>
                    <w:b/>
                    <w:lang w:val="en-US"/>
                  </w:rPr>
                  <w:delText>I</w:delText>
                </w:r>
                <w:r w:rsidRPr="00242197" w:rsidDel="00824A49">
                  <w:rPr>
                    <w:b/>
                    <w:vertAlign w:val="subscript"/>
                    <w:lang w:val="ru-RU"/>
                  </w:rPr>
                  <w:delText xml:space="preserve">пр </w:delText>
                </w:r>
                <w:r w:rsidRPr="00242197" w:rsidDel="00824A49">
                  <w:rPr>
                    <w:b/>
                    <w:lang w:val="ru-RU"/>
                  </w:rPr>
                  <w:delText>, мА</w:delText>
                </w:r>
              </w:del>
            </w:ins>
          </w:p>
        </w:tc>
        <w:tc>
          <w:tcPr>
            <w:tcW w:w="1302" w:type="dxa"/>
            <w:tcBorders>
              <w:left w:val="single" w:sz="4" w:space="0" w:color="auto"/>
            </w:tcBorders>
          </w:tcPr>
          <w:p w14:paraId="34381AE7" w14:textId="01795822" w:rsidR="00B379F1" w:rsidRPr="00242197" w:rsidDel="00824A49" w:rsidRDefault="00B379F1" w:rsidP="002365CB">
            <w:pPr>
              <w:widowControl w:val="0"/>
              <w:tabs>
                <w:tab w:val="left" w:pos="447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324" w:author="Student" w:date="2024-10-18T12:40:00Z"/>
                <w:del w:id="1325" w:author="nikitadorogin@yandex.ru" w:date="2024-10-23T15:13:00Z"/>
                <w:rFonts w:ascii="Arial" w:hAnsi="Arial"/>
                <w:lang w:val="ru-RU"/>
              </w:rPr>
            </w:pPr>
            <w:ins w:id="1326" w:author="Student" w:date="2024-10-18T12:40:00Z">
              <w:del w:id="1327" w:author="nikitadorogin@yandex.ru" w:date="2024-10-23T15:13:00Z">
                <w:r w:rsidRPr="00242197" w:rsidDel="00824A49">
                  <w:rPr>
                    <w:rFonts w:ascii="Arial" w:hAnsi="Arial"/>
                    <w:lang w:val="en-US"/>
                  </w:rPr>
                  <w:delText>Id</w:delText>
                </w:r>
              </w:del>
            </w:ins>
          </w:p>
        </w:tc>
        <w:tc>
          <w:tcPr>
            <w:tcW w:w="851" w:type="dxa"/>
            <w:vAlign w:val="bottom"/>
          </w:tcPr>
          <w:p w14:paraId="676CE196" w14:textId="7D78F15D" w:rsidR="00B379F1" w:rsidRPr="002365CB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328" w:author="Student" w:date="2024-10-18T12:40:00Z"/>
                <w:del w:id="1329" w:author="nikitadorogin@yandex.ru" w:date="2024-10-23T15:13:00Z"/>
                <w:rFonts w:ascii="Arial"/>
                <w:sz w:val="24"/>
                <w:szCs w:val="24"/>
                <w:lang w:val="ru-RU"/>
              </w:rPr>
            </w:pPr>
            <w:ins w:id="1330" w:author="Student" w:date="2024-10-18T12:41:00Z">
              <w:del w:id="1331" w:author="nikitadorogin@yandex.ru" w:date="2024-10-23T15:13:00Z">
                <w:r w:rsidDel="00824A49">
                  <w:rPr>
                    <w:rFonts w:ascii="Arial"/>
                    <w:sz w:val="24"/>
                    <w:szCs w:val="24"/>
                    <w:lang w:val="ru-RU"/>
                  </w:rPr>
                  <w:delText>62,29</w:delText>
                </w:r>
              </w:del>
            </w:ins>
          </w:p>
        </w:tc>
        <w:tc>
          <w:tcPr>
            <w:tcW w:w="851" w:type="dxa"/>
            <w:vAlign w:val="bottom"/>
          </w:tcPr>
          <w:p w14:paraId="5717373E" w14:textId="3C26A6BD" w:rsidR="00B379F1" w:rsidRPr="002365CB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332" w:author="Student" w:date="2024-10-18T12:40:00Z"/>
                <w:del w:id="1333" w:author="nikitadorogin@yandex.ru" w:date="2024-10-23T15:13:00Z"/>
                <w:sz w:val="24"/>
                <w:szCs w:val="24"/>
                <w:lang w:val="ru-RU"/>
              </w:rPr>
            </w:pPr>
            <w:ins w:id="1334" w:author="Student" w:date="2024-10-18T12:41:00Z">
              <w:del w:id="1335" w:author="nikitadorogin@yandex.ru" w:date="2024-10-23T15:13:00Z">
                <w:r w:rsidDel="00824A49">
                  <w:rPr>
                    <w:sz w:val="24"/>
                    <w:szCs w:val="24"/>
                    <w:lang w:val="ru-RU"/>
                  </w:rPr>
                  <w:delText>56</w:delText>
                </w:r>
              </w:del>
            </w:ins>
            <w:ins w:id="1336" w:author="Student" w:date="2024-10-18T12:42:00Z">
              <w:del w:id="1337" w:author="nikitadorogin@yandex.ru" w:date="2024-10-23T15:13:00Z">
                <w:r w:rsidDel="00824A49">
                  <w:rPr>
                    <w:sz w:val="24"/>
                    <w:szCs w:val="24"/>
                    <w:lang w:val="ru-RU"/>
                  </w:rPr>
                  <w:delText>,43</w:delText>
                </w:r>
              </w:del>
            </w:ins>
          </w:p>
        </w:tc>
        <w:tc>
          <w:tcPr>
            <w:tcW w:w="851" w:type="dxa"/>
            <w:vAlign w:val="bottom"/>
          </w:tcPr>
          <w:p w14:paraId="30AF3A1D" w14:textId="32441505" w:rsidR="00B379F1" w:rsidRPr="002365CB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338" w:author="Student" w:date="2024-10-18T12:40:00Z"/>
                <w:del w:id="1339" w:author="nikitadorogin@yandex.ru" w:date="2024-10-23T15:13:00Z"/>
                <w:sz w:val="24"/>
                <w:szCs w:val="24"/>
                <w:lang w:val="ru-RU"/>
              </w:rPr>
            </w:pPr>
            <w:ins w:id="1340" w:author="Student" w:date="2024-10-18T12:42:00Z">
              <w:del w:id="1341" w:author="nikitadorogin@yandex.ru" w:date="2024-10-23T15:13:00Z">
                <w:r w:rsidDel="00824A49">
                  <w:rPr>
                    <w:sz w:val="24"/>
                    <w:szCs w:val="24"/>
                    <w:lang w:val="ru-RU"/>
                  </w:rPr>
                  <w:delText>50,6</w:delText>
                </w:r>
              </w:del>
            </w:ins>
          </w:p>
        </w:tc>
        <w:tc>
          <w:tcPr>
            <w:tcW w:w="851" w:type="dxa"/>
            <w:vAlign w:val="bottom"/>
          </w:tcPr>
          <w:p w14:paraId="4D55364A" w14:textId="5607BBA3" w:rsidR="00B379F1" w:rsidRPr="002365CB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342" w:author="Student" w:date="2024-10-18T12:40:00Z"/>
                <w:del w:id="1343" w:author="nikitadorogin@yandex.ru" w:date="2024-10-23T15:13:00Z"/>
                <w:sz w:val="24"/>
                <w:szCs w:val="24"/>
                <w:lang w:val="ru-RU"/>
              </w:rPr>
            </w:pPr>
            <w:ins w:id="1344" w:author="Student" w:date="2024-10-18T12:42:00Z">
              <w:del w:id="1345" w:author="nikitadorogin@yandex.ru" w:date="2024-10-23T15:13:00Z">
                <w:r w:rsidDel="00824A49">
                  <w:rPr>
                    <w:sz w:val="24"/>
                    <w:szCs w:val="24"/>
                    <w:lang w:val="ru-RU"/>
                  </w:rPr>
                  <w:delText>44,82</w:delText>
                </w:r>
              </w:del>
            </w:ins>
          </w:p>
        </w:tc>
        <w:tc>
          <w:tcPr>
            <w:tcW w:w="851" w:type="dxa"/>
            <w:vAlign w:val="bottom"/>
          </w:tcPr>
          <w:p w14:paraId="591080DC" w14:textId="4A0A5D4E" w:rsidR="00B379F1" w:rsidRPr="002365CB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346" w:author="Student" w:date="2024-10-18T12:40:00Z"/>
                <w:del w:id="1347" w:author="nikitadorogin@yandex.ru" w:date="2024-10-23T15:13:00Z"/>
                <w:sz w:val="24"/>
                <w:szCs w:val="24"/>
                <w:lang w:val="ru-RU"/>
              </w:rPr>
            </w:pPr>
            <w:ins w:id="1348" w:author="Student" w:date="2024-10-18T12:42:00Z">
              <w:del w:id="1349" w:author="nikitadorogin@yandex.ru" w:date="2024-10-23T15:13:00Z">
                <w:r w:rsidDel="00824A49">
                  <w:rPr>
                    <w:sz w:val="24"/>
                    <w:szCs w:val="24"/>
                    <w:lang w:val="ru-RU"/>
                  </w:rPr>
                  <w:delText>39,1</w:delText>
                </w:r>
              </w:del>
            </w:ins>
          </w:p>
        </w:tc>
        <w:tc>
          <w:tcPr>
            <w:tcW w:w="851" w:type="dxa"/>
            <w:vAlign w:val="bottom"/>
          </w:tcPr>
          <w:p w14:paraId="692C58CD" w14:textId="42AA9502" w:rsidR="00B379F1" w:rsidRPr="00242197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350" w:author="Student" w:date="2024-10-18T12:40:00Z"/>
                <w:del w:id="1351" w:author="nikitadorogin@yandex.ru" w:date="2024-10-23T15:13:00Z"/>
                <w:sz w:val="24"/>
                <w:szCs w:val="24"/>
                <w:lang w:val="ru-RU"/>
              </w:rPr>
            </w:pPr>
            <w:ins w:id="1352" w:author="Student" w:date="2024-10-18T12:42:00Z">
              <w:del w:id="1353" w:author="nikitadorogin@yandex.ru" w:date="2024-10-23T15:13:00Z">
                <w:r w:rsidDel="00824A49">
                  <w:rPr>
                    <w:sz w:val="24"/>
                    <w:szCs w:val="24"/>
                    <w:lang w:val="ru-RU"/>
                  </w:rPr>
                  <w:delText>33,46</w:delText>
                </w:r>
              </w:del>
            </w:ins>
          </w:p>
        </w:tc>
        <w:tc>
          <w:tcPr>
            <w:tcW w:w="851" w:type="dxa"/>
            <w:vAlign w:val="bottom"/>
          </w:tcPr>
          <w:p w14:paraId="6557AB5A" w14:textId="52EB14F6" w:rsidR="00B379F1" w:rsidRPr="00242197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354" w:author="Student" w:date="2024-10-18T12:40:00Z"/>
                <w:del w:id="1355" w:author="nikitadorogin@yandex.ru" w:date="2024-10-23T15:13:00Z"/>
                <w:sz w:val="24"/>
                <w:szCs w:val="24"/>
                <w:lang w:val="ru-RU"/>
              </w:rPr>
            </w:pPr>
            <w:ins w:id="1356" w:author="Student" w:date="2024-10-18T12:44:00Z">
              <w:del w:id="1357" w:author="nikitadorogin@yandex.ru" w:date="2024-10-23T15:13:00Z">
                <w:r w:rsidDel="00824A49">
                  <w:rPr>
                    <w:sz w:val="24"/>
                    <w:szCs w:val="24"/>
                    <w:lang w:val="ru-RU"/>
                  </w:rPr>
                  <w:delText>27,91</w:delText>
                </w:r>
              </w:del>
            </w:ins>
          </w:p>
        </w:tc>
        <w:tc>
          <w:tcPr>
            <w:tcW w:w="852" w:type="dxa"/>
          </w:tcPr>
          <w:p w14:paraId="6F5597B3" w14:textId="75062AFF" w:rsidR="00B379F1" w:rsidRPr="00242197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358" w:author="Student" w:date="2024-10-18T12:40:00Z"/>
                <w:del w:id="1359" w:author="nikitadorogin@yandex.ru" w:date="2024-10-23T15:13:00Z"/>
                <w:sz w:val="24"/>
                <w:szCs w:val="24"/>
                <w:lang w:val="ru-RU"/>
              </w:rPr>
            </w:pPr>
            <w:ins w:id="1360" w:author="Student" w:date="2024-10-18T12:44:00Z">
              <w:del w:id="1361" w:author="nikitadorogin@yandex.ru" w:date="2024-10-23T15:13:00Z">
                <w:r w:rsidDel="00824A49">
                  <w:rPr>
                    <w:sz w:val="24"/>
                    <w:szCs w:val="24"/>
                    <w:lang w:val="ru-RU"/>
                  </w:rPr>
                  <w:delText>22,5</w:delText>
                </w:r>
              </w:del>
            </w:ins>
          </w:p>
        </w:tc>
      </w:tr>
      <w:tr w:rsidR="00B379F1" w:rsidRPr="00242197" w:rsidDel="00824A49" w14:paraId="4595F382" w14:textId="73E36407" w:rsidTr="002365CB">
        <w:trPr>
          <w:trHeight w:val="581"/>
          <w:ins w:id="1362" w:author="Student" w:date="2024-10-18T12:40:00Z"/>
          <w:del w:id="1363" w:author="nikitadorogin@yandex.ru" w:date="2024-10-23T15:13:00Z"/>
        </w:trPr>
        <w:tc>
          <w:tcPr>
            <w:tcW w:w="1734" w:type="dxa"/>
            <w:tcBorders>
              <w:right w:val="single" w:sz="4" w:space="0" w:color="auto"/>
            </w:tcBorders>
          </w:tcPr>
          <w:p w14:paraId="235798BC" w14:textId="1735B1C7" w:rsidR="00B379F1" w:rsidRPr="00242197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ins w:id="1364" w:author="Student" w:date="2024-10-18T12:40:00Z"/>
                <w:del w:id="1365" w:author="nikitadorogin@yandex.ru" w:date="2024-10-23T15:13:00Z"/>
                <w:b/>
                <w:lang w:val="en-US"/>
              </w:rPr>
            </w:pPr>
            <w:ins w:id="1366" w:author="Student" w:date="2024-10-18T12:40:00Z">
              <w:del w:id="1367" w:author="nikitadorogin@yandex.ru" w:date="2024-10-23T15:13:00Z">
                <w:r w:rsidRPr="00242197" w:rsidDel="00824A49">
                  <w:rPr>
                    <w:b/>
                    <w:lang w:val="ru-RU"/>
                  </w:rPr>
                  <w:delText>Измеряемый параметр</w:delText>
                </w:r>
              </w:del>
            </w:ins>
          </w:p>
        </w:tc>
        <w:tc>
          <w:tcPr>
            <w:tcW w:w="1302" w:type="dxa"/>
            <w:tcBorders>
              <w:left w:val="single" w:sz="4" w:space="0" w:color="auto"/>
              <w:tl2br w:val="single" w:sz="4" w:space="0" w:color="auto"/>
            </w:tcBorders>
          </w:tcPr>
          <w:p w14:paraId="728B2B7A" w14:textId="37A5D943" w:rsidR="00B379F1" w:rsidRPr="00242197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right"/>
              <w:rPr>
                <w:ins w:id="1368" w:author="Student" w:date="2024-10-18T12:40:00Z"/>
                <w:del w:id="1369" w:author="nikitadorogin@yandex.ru" w:date="2024-10-23T15:13:00Z"/>
                <w:b/>
                <w:lang w:val="ru-RU"/>
              </w:rPr>
            </w:pPr>
            <w:ins w:id="1370" w:author="Student" w:date="2024-10-18T12:40:00Z">
              <w:del w:id="1371" w:author="nikitadorogin@yandex.ru" w:date="2024-10-23T15:13:00Z">
                <w:r w:rsidRPr="00242197" w:rsidDel="00824A49">
                  <w:rPr>
                    <w:b/>
                    <w:lang w:val="ru-RU"/>
                  </w:rPr>
                  <w:delText xml:space="preserve">       </w:delText>
                </w:r>
                <w:r w:rsidRPr="00242197" w:rsidDel="00824A49">
                  <w:rPr>
                    <w:b/>
                    <w:lang w:val="en-US"/>
                  </w:rPr>
                  <w:delText xml:space="preserve">R, </w:delText>
                </w:r>
                <w:r w:rsidRPr="00242197" w:rsidDel="00824A49">
                  <w:rPr>
                    <w:b/>
                    <w:lang w:val="ru-RU"/>
                  </w:rPr>
                  <w:delText>%</w:delText>
                </w:r>
                <w:r w:rsidRPr="00242197" w:rsidDel="00824A49">
                  <w:rPr>
                    <w:b/>
                    <w:lang w:val="en-US"/>
                  </w:rPr>
                  <w:delText xml:space="preserve"> </w:delText>
                </w:r>
              </w:del>
            </w:ins>
          </w:p>
          <w:p w14:paraId="600FD696" w14:textId="5DD7975A" w:rsidR="00B379F1" w:rsidRPr="00242197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ins w:id="1372" w:author="Student" w:date="2024-10-18T12:40:00Z"/>
                <w:del w:id="1373" w:author="nikitadorogin@yandex.ru" w:date="2024-10-23T15:13:00Z"/>
                <w:b/>
                <w:lang w:val="en-US"/>
              </w:rPr>
            </w:pPr>
            <w:ins w:id="1374" w:author="Student" w:date="2024-10-18T12:40:00Z">
              <w:del w:id="1375" w:author="nikitadorogin@yandex.ru" w:date="2024-10-23T15:13:00Z">
                <w:r w:rsidRPr="00242197" w:rsidDel="00824A49">
                  <w:rPr>
                    <w:b/>
                    <w:lang w:val="ru-RU"/>
                  </w:rPr>
                  <w:delText xml:space="preserve"> При-</w:delText>
                </w:r>
              </w:del>
            </w:ins>
          </w:p>
          <w:p w14:paraId="5AA82EA7" w14:textId="612E044C" w:rsidR="00B379F1" w:rsidRPr="00242197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ins w:id="1376" w:author="Student" w:date="2024-10-18T12:40:00Z"/>
                <w:del w:id="1377" w:author="nikitadorogin@yandex.ru" w:date="2024-10-23T15:13:00Z"/>
                <w:rFonts w:ascii="Arial" w:hAnsi="Arial"/>
                <w:lang w:val="en-US"/>
              </w:rPr>
            </w:pPr>
            <w:ins w:id="1378" w:author="Student" w:date="2024-10-18T12:40:00Z">
              <w:del w:id="1379" w:author="nikitadorogin@yandex.ru" w:date="2024-10-23T15:13:00Z">
                <w:r w:rsidRPr="00242197" w:rsidDel="00824A49">
                  <w:rPr>
                    <w:b/>
                    <w:lang w:val="ru-RU"/>
                  </w:rPr>
                  <w:delText xml:space="preserve"> бор</w:delText>
                </w:r>
              </w:del>
            </w:ins>
          </w:p>
        </w:tc>
        <w:tc>
          <w:tcPr>
            <w:tcW w:w="851" w:type="dxa"/>
          </w:tcPr>
          <w:p w14:paraId="0112A7AB" w14:textId="3D67C993" w:rsidR="00B379F1" w:rsidRPr="00242197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380" w:author="Student" w:date="2024-10-18T12:40:00Z"/>
                <w:del w:id="1381" w:author="nikitadorogin@yandex.ru" w:date="2024-10-23T15:13:00Z"/>
                <w:b/>
                <w:lang w:val="ru-RU"/>
              </w:rPr>
            </w:pPr>
          </w:p>
          <w:p w14:paraId="43B70D48" w14:textId="729EF7F5" w:rsidR="00B379F1" w:rsidRPr="00242197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382" w:author="Student" w:date="2024-10-18T12:40:00Z"/>
                <w:del w:id="1383" w:author="nikitadorogin@yandex.ru" w:date="2024-10-23T15:13:00Z"/>
                <w:b/>
                <w:lang w:val="ru-RU"/>
              </w:rPr>
            </w:pPr>
            <w:ins w:id="1384" w:author="Student" w:date="2024-10-18T12:40:00Z">
              <w:del w:id="1385" w:author="nikitadorogin@yandex.ru" w:date="2024-10-23T15:13:00Z">
                <w:r w:rsidDel="00824A49">
                  <w:rPr>
                    <w:b/>
                    <w:lang w:val="ru-RU"/>
                  </w:rPr>
                  <w:delText>45</w:delText>
                </w:r>
              </w:del>
            </w:ins>
          </w:p>
        </w:tc>
        <w:tc>
          <w:tcPr>
            <w:tcW w:w="851" w:type="dxa"/>
          </w:tcPr>
          <w:p w14:paraId="60856BE8" w14:textId="579B6C23" w:rsidR="00B379F1" w:rsidRPr="00242197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386" w:author="Student" w:date="2024-10-18T12:40:00Z"/>
                <w:del w:id="1387" w:author="nikitadorogin@yandex.ru" w:date="2024-10-23T15:13:00Z"/>
                <w:b/>
                <w:lang w:val="ru-RU"/>
              </w:rPr>
            </w:pPr>
          </w:p>
          <w:p w14:paraId="79898609" w14:textId="6C8651FE" w:rsidR="00B379F1" w:rsidRPr="00242197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388" w:author="Student" w:date="2024-10-18T12:40:00Z"/>
                <w:del w:id="1389" w:author="nikitadorogin@yandex.ru" w:date="2024-10-23T15:13:00Z"/>
                <w:b/>
                <w:lang w:val="ru-RU"/>
              </w:rPr>
            </w:pPr>
            <w:ins w:id="1390" w:author="Student" w:date="2024-10-18T12:40:00Z">
              <w:del w:id="1391" w:author="nikitadorogin@yandex.ru" w:date="2024-10-23T15:13:00Z">
                <w:r w:rsidDel="00824A49">
                  <w:rPr>
                    <w:b/>
                    <w:lang w:val="ru-RU"/>
                  </w:rPr>
                  <w:delText>5</w:delText>
                </w:r>
                <w:r w:rsidRPr="00242197" w:rsidDel="00824A49">
                  <w:rPr>
                    <w:b/>
                    <w:lang w:val="ru-RU"/>
                  </w:rPr>
                  <w:delText>0</w:delText>
                </w:r>
              </w:del>
            </w:ins>
          </w:p>
        </w:tc>
        <w:tc>
          <w:tcPr>
            <w:tcW w:w="851" w:type="dxa"/>
          </w:tcPr>
          <w:p w14:paraId="2BE7F08C" w14:textId="780465F2" w:rsidR="00B379F1" w:rsidRPr="00242197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392" w:author="Student" w:date="2024-10-18T12:40:00Z"/>
                <w:del w:id="1393" w:author="nikitadorogin@yandex.ru" w:date="2024-10-23T15:13:00Z"/>
                <w:b/>
                <w:lang w:val="ru-RU"/>
              </w:rPr>
            </w:pPr>
          </w:p>
          <w:p w14:paraId="7C03E646" w14:textId="1FA921F1" w:rsidR="00B379F1" w:rsidRPr="00242197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394" w:author="Student" w:date="2024-10-18T12:40:00Z"/>
                <w:del w:id="1395" w:author="nikitadorogin@yandex.ru" w:date="2024-10-23T15:13:00Z"/>
                <w:b/>
                <w:lang w:val="ru-RU"/>
              </w:rPr>
            </w:pPr>
            <w:ins w:id="1396" w:author="Student" w:date="2024-10-18T12:40:00Z">
              <w:del w:id="1397" w:author="nikitadorogin@yandex.ru" w:date="2024-10-23T15:13:00Z">
                <w:r w:rsidDel="00824A49">
                  <w:rPr>
                    <w:b/>
                    <w:lang w:val="ru-RU"/>
                  </w:rPr>
                  <w:delText>55</w:delText>
                </w:r>
              </w:del>
            </w:ins>
          </w:p>
        </w:tc>
        <w:tc>
          <w:tcPr>
            <w:tcW w:w="851" w:type="dxa"/>
          </w:tcPr>
          <w:p w14:paraId="3CA60D35" w14:textId="3687E914" w:rsidR="00B379F1" w:rsidRPr="00242197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398" w:author="Student" w:date="2024-10-18T12:40:00Z"/>
                <w:del w:id="1399" w:author="nikitadorogin@yandex.ru" w:date="2024-10-23T15:13:00Z"/>
                <w:b/>
                <w:lang w:val="ru-RU"/>
              </w:rPr>
            </w:pPr>
          </w:p>
          <w:p w14:paraId="495574CF" w14:textId="4A2BD2EF" w:rsidR="00B379F1" w:rsidRPr="00242197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400" w:author="Student" w:date="2024-10-18T12:40:00Z"/>
                <w:del w:id="1401" w:author="nikitadorogin@yandex.ru" w:date="2024-10-23T15:13:00Z"/>
                <w:b/>
                <w:lang w:val="ru-RU"/>
              </w:rPr>
            </w:pPr>
            <w:ins w:id="1402" w:author="Student" w:date="2024-10-18T12:40:00Z">
              <w:del w:id="1403" w:author="nikitadorogin@yandex.ru" w:date="2024-10-23T15:13:00Z">
                <w:r w:rsidDel="00824A49">
                  <w:rPr>
                    <w:b/>
                    <w:lang w:val="ru-RU"/>
                  </w:rPr>
                  <w:delText>6</w:delText>
                </w:r>
                <w:r w:rsidRPr="00242197" w:rsidDel="00824A49">
                  <w:rPr>
                    <w:b/>
                    <w:lang w:val="ru-RU"/>
                  </w:rPr>
                  <w:delText>0</w:delText>
                </w:r>
              </w:del>
            </w:ins>
          </w:p>
        </w:tc>
        <w:tc>
          <w:tcPr>
            <w:tcW w:w="851" w:type="dxa"/>
          </w:tcPr>
          <w:p w14:paraId="6E6EF8C5" w14:textId="0E4807A0" w:rsidR="00B379F1" w:rsidRPr="00242197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404" w:author="Student" w:date="2024-10-18T12:40:00Z"/>
                <w:del w:id="1405" w:author="nikitadorogin@yandex.ru" w:date="2024-10-23T15:13:00Z"/>
                <w:b/>
                <w:lang w:val="ru-RU"/>
              </w:rPr>
            </w:pPr>
          </w:p>
          <w:p w14:paraId="324A9A06" w14:textId="3743165F" w:rsidR="00B379F1" w:rsidRPr="00242197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406" w:author="Student" w:date="2024-10-18T12:40:00Z"/>
                <w:del w:id="1407" w:author="nikitadorogin@yandex.ru" w:date="2024-10-23T15:13:00Z"/>
                <w:b/>
                <w:lang w:val="ru-RU"/>
              </w:rPr>
            </w:pPr>
            <w:ins w:id="1408" w:author="Student" w:date="2024-10-18T12:40:00Z">
              <w:del w:id="1409" w:author="nikitadorogin@yandex.ru" w:date="2024-10-23T15:13:00Z">
                <w:r w:rsidDel="00824A49">
                  <w:rPr>
                    <w:b/>
                    <w:lang w:val="ru-RU"/>
                  </w:rPr>
                  <w:delText>6</w:delText>
                </w:r>
                <w:r w:rsidRPr="00242197" w:rsidDel="00824A49">
                  <w:rPr>
                    <w:b/>
                    <w:lang w:val="ru-RU"/>
                  </w:rPr>
                  <w:delText>5</w:delText>
                </w:r>
              </w:del>
            </w:ins>
          </w:p>
        </w:tc>
        <w:tc>
          <w:tcPr>
            <w:tcW w:w="851" w:type="dxa"/>
          </w:tcPr>
          <w:p w14:paraId="7303A6C7" w14:textId="23BE0B96" w:rsidR="00B379F1" w:rsidRPr="00242197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410" w:author="Student" w:date="2024-10-18T12:40:00Z"/>
                <w:del w:id="1411" w:author="nikitadorogin@yandex.ru" w:date="2024-10-23T15:13:00Z"/>
                <w:b/>
                <w:lang w:val="ru-RU"/>
              </w:rPr>
            </w:pPr>
          </w:p>
          <w:p w14:paraId="6E220EE2" w14:textId="051749A3" w:rsidR="00B379F1" w:rsidRPr="00242197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412" w:author="Student" w:date="2024-10-18T12:40:00Z"/>
                <w:del w:id="1413" w:author="nikitadorogin@yandex.ru" w:date="2024-10-23T15:13:00Z"/>
                <w:b/>
                <w:lang w:val="ru-RU"/>
              </w:rPr>
            </w:pPr>
            <w:ins w:id="1414" w:author="Student" w:date="2024-10-18T12:40:00Z">
              <w:del w:id="1415" w:author="nikitadorogin@yandex.ru" w:date="2024-10-23T15:13:00Z">
                <w:r w:rsidDel="00824A49">
                  <w:rPr>
                    <w:b/>
                    <w:lang w:val="ru-RU"/>
                  </w:rPr>
                  <w:delText>7</w:delText>
                </w:r>
                <w:r w:rsidRPr="00242197" w:rsidDel="00824A49">
                  <w:rPr>
                    <w:b/>
                    <w:lang w:val="ru-RU"/>
                  </w:rPr>
                  <w:delText>0</w:delText>
                </w:r>
              </w:del>
            </w:ins>
          </w:p>
        </w:tc>
        <w:tc>
          <w:tcPr>
            <w:tcW w:w="851" w:type="dxa"/>
          </w:tcPr>
          <w:p w14:paraId="2BA1F834" w14:textId="6970B400" w:rsidR="00B379F1" w:rsidRPr="00242197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416" w:author="Student" w:date="2024-10-18T12:40:00Z"/>
                <w:del w:id="1417" w:author="nikitadorogin@yandex.ru" w:date="2024-10-23T15:13:00Z"/>
                <w:b/>
                <w:lang w:val="ru-RU"/>
              </w:rPr>
            </w:pPr>
          </w:p>
          <w:p w14:paraId="7FBB9F5B" w14:textId="243252F7" w:rsidR="00B379F1" w:rsidRPr="00242197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418" w:author="Student" w:date="2024-10-18T12:40:00Z"/>
                <w:del w:id="1419" w:author="nikitadorogin@yandex.ru" w:date="2024-10-23T15:13:00Z"/>
                <w:b/>
                <w:lang w:val="ru-RU"/>
              </w:rPr>
            </w:pPr>
            <w:ins w:id="1420" w:author="Student" w:date="2024-10-18T12:40:00Z">
              <w:del w:id="1421" w:author="nikitadorogin@yandex.ru" w:date="2024-10-23T15:13:00Z">
                <w:r w:rsidDel="00824A49">
                  <w:rPr>
                    <w:b/>
                    <w:lang w:val="ru-RU"/>
                  </w:rPr>
                  <w:delText>75</w:delText>
                </w:r>
              </w:del>
            </w:ins>
          </w:p>
        </w:tc>
        <w:tc>
          <w:tcPr>
            <w:tcW w:w="852" w:type="dxa"/>
          </w:tcPr>
          <w:p w14:paraId="5BDD564D" w14:textId="39A596C9" w:rsidR="00B379F1" w:rsidRPr="00242197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422" w:author="Student" w:date="2024-10-18T12:40:00Z"/>
                <w:del w:id="1423" w:author="nikitadorogin@yandex.ru" w:date="2024-10-23T15:13:00Z"/>
                <w:b/>
                <w:lang w:val="ru-RU"/>
              </w:rPr>
            </w:pPr>
          </w:p>
          <w:p w14:paraId="5544A5B5" w14:textId="47ED40FF" w:rsidR="00B379F1" w:rsidRPr="00242197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424" w:author="Student" w:date="2024-10-18T12:40:00Z"/>
                <w:del w:id="1425" w:author="nikitadorogin@yandex.ru" w:date="2024-10-23T15:13:00Z"/>
                <w:b/>
                <w:lang w:val="ru-RU"/>
              </w:rPr>
            </w:pPr>
            <w:ins w:id="1426" w:author="Student" w:date="2024-10-18T12:40:00Z">
              <w:del w:id="1427" w:author="nikitadorogin@yandex.ru" w:date="2024-10-23T15:13:00Z">
                <w:r w:rsidDel="00824A49">
                  <w:rPr>
                    <w:b/>
                    <w:lang w:val="ru-RU"/>
                  </w:rPr>
                  <w:delText>80</w:delText>
                </w:r>
              </w:del>
            </w:ins>
          </w:p>
        </w:tc>
      </w:tr>
      <w:tr w:rsidR="00B379F1" w:rsidRPr="00242197" w:rsidDel="00824A49" w14:paraId="2BE62005" w14:textId="0EEFD048" w:rsidTr="002365CB">
        <w:trPr>
          <w:trHeight w:val="581"/>
          <w:ins w:id="1428" w:author="Student" w:date="2024-10-18T12:40:00Z"/>
          <w:del w:id="1429" w:author="nikitadorogin@yandex.ru" w:date="2024-10-23T15:13:00Z"/>
        </w:trPr>
        <w:tc>
          <w:tcPr>
            <w:tcW w:w="1734" w:type="dxa"/>
            <w:tcBorders>
              <w:right w:val="single" w:sz="4" w:space="0" w:color="auto"/>
            </w:tcBorders>
          </w:tcPr>
          <w:p w14:paraId="24ABAB81" w14:textId="1ECEF55F" w:rsidR="00B379F1" w:rsidRPr="00242197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ins w:id="1430" w:author="Student" w:date="2024-10-18T12:40:00Z"/>
                <w:del w:id="1431" w:author="nikitadorogin@yandex.ru" w:date="2024-10-23T15:13:00Z"/>
                <w:b/>
                <w:lang w:val="ru-RU"/>
              </w:rPr>
            </w:pPr>
            <w:ins w:id="1432" w:author="Student" w:date="2024-10-18T12:40:00Z">
              <w:del w:id="1433" w:author="nikitadorogin@yandex.ru" w:date="2024-10-23T15:13:00Z">
                <w:r w:rsidRPr="00242197" w:rsidDel="00824A49">
                  <w:rPr>
                    <w:b/>
                    <w:lang w:val="en-US"/>
                  </w:rPr>
                  <w:delText>U</w:delText>
                </w:r>
                <w:r w:rsidRPr="00242197" w:rsidDel="00824A49">
                  <w:rPr>
                    <w:b/>
                    <w:vertAlign w:val="subscript"/>
                    <w:lang w:val="ru-RU"/>
                  </w:rPr>
                  <w:delText xml:space="preserve">пр </w:delText>
                </w:r>
                <w:r w:rsidRPr="00242197" w:rsidDel="00824A49">
                  <w:rPr>
                    <w:b/>
                    <w:lang w:val="ru-RU"/>
                  </w:rPr>
                  <w:delText>, В</w:delText>
                </w:r>
              </w:del>
            </w:ins>
          </w:p>
        </w:tc>
        <w:tc>
          <w:tcPr>
            <w:tcW w:w="1302" w:type="dxa"/>
            <w:tcBorders>
              <w:left w:val="single" w:sz="4" w:space="0" w:color="auto"/>
            </w:tcBorders>
          </w:tcPr>
          <w:p w14:paraId="68DF2F34" w14:textId="3D995032" w:rsidR="00B379F1" w:rsidRPr="00242197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434" w:author="Student" w:date="2024-10-18T12:40:00Z"/>
                <w:del w:id="1435" w:author="nikitadorogin@yandex.ru" w:date="2024-10-23T15:13:00Z"/>
                <w:lang w:val="ru-RU"/>
              </w:rPr>
            </w:pPr>
            <w:ins w:id="1436" w:author="Student" w:date="2024-10-18T12:40:00Z">
              <w:del w:id="1437" w:author="nikitadorogin@yandex.ru" w:date="2024-10-23T15:13:00Z">
                <w:r w:rsidRPr="00242197" w:rsidDel="00824A49">
                  <w:rPr>
                    <w:lang w:val="en-US"/>
                  </w:rPr>
                  <w:delText>Ud</w:delText>
                </w:r>
              </w:del>
            </w:ins>
          </w:p>
        </w:tc>
        <w:tc>
          <w:tcPr>
            <w:tcW w:w="851" w:type="dxa"/>
            <w:vAlign w:val="bottom"/>
          </w:tcPr>
          <w:p w14:paraId="5522D8B2" w14:textId="30C4B49C" w:rsidR="00B379F1" w:rsidRPr="002365CB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438" w:author="Student" w:date="2024-10-18T12:40:00Z"/>
                <w:del w:id="1439" w:author="nikitadorogin@yandex.ru" w:date="2024-10-23T15:13:00Z"/>
                <w:lang w:val="ru-RU"/>
              </w:rPr>
            </w:pPr>
            <w:ins w:id="1440" w:author="Student" w:date="2024-10-18T12:40:00Z">
              <w:del w:id="1441" w:author="nikitadorogin@yandex.ru" w:date="2024-10-23T15:13:00Z">
                <w:r w:rsidDel="00824A49">
                  <w:rPr>
                    <w:lang w:val="ru-RU"/>
                  </w:rPr>
                  <w:delText>0,55</w:delText>
                </w:r>
              </w:del>
            </w:ins>
          </w:p>
        </w:tc>
        <w:tc>
          <w:tcPr>
            <w:tcW w:w="851" w:type="dxa"/>
            <w:vAlign w:val="bottom"/>
          </w:tcPr>
          <w:p w14:paraId="34E019B4" w14:textId="23EDBF49" w:rsidR="00B379F1" w:rsidRPr="002365CB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442" w:author="Student" w:date="2024-10-18T12:40:00Z"/>
                <w:del w:id="1443" w:author="nikitadorogin@yandex.ru" w:date="2024-10-23T15:13:00Z"/>
                <w:lang w:val="ru-RU"/>
              </w:rPr>
            </w:pPr>
            <w:ins w:id="1444" w:author="Student" w:date="2024-10-18T12:40:00Z">
              <w:del w:id="1445" w:author="nikitadorogin@yandex.ru" w:date="2024-10-23T15:13:00Z">
                <w:r w:rsidDel="00824A49">
                  <w:rPr>
                    <w:lang w:val="ru-RU"/>
                  </w:rPr>
                  <w:delText>0,5</w:delText>
                </w:r>
              </w:del>
            </w:ins>
          </w:p>
        </w:tc>
        <w:tc>
          <w:tcPr>
            <w:tcW w:w="851" w:type="dxa"/>
            <w:vAlign w:val="bottom"/>
          </w:tcPr>
          <w:p w14:paraId="1446DD98" w14:textId="34F0908C" w:rsidR="00B379F1" w:rsidRPr="002365CB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446" w:author="Student" w:date="2024-10-18T12:40:00Z"/>
                <w:del w:id="1447" w:author="nikitadorogin@yandex.ru" w:date="2024-10-23T15:13:00Z"/>
                <w:lang w:val="ru-RU"/>
              </w:rPr>
            </w:pPr>
            <w:ins w:id="1448" w:author="Student" w:date="2024-10-18T12:40:00Z">
              <w:del w:id="1449" w:author="nikitadorogin@yandex.ru" w:date="2024-10-23T15:13:00Z">
                <w:r w:rsidDel="00824A49">
                  <w:rPr>
                    <w:lang w:val="ru-RU"/>
                  </w:rPr>
                  <w:delText>0,45</w:delText>
                </w:r>
              </w:del>
            </w:ins>
          </w:p>
        </w:tc>
        <w:tc>
          <w:tcPr>
            <w:tcW w:w="851" w:type="dxa"/>
            <w:vAlign w:val="bottom"/>
          </w:tcPr>
          <w:p w14:paraId="7DAFC377" w14:textId="14F2D188" w:rsidR="00B379F1" w:rsidRPr="002365CB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450" w:author="Student" w:date="2024-10-18T12:40:00Z"/>
                <w:del w:id="1451" w:author="nikitadorogin@yandex.ru" w:date="2024-10-23T15:13:00Z"/>
                <w:lang w:val="ru-RU"/>
              </w:rPr>
            </w:pPr>
            <w:ins w:id="1452" w:author="Student" w:date="2024-10-18T12:40:00Z">
              <w:del w:id="1453" w:author="nikitadorogin@yandex.ru" w:date="2024-10-23T15:13:00Z">
                <w:r w:rsidDel="00824A49">
                  <w:rPr>
                    <w:lang w:val="ru-RU"/>
                  </w:rPr>
                  <w:delText>0,4</w:delText>
                </w:r>
              </w:del>
            </w:ins>
          </w:p>
        </w:tc>
        <w:tc>
          <w:tcPr>
            <w:tcW w:w="851" w:type="dxa"/>
            <w:vAlign w:val="bottom"/>
          </w:tcPr>
          <w:p w14:paraId="5AEAB5B9" w14:textId="08A4A42B" w:rsidR="00B379F1" w:rsidRPr="002365CB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454" w:author="Student" w:date="2024-10-18T12:40:00Z"/>
                <w:del w:id="1455" w:author="nikitadorogin@yandex.ru" w:date="2024-10-23T15:13:00Z"/>
                <w:lang w:val="ru-RU"/>
              </w:rPr>
            </w:pPr>
            <w:ins w:id="1456" w:author="Student" w:date="2024-10-18T12:40:00Z">
              <w:del w:id="1457" w:author="nikitadorogin@yandex.ru" w:date="2024-10-23T15:13:00Z">
                <w:r w:rsidDel="00824A49">
                  <w:rPr>
                    <w:lang w:val="ru-RU"/>
                  </w:rPr>
                  <w:delText>0,35</w:delText>
                </w:r>
              </w:del>
            </w:ins>
          </w:p>
        </w:tc>
        <w:tc>
          <w:tcPr>
            <w:tcW w:w="851" w:type="dxa"/>
            <w:vAlign w:val="bottom"/>
          </w:tcPr>
          <w:p w14:paraId="794A6008" w14:textId="7C5734AE" w:rsidR="00B379F1" w:rsidRPr="00242197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458" w:author="Student" w:date="2024-10-18T12:40:00Z"/>
                <w:del w:id="1459" w:author="nikitadorogin@yandex.ru" w:date="2024-10-23T15:13:00Z"/>
                <w:lang w:val="ru-RU"/>
              </w:rPr>
            </w:pPr>
            <w:ins w:id="1460" w:author="Student" w:date="2024-10-18T12:40:00Z">
              <w:del w:id="1461" w:author="nikitadorogin@yandex.ru" w:date="2024-10-23T15:13:00Z">
                <w:r w:rsidDel="00824A49">
                  <w:rPr>
                    <w:lang w:val="ru-RU"/>
                  </w:rPr>
                  <w:delText>0,3</w:delText>
                </w:r>
              </w:del>
            </w:ins>
          </w:p>
        </w:tc>
        <w:tc>
          <w:tcPr>
            <w:tcW w:w="851" w:type="dxa"/>
            <w:vAlign w:val="bottom"/>
          </w:tcPr>
          <w:p w14:paraId="35530D57" w14:textId="11E2BBEF" w:rsidR="00B379F1" w:rsidRPr="00242197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462" w:author="Student" w:date="2024-10-18T12:40:00Z"/>
                <w:del w:id="1463" w:author="nikitadorogin@yandex.ru" w:date="2024-10-23T15:13:00Z"/>
                <w:lang w:val="ru-RU"/>
              </w:rPr>
            </w:pPr>
            <w:ins w:id="1464" w:author="Student" w:date="2024-10-18T12:40:00Z">
              <w:del w:id="1465" w:author="nikitadorogin@yandex.ru" w:date="2024-10-23T15:13:00Z">
                <w:r w:rsidDel="00824A49">
                  <w:rPr>
                    <w:lang w:val="ru-RU"/>
                  </w:rPr>
                  <w:delText>0,25</w:delText>
                </w:r>
              </w:del>
            </w:ins>
          </w:p>
        </w:tc>
        <w:tc>
          <w:tcPr>
            <w:tcW w:w="852" w:type="dxa"/>
          </w:tcPr>
          <w:p w14:paraId="4E3394F3" w14:textId="21A696B1" w:rsidR="00B379F1" w:rsidRPr="002365CB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466" w:author="Student" w:date="2024-10-18T12:40:00Z"/>
                <w:del w:id="1467" w:author="nikitadorogin@yandex.ru" w:date="2024-10-23T15:13:00Z"/>
                <w:lang w:val="ru-RU"/>
              </w:rPr>
            </w:pPr>
            <w:ins w:id="1468" w:author="Student" w:date="2024-10-18T12:40:00Z">
              <w:del w:id="1469" w:author="nikitadorogin@yandex.ru" w:date="2024-10-23T15:13:00Z">
                <w:r w:rsidDel="00824A49">
                  <w:rPr>
                    <w:lang w:val="ru-RU"/>
                  </w:rPr>
                  <w:delText>0,2</w:delText>
                </w:r>
              </w:del>
            </w:ins>
          </w:p>
        </w:tc>
      </w:tr>
      <w:tr w:rsidR="00B379F1" w:rsidRPr="00242197" w:rsidDel="00824A49" w14:paraId="5AC94DD7" w14:textId="335ADE89" w:rsidTr="002365CB">
        <w:trPr>
          <w:trHeight w:val="576"/>
          <w:ins w:id="1470" w:author="Student" w:date="2024-10-18T12:40:00Z"/>
          <w:del w:id="1471" w:author="nikitadorogin@yandex.ru" w:date="2024-10-23T15:13:00Z"/>
        </w:trPr>
        <w:tc>
          <w:tcPr>
            <w:tcW w:w="1734" w:type="dxa"/>
            <w:tcBorders>
              <w:right w:val="single" w:sz="4" w:space="0" w:color="auto"/>
            </w:tcBorders>
          </w:tcPr>
          <w:p w14:paraId="36672F51" w14:textId="40CD82D3" w:rsidR="00B379F1" w:rsidRPr="00242197" w:rsidDel="00824A49" w:rsidRDefault="00B379F1" w:rsidP="002365CB">
            <w:pPr>
              <w:widowControl w:val="0"/>
              <w:tabs>
                <w:tab w:val="left" w:pos="447"/>
              </w:tabs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ins w:id="1472" w:author="Student" w:date="2024-10-18T12:40:00Z"/>
                <w:del w:id="1473" w:author="nikitadorogin@yandex.ru" w:date="2024-10-23T15:13:00Z"/>
                <w:rFonts w:ascii="Arial" w:hAnsi="Arial"/>
                <w:b/>
                <w:lang w:val="ru-RU"/>
              </w:rPr>
            </w:pPr>
            <w:ins w:id="1474" w:author="Student" w:date="2024-10-18T12:40:00Z">
              <w:del w:id="1475" w:author="nikitadorogin@yandex.ru" w:date="2024-10-23T15:13:00Z">
                <w:r w:rsidRPr="00242197" w:rsidDel="00824A49">
                  <w:rPr>
                    <w:b/>
                    <w:lang w:val="en-US"/>
                  </w:rPr>
                  <w:delText>I</w:delText>
                </w:r>
                <w:r w:rsidRPr="00242197" w:rsidDel="00824A49">
                  <w:rPr>
                    <w:b/>
                    <w:vertAlign w:val="subscript"/>
                    <w:lang w:val="ru-RU"/>
                  </w:rPr>
                  <w:delText xml:space="preserve">пр </w:delText>
                </w:r>
                <w:r w:rsidRPr="00242197" w:rsidDel="00824A49">
                  <w:rPr>
                    <w:b/>
                    <w:lang w:val="ru-RU"/>
                  </w:rPr>
                  <w:delText>, мА</w:delText>
                </w:r>
              </w:del>
            </w:ins>
          </w:p>
        </w:tc>
        <w:tc>
          <w:tcPr>
            <w:tcW w:w="1302" w:type="dxa"/>
            <w:tcBorders>
              <w:left w:val="single" w:sz="4" w:space="0" w:color="auto"/>
            </w:tcBorders>
          </w:tcPr>
          <w:p w14:paraId="2F8F058D" w14:textId="2C77DCEE" w:rsidR="00B379F1" w:rsidRPr="00242197" w:rsidDel="00824A49" w:rsidRDefault="00B379F1" w:rsidP="002365CB">
            <w:pPr>
              <w:widowControl w:val="0"/>
              <w:tabs>
                <w:tab w:val="left" w:pos="447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476" w:author="Student" w:date="2024-10-18T12:40:00Z"/>
                <w:del w:id="1477" w:author="nikitadorogin@yandex.ru" w:date="2024-10-23T15:13:00Z"/>
                <w:rFonts w:ascii="Arial" w:hAnsi="Arial"/>
                <w:lang w:val="ru-RU"/>
              </w:rPr>
            </w:pPr>
            <w:ins w:id="1478" w:author="Student" w:date="2024-10-18T12:40:00Z">
              <w:del w:id="1479" w:author="nikitadorogin@yandex.ru" w:date="2024-10-23T15:13:00Z">
                <w:r w:rsidRPr="00242197" w:rsidDel="00824A49">
                  <w:rPr>
                    <w:rFonts w:ascii="Arial" w:hAnsi="Arial"/>
                    <w:lang w:val="en-US"/>
                  </w:rPr>
                  <w:delText>Id</w:delText>
                </w:r>
              </w:del>
            </w:ins>
          </w:p>
        </w:tc>
        <w:tc>
          <w:tcPr>
            <w:tcW w:w="851" w:type="dxa"/>
            <w:vAlign w:val="bottom"/>
          </w:tcPr>
          <w:p w14:paraId="1CD4C4DF" w14:textId="384E68DF" w:rsidR="00B379F1" w:rsidRPr="002365CB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480" w:author="Student" w:date="2024-10-18T12:40:00Z"/>
                <w:del w:id="1481" w:author="nikitadorogin@yandex.ru" w:date="2024-10-23T15:13:00Z"/>
                <w:rFonts w:ascii="Arial"/>
                <w:sz w:val="24"/>
                <w:szCs w:val="24"/>
                <w:lang w:val="ru-RU"/>
              </w:rPr>
            </w:pPr>
            <w:ins w:id="1482" w:author="Student" w:date="2024-10-18T12:44:00Z">
              <w:del w:id="1483" w:author="nikitadorogin@yandex.ru" w:date="2024-10-23T15:13:00Z">
                <w:r w:rsidDel="00824A49">
                  <w:rPr>
                    <w:rFonts w:ascii="Arial"/>
                    <w:sz w:val="24"/>
                    <w:szCs w:val="24"/>
                    <w:lang w:val="ru-RU"/>
                  </w:rPr>
                  <w:delText>17,28</w:delText>
                </w:r>
              </w:del>
            </w:ins>
          </w:p>
        </w:tc>
        <w:tc>
          <w:tcPr>
            <w:tcW w:w="851" w:type="dxa"/>
            <w:vAlign w:val="bottom"/>
          </w:tcPr>
          <w:p w14:paraId="29915FE7" w14:textId="0AF2C748" w:rsidR="00B379F1" w:rsidRPr="002365CB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484" w:author="Student" w:date="2024-10-18T12:40:00Z"/>
                <w:del w:id="1485" w:author="nikitadorogin@yandex.ru" w:date="2024-10-23T15:13:00Z"/>
                <w:sz w:val="24"/>
                <w:szCs w:val="24"/>
                <w:lang w:val="ru-RU"/>
              </w:rPr>
            </w:pPr>
            <w:ins w:id="1486" w:author="Student" w:date="2024-10-18T12:45:00Z">
              <w:del w:id="1487" w:author="nikitadorogin@yandex.ru" w:date="2024-10-23T15:13:00Z">
                <w:r w:rsidDel="00824A49">
                  <w:rPr>
                    <w:sz w:val="24"/>
                    <w:szCs w:val="24"/>
                    <w:lang w:val="ru-RU"/>
                  </w:rPr>
                  <w:delText>12,33</w:delText>
                </w:r>
              </w:del>
            </w:ins>
          </w:p>
        </w:tc>
        <w:tc>
          <w:tcPr>
            <w:tcW w:w="851" w:type="dxa"/>
            <w:vAlign w:val="bottom"/>
          </w:tcPr>
          <w:p w14:paraId="4918DFEF" w14:textId="3FF2676F" w:rsidR="00B379F1" w:rsidRPr="002365CB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488" w:author="Student" w:date="2024-10-18T12:40:00Z"/>
                <w:del w:id="1489" w:author="nikitadorogin@yandex.ru" w:date="2024-10-23T15:13:00Z"/>
                <w:sz w:val="24"/>
                <w:szCs w:val="24"/>
                <w:lang w:val="ru-RU"/>
              </w:rPr>
            </w:pPr>
            <w:ins w:id="1490" w:author="Student" w:date="2024-10-18T12:45:00Z">
              <w:del w:id="1491" w:author="nikitadorogin@yandex.ru" w:date="2024-10-23T15:13:00Z">
                <w:r w:rsidDel="00824A49">
                  <w:rPr>
                    <w:sz w:val="24"/>
                    <w:szCs w:val="24"/>
                    <w:lang w:val="ru-RU"/>
                  </w:rPr>
                  <w:delText>7,841</w:delText>
                </w:r>
              </w:del>
            </w:ins>
          </w:p>
        </w:tc>
        <w:tc>
          <w:tcPr>
            <w:tcW w:w="851" w:type="dxa"/>
            <w:vAlign w:val="bottom"/>
          </w:tcPr>
          <w:p w14:paraId="5A53A472" w14:textId="5A697E19" w:rsidR="00B379F1" w:rsidRPr="002365CB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492" w:author="Student" w:date="2024-10-18T12:40:00Z"/>
                <w:del w:id="1493" w:author="nikitadorogin@yandex.ru" w:date="2024-10-23T15:13:00Z"/>
                <w:sz w:val="24"/>
                <w:szCs w:val="24"/>
                <w:lang w:val="ru-RU"/>
              </w:rPr>
            </w:pPr>
            <w:ins w:id="1494" w:author="Student" w:date="2024-10-18T12:45:00Z">
              <w:del w:id="1495" w:author="nikitadorogin@yandex.ru" w:date="2024-10-23T15:13:00Z">
                <w:r w:rsidDel="00824A49">
                  <w:rPr>
                    <w:sz w:val="24"/>
                    <w:szCs w:val="24"/>
                    <w:lang w:val="ru-RU"/>
                  </w:rPr>
                  <w:delText>4,104</w:delText>
                </w:r>
              </w:del>
            </w:ins>
          </w:p>
        </w:tc>
        <w:tc>
          <w:tcPr>
            <w:tcW w:w="851" w:type="dxa"/>
            <w:vAlign w:val="bottom"/>
          </w:tcPr>
          <w:p w14:paraId="55D89456" w14:textId="4C5E5ED5" w:rsidR="00B379F1" w:rsidRPr="002365CB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496" w:author="Student" w:date="2024-10-18T12:40:00Z"/>
                <w:del w:id="1497" w:author="nikitadorogin@yandex.ru" w:date="2024-10-23T15:13:00Z"/>
                <w:sz w:val="24"/>
                <w:szCs w:val="24"/>
                <w:lang w:val="ru-RU"/>
              </w:rPr>
            </w:pPr>
            <w:ins w:id="1498" w:author="Student" w:date="2024-10-18T12:45:00Z">
              <w:del w:id="1499" w:author="nikitadorogin@yandex.ru" w:date="2024-10-23T15:13:00Z">
                <w:r w:rsidDel="00824A49">
                  <w:rPr>
                    <w:sz w:val="24"/>
                    <w:szCs w:val="24"/>
                    <w:lang w:val="ru-RU"/>
                  </w:rPr>
                  <w:delText>1,573</w:delText>
                </w:r>
              </w:del>
            </w:ins>
          </w:p>
        </w:tc>
        <w:tc>
          <w:tcPr>
            <w:tcW w:w="851" w:type="dxa"/>
            <w:vAlign w:val="bottom"/>
          </w:tcPr>
          <w:p w14:paraId="70BF88CC" w14:textId="611AABC6" w:rsidR="00B379F1" w:rsidRPr="00242197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500" w:author="Student" w:date="2024-10-18T12:40:00Z"/>
                <w:del w:id="1501" w:author="nikitadorogin@yandex.ru" w:date="2024-10-23T15:13:00Z"/>
                <w:sz w:val="24"/>
                <w:szCs w:val="24"/>
                <w:lang w:val="ru-RU"/>
              </w:rPr>
            </w:pPr>
            <w:ins w:id="1502" w:author="Student" w:date="2024-10-18T12:48:00Z">
              <w:del w:id="1503" w:author="nikitadorogin@yandex.ru" w:date="2024-10-23T15:13:00Z">
                <w:r w:rsidDel="00824A49">
                  <w:rPr>
                    <w:sz w:val="24"/>
                    <w:szCs w:val="24"/>
                    <w:lang w:val="ru-RU"/>
                  </w:rPr>
                  <w:delText>0,422</w:delText>
                </w:r>
              </w:del>
            </w:ins>
          </w:p>
        </w:tc>
        <w:tc>
          <w:tcPr>
            <w:tcW w:w="851" w:type="dxa"/>
            <w:vAlign w:val="bottom"/>
          </w:tcPr>
          <w:p w14:paraId="7EEFE6FA" w14:textId="51AE7002" w:rsidR="00B379F1" w:rsidRPr="00242197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504" w:author="Student" w:date="2024-10-18T12:40:00Z"/>
                <w:del w:id="1505" w:author="nikitadorogin@yandex.ru" w:date="2024-10-23T15:13:00Z"/>
                <w:sz w:val="24"/>
                <w:szCs w:val="24"/>
                <w:lang w:val="ru-RU"/>
              </w:rPr>
            </w:pPr>
            <w:ins w:id="1506" w:author="Student" w:date="2024-10-18T12:48:00Z">
              <w:del w:id="1507" w:author="nikitadorogin@yandex.ru" w:date="2024-10-23T15:13:00Z">
                <w:r w:rsidDel="00824A49">
                  <w:rPr>
                    <w:sz w:val="24"/>
                    <w:szCs w:val="24"/>
                    <w:lang w:val="ru-RU"/>
                  </w:rPr>
                  <w:delText>0,091</w:delText>
                </w:r>
              </w:del>
            </w:ins>
          </w:p>
        </w:tc>
        <w:tc>
          <w:tcPr>
            <w:tcW w:w="852" w:type="dxa"/>
          </w:tcPr>
          <w:p w14:paraId="547D022D" w14:textId="0E036589" w:rsidR="00B379F1" w:rsidRPr="00242197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508" w:author="Student" w:date="2024-10-18T12:40:00Z"/>
                <w:del w:id="1509" w:author="nikitadorogin@yandex.ru" w:date="2024-10-23T15:13:00Z"/>
                <w:sz w:val="24"/>
                <w:szCs w:val="24"/>
                <w:lang w:val="ru-RU"/>
              </w:rPr>
            </w:pPr>
            <w:ins w:id="1510" w:author="Student" w:date="2024-10-18T12:40:00Z">
              <w:del w:id="1511" w:author="nikitadorogin@yandex.ru" w:date="2024-10-23T15:13:00Z">
                <w:r w:rsidDel="00824A49">
                  <w:rPr>
                    <w:sz w:val="24"/>
                    <w:szCs w:val="24"/>
                    <w:lang w:val="ru-RU"/>
                  </w:rPr>
                  <w:delText>0,</w:delText>
                </w:r>
              </w:del>
            </w:ins>
            <w:ins w:id="1512" w:author="Student" w:date="2024-10-18T12:48:00Z">
              <w:del w:id="1513" w:author="nikitadorogin@yandex.ru" w:date="2024-10-23T15:13:00Z">
                <w:r w:rsidR="002F0F22" w:rsidDel="00824A49">
                  <w:rPr>
                    <w:sz w:val="24"/>
                    <w:szCs w:val="24"/>
                    <w:lang w:val="ru-RU"/>
                  </w:rPr>
                  <w:delText>02</w:delText>
                </w:r>
              </w:del>
            </w:ins>
          </w:p>
        </w:tc>
      </w:tr>
      <w:tr w:rsidR="00B379F1" w:rsidRPr="00242197" w:rsidDel="00824A49" w14:paraId="6338246C" w14:textId="19858520" w:rsidTr="002365CB">
        <w:trPr>
          <w:trHeight w:val="581"/>
          <w:ins w:id="1514" w:author="Student" w:date="2024-10-18T12:40:00Z"/>
          <w:del w:id="1515" w:author="nikitadorogin@yandex.ru" w:date="2024-10-23T15:13:00Z"/>
        </w:trPr>
        <w:tc>
          <w:tcPr>
            <w:tcW w:w="1734" w:type="dxa"/>
            <w:tcBorders>
              <w:right w:val="single" w:sz="4" w:space="0" w:color="auto"/>
            </w:tcBorders>
          </w:tcPr>
          <w:p w14:paraId="77BC149B" w14:textId="724DDB58" w:rsidR="00B379F1" w:rsidRPr="00242197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ins w:id="1516" w:author="Student" w:date="2024-10-18T12:40:00Z"/>
                <w:del w:id="1517" w:author="nikitadorogin@yandex.ru" w:date="2024-10-23T15:13:00Z"/>
                <w:b/>
                <w:lang w:val="en-US"/>
              </w:rPr>
            </w:pPr>
            <w:ins w:id="1518" w:author="Student" w:date="2024-10-18T12:40:00Z">
              <w:del w:id="1519" w:author="nikitadorogin@yandex.ru" w:date="2024-10-23T15:13:00Z">
                <w:r w:rsidRPr="00242197" w:rsidDel="00824A49">
                  <w:rPr>
                    <w:b/>
                    <w:lang w:val="ru-RU"/>
                  </w:rPr>
                  <w:delText>Измеряемый параметр</w:delText>
                </w:r>
              </w:del>
            </w:ins>
          </w:p>
        </w:tc>
        <w:tc>
          <w:tcPr>
            <w:tcW w:w="1302" w:type="dxa"/>
            <w:tcBorders>
              <w:left w:val="single" w:sz="4" w:space="0" w:color="auto"/>
              <w:tl2br w:val="single" w:sz="4" w:space="0" w:color="auto"/>
            </w:tcBorders>
          </w:tcPr>
          <w:p w14:paraId="056F86E8" w14:textId="30E4B2ED" w:rsidR="00B379F1" w:rsidRPr="00242197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right"/>
              <w:rPr>
                <w:ins w:id="1520" w:author="Student" w:date="2024-10-18T12:40:00Z"/>
                <w:del w:id="1521" w:author="nikitadorogin@yandex.ru" w:date="2024-10-23T15:13:00Z"/>
                <w:b/>
                <w:lang w:val="ru-RU"/>
              </w:rPr>
            </w:pPr>
            <w:ins w:id="1522" w:author="Student" w:date="2024-10-18T12:40:00Z">
              <w:del w:id="1523" w:author="nikitadorogin@yandex.ru" w:date="2024-10-23T15:13:00Z">
                <w:r w:rsidRPr="00242197" w:rsidDel="00824A49">
                  <w:rPr>
                    <w:b/>
                    <w:lang w:val="ru-RU"/>
                  </w:rPr>
                  <w:delText xml:space="preserve">       </w:delText>
                </w:r>
                <w:r w:rsidRPr="00242197" w:rsidDel="00824A49">
                  <w:rPr>
                    <w:b/>
                    <w:lang w:val="en-US"/>
                  </w:rPr>
                  <w:delText xml:space="preserve">R, </w:delText>
                </w:r>
                <w:r w:rsidRPr="00242197" w:rsidDel="00824A49">
                  <w:rPr>
                    <w:b/>
                    <w:lang w:val="ru-RU"/>
                  </w:rPr>
                  <w:delText>%</w:delText>
                </w:r>
                <w:r w:rsidRPr="00242197" w:rsidDel="00824A49">
                  <w:rPr>
                    <w:b/>
                    <w:lang w:val="en-US"/>
                  </w:rPr>
                  <w:delText xml:space="preserve"> </w:delText>
                </w:r>
              </w:del>
            </w:ins>
          </w:p>
          <w:p w14:paraId="22972ADB" w14:textId="2F4E791B" w:rsidR="00B379F1" w:rsidRPr="00242197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ins w:id="1524" w:author="Student" w:date="2024-10-18T12:40:00Z"/>
                <w:del w:id="1525" w:author="nikitadorogin@yandex.ru" w:date="2024-10-23T15:13:00Z"/>
                <w:b/>
                <w:lang w:val="en-US"/>
              </w:rPr>
            </w:pPr>
            <w:ins w:id="1526" w:author="Student" w:date="2024-10-18T12:40:00Z">
              <w:del w:id="1527" w:author="nikitadorogin@yandex.ru" w:date="2024-10-23T15:13:00Z">
                <w:r w:rsidRPr="00242197" w:rsidDel="00824A49">
                  <w:rPr>
                    <w:b/>
                    <w:lang w:val="ru-RU"/>
                  </w:rPr>
                  <w:delText xml:space="preserve"> При-</w:delText>
                </w:r>
              </w:del>
            </w:ins>
          </w:p>
          <w:p w14:paraId="1C53CC5B" w14:textId="4CCBA8E4" w:rsidR="00B379F1" w:rsidRPr="00242197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ins w:id="1528" w:author="Student" w:date="2024-10-18T12:40:00Z"/>
                <w:del w:id="1529" w:author="nikitadorogin@yandex.ru" w:date="2024-10-23T15:13:00Z"/>
                <w:rFonts w:ascii="Arial" w:hAnsi="Arial"/>
                <w:lang w:val="en-US"/>
              </w:rPr>
            </w:pPr>
            <w:ins w:id="1530" w:author="Student" w:date="2024-10-18T12:40:00Z">
              <w:del w:id="1531" w:author="nikitadorogin@yandex.ru" w:date="2024-10-23T15:13:00Z">
                <w:r w:rsidRPr="00242197" w:rsidDel="00824A49">
                  <w:rPr>
                    <w:b/>
                    <w:lang w:val="ru-RU"/>
                  </w:rPr>
                  <w:delText xml:space="preserve"> бор</w:delText>
                </w:r>
              </w:del>
            </w:ins>
          </w:p>
        </w:tc>
        <w:tc>
          <w:tcPr>
            <w:tcW w:w="851" w:type="dxa"/>
          </w:tcPr>
          <w:p w14:paraId="55D38CC2" w14:textId="3C1B0F5D" w:rsidR="00B379F1" w:rsidRPr="00242197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532" w:author="Student" w:date="2024-10-18T12:40:00Z"/>
                <w:del w:id="1533" w:author="nikitadorogin@yandex.ru" w:date="2024-10-23T15:13:00Z"/>
                <w:b/>
                <w:lang w:val="ru-RU"/>
              </w:rPr>
            </w:pPr>
          </w:p>
          <w:p w14:paraId="2FCBD62E" w14:textId="4BE7A233" w:rsidR="00B379F1" w:rsidRPr="00242197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534" w:author="Student" w:date="2024-10-18T12:40:00Z"/>
                <w:del w:id="1535" w:author="nikitadorogin@yandex.ru" w:date="2024-10-23T15:13:00Z"/>
                <w:b/>
                <w:lang w:val="ru-RU"/>
              </w:rPr>
            </w:pPr>
            <w:ins w:id="1536" w:author="Student" w:date="2024-10-18T12:40:00Z">
              <w:del w:id="1537" w:author="nikitadorogin@yandex.ru" w:date="2024-10-23T15:13:00Z">
                <w:r w:rsidDel="00824A49">
                  <w:rPr>
                    <w:b/>
                    <w:lang w:val="ru-RU"/>
                  </w:rPr>
                  <w:delText>85</w:delText>
                </w:r>
              </w:del>
            </w:ins>
          </w:p>
        </w:tc>
        <w:tc>
          <w:tcPr>
            <w:tcW w:w="851" w:type="dxa"/>
          </w:tcPr>
          <w:p w14:paraId="39E4652C" w14:textId="10465A51" w:rsidR="00B379F1" w:rsidRPr="00242197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538" w:author="Student" w:date="2024-10-18T12:40:00Z"/>
                <w:del w:id="1539" w:author="nikitadorogin@yandex.ru" w:date="2024-10-23T15:13:00Z"/>
                <w:b/>
                <w:lang w:val="ru-RU"/>
              </w:rPr>
            </w:pPr>
          </w:p>
          <w:p w14:paraId="0A0A273F" w14:textId="2FD08AC9" w:rsidR="00B379F1" w:rsidRPr="00242197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540" w:author="Student" w:date="2024-10-18T12:40:00Z"/>
                <w:del w:id="1541" w:author="nikitadorogin@yandex.ru" w:date="2024-10-23T15:13:00Z"/>
                <w:b/>
                <w:lang w:val="ru-RU"/>
              </w:rPr>
            </w:pPr>
            <w:ins w:id="1542" w:author="Student" w:date="2024-10-18T12:40:00Z">
              <w:del w:id="1543" w:author="nikitadorogin@yandex.ru" w:date="2024-10-23T15:13:00Z">
                <w:r w:rsidDel="00824A49">
                  <w:rPr>
                    <w:b/>
                    <w:lang w:val="ru-RU"/>
                  </w:rPr>
                  <w:delText>9</w:delText>
                </w:r>
                <w:r w:rsidRPr="00242197" w:rsidDel="00824A49">
                  <w:rPr>
                    <w:b/>
                    <w:lang w:val="ru-RU"/>
                  </w:rPr>
                  <w:delText>0</w:delText>
                </w:r>
              </w:del>
            </w:ins>
          </w:p>
        </w:tc>
        <w:tc>
          <w:tcPr>
            <w:tcW w:w="851" w:type="dxa"/>
          </w:tcPr>
          <w:p w14:paraId="429062B2" w14:textId="6E6904E7" w:rsidR="00B379F1" w:rsidRPr="00242197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544" w:author="Student" w:date="2024-10-18T12:40:00Z"/>
                <w:del w:id="1545" w:author="nikitadorogin@yandex.ru" w:date="2024-10-23T15:13:00Z"/>
                <w:b/>
                <w:lang w:val="ru-RU"/>
              </w:rPr>
            </w:pPr>
          </w:p>
          <w:p w14:paraId="38271317" w14:textId="3EBBDDB8" w:rsidR="00B379F1" w:rsidRPr="00242197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546" w:author="Student" w:date="2024-10-18T12:40:00Z"/>
                <w:del w:id="1547" w:author="nikitadorogin@yandex.ru" w:date="2024-10-23T15:13:00Z"/>
                <w:b/>
                <w:lang w:val="ru-RU"/>
              </w:rPr>
            </w:pPr>
            <w:ins w:id="1548" w:author="Student" w:date="2024-10-18T12:40:00Z">
              <w:del w:id="1549" w:author="nikitadorogin@yandex.ru" w:date="2024-10-23T15:13:00Z">
                <w:r w:rsidDel="00824A49">
                  <w:rPr>
                    <w:b/>
                    <w:lang w:val="ru-RU"/>
                  </w:rPr>
                  <w:delText>95</w:delText>
                </w:r>
              </w:del>
            </w:ins>
          </w:p>
        </w:tc>
        <w:tc>
          <w:tcPr>
            <w:tcW w:w="851" w:type="dxa"/>
          </w:tcPr>
          <w:p w14:paraId="4E143DAF" w14:textId="4835B65B" w:rsidR="00B379F1" w:rsidRPr="00242197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550" w:author="Student" w:date="2024-10-18T12:40:00Z"/>
                <w:del w:id="1551" w:author="nikitadorogin@yandex.ru" w:date="2024-10-23T15:13:00Z"/>
                <w:b/>
                <w:lang w:val="ru-RU"/>
              </w:rPr>
            </w:pPr>
          </w:p>
          <w:p w14:paraId="798F44BA" w14:textId="461651D8" w:rsidR="00B379F1" w:rsidRPr="00242197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552" w:author="Student" w:date="2024-10-18T12:40:00Z"/>
                <w:del w:id="1553" w:author="nikitadorogin@yandex.ru" w:date="2024-10-23T15:13:00Z"/>
                <w:b/>
                <w:lang w:val="ru-RU"/>
              </w:rPr>
            </w:pPr>
            <w:ins w:id="1554" w:author="Student" w:date="2024-10-18T12:40:00Z">
              <w:del w:id="1555" w:author="nikitadorogin@yandex.ru" w:date="2024-10-23T15:13:00Z">
                <w:r w:rsidDel="00824A49">
                  <w:rPr>
                    <w:b/>
                    <w:lang w:val="ru-RU"/>
                  </w:rPr>
                  <w:delText>10</w:delText>
                </w:r>
                <w:r w:rsidRPr="00242197" w:rsidDel="00824A49">
                  <w:rPr>
                    <w:b/>
                    <w:lang w:val="ru-RU"/>
                  </w:rPr>
                  <w:delText>0</w:delText>
                </w:r>
              </w:del>
            </w:ins>
          </w:p>
        </w:tc>
        <w:tc>
          <w:tcPr>
            <w:tcW w:w="851" w:type="dxa"/>
          </w:tcPr>
          <w:p w14:paraId="084C91D4" w14:textId="614E9DE3" w:rsidR="00B379F1" w:rsidRPr="00242197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556" w:author="Student" w:date="2024-10-18T12:40:00Z"/>
                <w:del w:id="1557" w:author="nikitadorogin@yandex.ru" w:date="2024-10-23T15:13:00Z"/>
                <w:b/>
                <w:lang w:val="ru-RU"/>
              </w:rPr>
            </w:pPr>
          </w:p>
          <w:p w14:paraId="7C832809" w14:textId="200C062D" w:rsidR="00B379F1" w:rsidRPr="00242197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558" w:author="Student" w:date="2024-10-18T12:40:00Z"/>
                <w:del w:id="1559" w:author="nikitadorogin@yandex.ru" w:date="2024-10-23T15:13:00Z"/>
                <w:b/>
                <w:lang w:val="ru-RU"/>
              </w:rPr>
            </w:pPr>
          </w:p>
        </w:tc>
        <w:tc>
          <w:tcPr>
            <w:tcW w:w="851" w:type="dxa"/>
          </w:tcPr>
          <w:p w14:paraId="4EA3E00C" w14:textId="0855B7BB" w:rsidR="00B379F1" w:rsidRPr="00242197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560" w:author="Student" w:date="2024-10-18T12:40:00Z"/>
                <w:del w:id="1561" w:author="nikitadorogin@yandex.ru" w:date="2024-10-23T15:13:00Z"/>
                <w:b/>
                <w:lang w:val="ru-RU"/>
              </w:rPr>
            </w:pPr>
          </w:p>
          <w:p w14:paraId="7FD71315" w14:textId="5B762A11" w:rsidR="00B379F1" w:rsidRPr="00242197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562" w:author="Student" w:date="2024-10-18T12:40:00Z"/>
                <w:del w:id="1563" w:author="nikitadorogin@yandex.ru" w:date="2024-10-23T15:13:00Z"/>
                <w:b/>
                <w:lang w:val="ru-RU"/>
              </w:rPr>
            </w:pPr>
          </w:p>
        </w:tc>
        <w:tc>
          <w:tcPr>
            <w:tcW w:w="851" w:type="dxa"/>
          </w:tcPr>
          <w:p w14:paraId="79040DF4" w14:textId="5F38C3A9" w:rsidR="00B379F1" w:rsidRPr="00242197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564" w:author="Student" w:date="2024-10-18T12:40:00Z"/>
                <w:del w:id="1565" w:author="nikitadorogin@yandex.ru" w:date="2024-10-23T15:13:00Z"/>
                <w:b/>
                <w:lang w:val="ru-RU"/>
              </w:rPr>
            </w:pPr>
          </w:p>
          <w:p w14:paraId="2B983743" w14:textId="1FB72368" w:rsidR="00B379F1" w:rsidRPr="00242197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566" w:author="Student" w:date="2024-10-18T12:40:00Z"/>
                <w:del w:id="1567" w:author="nikitadorogin@yandex.ru" w:date="2024-10-23T15:13:00Z"/>
                <w:b/>
                <w:lang w:val="ru-RU"/>
              </w:rPr>
            </w:pPr>
          </w:p>
        </w:tc>
        <w:tc>
          <w:tcPr>
            <w:tcW w:w="852" w:type="dxa"/>
          </w:tcPr>
          <w:p w14:paraId="098CD54B" w14:textId="4FD60DAB" w:rsidR="00B379F1" w:rsidRPr="00242197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568" w:author="Student" w:date="2024-10-18T12:40:00Z"/>
                <w:del w:id="1569" w:author="nikitadorogin@yandex.ru" w:date="2024-10-23T15:13:00Z"/>
                <w:b/>
                <w:lang w:val="ru-RU"/>
              </w:rPr>
            </w:pPr>
          </w:p>
          <w:p w14:paraId="7ADF4A73" w14:textId="61D73E7F" w:rsidR="00B379F1" w:rsidRPr="00242197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570" w:author="Student" w:date="2024-10-18T12:40:00Z"/>
                <w:del w:id="1571" w:author="nikitadorogin@yandex.ru" w:date="2024-10-23T15:13:00Z"/>
                <w:b/>
                <w:lang w:val="ru-RU"/>
              </w:rPr>
            </w:pPr>
          </w:p>
        </w:tc>
      </w:tr>
      <w:tr w:rsidR="00B379F1" w:rsidRPr="002365CB" w:rsidDel="00824A49" w14:paraId="7E2EB095" w14:textId="3EFBD147" w:rsidTr="002365CB">
        <w:trPr>
          <w:trHeight w:val="581"/>
          <w:ins w:id="1572" w:author="Student" w:date="2024-10-18T12:40:00Z"/>
          <w:del w:id="1573" w:author="nikitadorogin@yandex.ru" w:date="2024-10-23T15:13:00Z"/>
        </w:trPr>
        <w:tc>
          <w:tcPr>
            <w:tcW w:w="1734" w:type="dxa"/>
            <w:tcBorders>
              <w:right w:val="single" w:sz="4" w:space="0" w:color="auto"/>
            </w:tcBorders>
          </w:tcPr>
          <w:p w14:paraId="7BDA2CCE" w14:textId="21BB0A57" w:rsidR="00B379F1" w:rsidRPr="00242197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ins w:id="1574" w:author="Student" w:date="2024-10-18T12:40:00Z"/>
                <w:del w:id="1575" w:author="nikitadorogin@yandex.ru" w:date="2024-10-23T15:13:00Z"/>
                <w:b/>
                <w:lang w:val="ru-RU"/>
              </w:rPr>
            </w:pPr>
            <w:ins w:id="1576" w:author="Student" w:date="2024-10-18T12:40:00Z">
              <w:del w:id="1577" w:author="nikitadorogin@yandex.ru" w:date="2024-10-23T15:13:00Z">
                <w:r w:rsidRPr="00242197" w:rsidDel="00824A49">
                  <w:rPr>
                    <w:b/>
                    <w:lang w:val="en-US"/>
                  </w:rPr>
                  <w:delText>U</w:delText>
                </w:r>
                <w:r w:rsidRPr="00242197" w:rsidDel="00824A49">
                  <w:rPr>
                    <w:b/>
                    <w:vertAlign w:val="subscript"/>
                    <w:lang w:val="ru-RU"/>
                  </w:rPr>
                  <w:delText xml:space="preserve">пр </w:delText>
                </w:r>
                <w:r w:rsidRPr="00242197" w:rsidDel="00824A49">
                  <w:rPr>
                    <w:b/>
                    <w:lang w:val="ru-RU"/>
                  </w:rPr>
                  <w:delText>, В</w:delText>
                </w:r>
              </w:del>
            </w:ins>
          </w:p>
        </w:tc>
        <w:tc>
          <w:tcPr>
            <w:tcW w:w="1302" w:type="dxa"/>
            <w:tcBorders>
              <w:left w:val="single" w:sz="4" w:space="0" w:color="auto"/>
            </w:tcBorders>
          </w:tcPr>
          <w:p w14:paraId="7BF5D86A" w14:textId="51BF4BBE" w:rsidR="00B379F1" w:rsidRPr="00242197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578" w:author="Student" w:date="2024-10-18T12:40:00Z"/>
                <w:del w:id="1579" w:author="nikitadorogin@yandex.ru" w:date="2024-10-23T15:13:00Z"/>
                <w:lang w:val="ru-RU"/>
              </w:rPr>
            </w:pPr>
            <w:ins w:id="1580" w:author="Student" w:date="2024-10-18T12:40:00Z">
              <w:del w:id="1581" w:author="nikitadorogin@yandex.ru" w:date="2024-10-23T15:13:00Z">
                <w:r w:rsidRPr="00242197" w:rsidDel="00824A49">
                  <w:rPr>
                    <w:lang w:val="en-US"/>
                  </w:rPr>
                  <w:delText>Ud</w:delText>
                </w:r>
              </w:del>
            </w:ins>
          </w:p>
        </w:tc>
        <w:tc>
          <w:tcPr>
            <w:tcW w:w="851" w:type="dxa"/>
            <w:vAlign w:val="bottom"/>
          </w:tcPr>
          <w:p w14:paraId="217C44D5" w14:textId="7BBF4801" w:rsidR="00B379F1" w:rsidRPr="002365CB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582" w:author="Student" w:date="2024-10-18T12:40:00Z"/>
                <w:del w:id="1583" w:author="nikitadorogin@yandex.ru" w:date="2024-10-23T15:13:00Z"/>
                <w:lang w:val="ru-RU"/>
              </w:rPr>
            </w:pPr>
            <w:ins w:id="1584" w:author="Student" w:date="2024-10-18T12:40:00Z">
              <w:del w:id="1585" w:author="nikitadorogin@yandex.ru" w:date="2024-10-23T15:13:00Z">
                <w:r w:rsidDel="00824A49">
                  <w:rPr>
                    <w:lang w:val="ru-RU"/>
                  </w:rPr>
                  <w:delText>0,15</w:delText>
                </w:r>
              </w:del>
            </w:ins>
          </w:p>
        </w:tc>
        <w:tc>
          <w:tcPr>
            <w:tcW w:w="851" w:type="dxa"/>
            <w:vAlign w:val="bottom"/>
          </w:tcPr>
          <w:p w14:paraId="37696FA1" w14:textId="79837DD6" w:rsidR="00B379F1" w:rsidRPr="002365CB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586" w:author="Student" w:date="2024-10-18T12:40:00Z"/>
                <w:del w:id="1587" w:author="nikitadorogin@yandex.ru" w:date="2024-10-23T15:13:00Z"/>
                <w:lang w:val="ru-RU"/>
              </w:rPr>
            </w:pPr>
            <w:ins w:id="1588" w:author="Student" w:date="2024-10-18T12:40:00Z">
              <w:del w:id="1589" w:author="nikitadorogin@yandex.ru" w:date="2024-10-23T15:13:00Z">
                <w:r w:rsidDel="00824A49">
                  <w:rPr>
                    <w:lang w:val="ru-RU"/>
                  </w:rPr>
                  <w:delText>0,1</w:delText>
                </w:r>
              </w:del>
            </w:ins>
          </w:p>
        </w:tc>
        <w:tc>
          <w:tcPr>
            <w:tcW w:w="851" w:type="dxa"/>
            <w:vAlign w:val="bottom"/>
          </w:tcPr>
          <w:p w14:paraId="62EC3B91" w14:textId="694BEB48" w:rsidR="00B379F1" w:rsidRPr="002365CB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590" w:author="Student" w:date="2024-10-18T12:40:00Z"/>
                <w:del w:id="1591" w:author="nikitadorogin@yandex.ru" w:date="2024-10-23T15:13:00Z"/>
                <w:lang w:val="ru-RU"/>
              </w:rPr>
            </w:pPr>
            <w:ins w:id="1592" w:author="Student" w:date="2024-10-18T12:40:00Z">
              <w:del w:id="1593" w:author="nikitadorogin@yandex.ru" w:date="2024-10-23T15:13:00Z">
                <w:r w:rsidDel="00824A49">
                  <w:rPr>
                    <w:lang w:val="ru-RU"/>
                  </w:rPr>
                  <w:delText>0,05</w:delText>
                </w:r>
              </w:del>
            </w:ins>
          </w:p>
        </w:tc>
        <w:tc>
          <w:tcPr>
            <w:tcW w:w="851" w:type="dxa"/>
            <w:vAlign w:val="bottom"/>
          </w:tcPr>
          <w:p w14:paraId="1BB61FD7" w14:textId="041B568B" w:rsidR="00B379F1" w:rsidRPr="002365CB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594" w:author="Student" w:date="2024-10-18T12:40:00Z"/>
                <w:del w:id="1595" w:author="nikitadorogin@yandex.ru" w:date="2024-10-23T15:13:00Z"/>
                <w:lang w:val="ru-RU"/>
              </w:rPr>
            </w:pPr>
            <w:ins w:id="1596" w:author="Student" w:date="2024-10-18T12:40:00Z">
              <w:del w:id="1597" w:author="nikitadorogin@yandex.ru" w:date="2024-10-23T15:13:00Z">
                <w:r w:rsidDel="00824A49">
                  <w:rPr>
                    <w:lang w:val="ru-RU"/>
                  </w:rPr>
                  <w:delText>0</w:delText>
                </w:r>
              </w:del>
            </w:ins>
          </w:p>
        </w:tc>
        <w:tc>
          <w:tcPr>
            <w:tcW w:w="851" w:type="dxa"/>
            <w:vAlign w:val="bottom"/>
          </w:tcPr>
          <w:p w14:paraId="34F03FBE" w14:textId="27D3CE24" w:rsidR="00B379F1" w:rsidRPr="002365CB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598" w:author="Student" w:date="2024-10-18T12:40:00Z"/>
                <w:del w:id="1599" w:author="nikitadorogin@yandex.ru" w:date="2024-10-23T15:13:00Z"/>
                <w:lang w:val="ru-RU"/>
              </w:rPr>
            </w:pPr>
          </w:p>
        </w:tc>
        <w:tc>
          <w:tcPr>
            <w:tcW w:w="851" w:type="dxa"/>
            <w:vAlign w:val="bottom"/>
          </w:tcPr>
          <w:p w14:paraId="7FCA1E2E" w14:textId="03980509" w:rsidR="00B379F1" w:rsidRPr="00242197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600" w:author="Student" w:date="2024-10-18T12:40:00Z"/>
                <w:del w:id="1601" w:author="nikitadorogin@yandex.ru" w:date="2024-10-23T15:13:00Z"/>
                <w:lang w:val="ru-RU"/>
              </w:rPr>
            </w:pPr>
          </w:p>
        </w:tc>
        <w:tc>
          <w:tcPr>
            <w:tcW w:w="851" w:type="dxa"/>
            <w:vAlign w:val="bottom"/>
          </w:tcPr>
          <w:p w14:paraId="07F4D9D4" w14:textId="7A05E875" w:rsidR="00B379F1" w:rsidRPr="00242197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602" w:author="Student" w:date="2024-10-18T12:40:00Z"/>
                <w:del w:id="1603" w:author="nikitadorogin@yandex.ru" w:date="2024-10-23T15:13:00Z"/>
                <w:lang w:val="ru-RU"/>
              </w:rPr>
            </w:pPr>
          </w:p>
        </w:tc>
        <w:tc>
          <w:tcPr>
            <w:tcW w:w="852" w:type="dxa"/>
          </w:tcPr>
          <w:p w14:paraId="57554B18" w14:textId="4FB3C790" w:rsidR="00B379F1" w:rsidRPr="002365CB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604" w:author="Student" w:date="2024-10-18T12:40:00Z"/>
                <w:del w:id="1605" w:author="nikitadorogin@yandex.ru" w:date="2024-10-23T15:13:00Z"/>
                <w:lang w:val="ru-RU"/>
              </w:rPr>
            </w:pPr>
          </w:p>
        </w:tc>
      </w:tr>
      <w:tr w:rsidR="00B379F1" w:rsidRPr="00242197" w:rsidDel="00824A49" w14:paraId="245E551D" w14:textId="5BB35DA0" w:rsidTr="002365CB">
        <w:trPr>
          <w:trHeight w:val="576"/>
          <w:ins w:id="1606" w:author="Student" w:date="2024-10-18T12:40:00Z"/>
          <w:del w:id="1607" w:author="nikitadorogin@yandex.ru" w:date="2024-10-23T15:13:00Z"/>
        </w:trPr>
        <w:tc>
          <w:tcPr>
            <w:tcW w:w="1734" w:type="dxa"/>
            <w:tcBorders>
              <w:right w:val="single" w:sz="4" w:space="0" w:color="auto"/>
            </w:tcBorders>
          </w:tcPr>
          <w:p w14:paraId="60392E4D" w14:textId="0A040D5C" w:rsidR="00B379F1" w:rsidRPr="00242197" w:rsidDel="00824A49" w:rsidRDefault="00B379F1" w:rsidP="002365CB">
            <w:pPr>
              <w:widowControl w:val="0"/>
              <w:tabs>
                <w:tab w:val="left" w:pos="447"/>
              </w:tabs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ins w:id="1608" w:author="Student" w:date="2024-10-18T12:40:00Z"/>
                <w:del w:id="1609" w:author="nikitadorogin@yandex.ru" w:date="2024-10-23T15:13:00Z"/>
                <w:rFonts w:ascii="Arial" w:hAnsi="Arial"/>
                <w:b/>
                <w:lang w:val="ru-RU"/>
              </w:rPr>
            </w:pPr>
            <w:ins w:id="1610" w:author="Student" w:date="2024-10-18T12:40:00Z">
              <w:del w:id="1611" w:author="nikitadorogin@yandex.ru" w:date="2024-10-23T15:13:00Z">
                <w:r w:rsidRPr="00242197" w:rsidDel="00824A49">
                  <w:rPr>
                    <w:b/>
                    <w:lang w:val="en-US"/>
                  </w:rPr>
                  <w:delText>I</w:delText>
                </w:r>
                <w:r w:rsidRPr="00242197" w:rsidDel="00824A49">
                  <w:rPr>
                    <w:b/>
                    <w:vertAlign w:val="subscript"/>
                    <w:lang w:val="ru-RU"/>
                  </w:rPr>
                  <w:delText xml:space="preserve">пр </w:delText>
                </w:r>
                <w:r w:rsidRPr="00242197" w:rsidDel="00824A49">
                  <w:rPr>
                    <w:b/>
                    <w:lang w:val="ru-RU"/>
                  </w:rPr>
                  <w:delText>, мА</w:delText>
                </w:r>
              </w:del>
            </w:ins>
          </w:p>
        </w:tc>
        <w:tc>
          <w:tcPr>
            <w:tcW w:w="1302" w:type="dxa"/>
            <w:tcBorders>
              <w:left w:val="single" w:sz="4" w:space="0" w:color="auto"/>
            </w:tcBorders>
          </w:tcPr>
          <w:p w14:paraId="0CB228A7" w14:textId="6E347EC9" w:rsidR="00B379F1" w:rsidRPr="00242197" w:rsidDel="00824A49" w:rsidRDefault="00B379F1" w:rsidP="002365CB">
            <w:pPr>
              <w:widowControl w:val="0"/>
              <w:tabs>
                <w:tab w:val="left" w:pos="447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612" w:author="Student" w:date="2024-10-18T12:40:00Z"/>
                <w:del w:id="1613" w:author="nikitadorogin@yandex.ru" w:date="2024-10-23T15:13:00Z"/>
                <w:rFonts w:ascii="Arial" w:hAnsi="Arial"/>
                <w:lang w:val="ru-RU"/>
              </w:rPr>
            </w:pPr>
            <w:ins w:id="1614" w:author="Student" w:date="2024-10-18T12:40:00Z">
              <w:del w:id="1615" w:author="nikitadorogin@yandex.ru" w:date="2024-10-23T15:13:00Z">
                <w:r w:rsidRPr="00242197" w:rsidDel="00824A49">
                  <w:rPr>
                    <w:rFonts w:ascii="Arial" w:hAnsi="Arial"/>
                    <w:lang w:val="en-US"/>
                  </w:rPr>
                  <w:delText>Id</w:delText>
                </w:r>
              </w:del>
            </w:ins>
          </w:p>
        </w:tc>
        <w:tc>
          <w:tcPr>
            <w:tcW w:w="851" w:type="dxa"/>
            <w:vAlign w:val="bottom"/>
          </w:tcPr>
          <w:p w14:paraId="29CE38A1" w14:textId="0060D59F" w:rsidR="00B379F1" w:rsidRPr="002365CB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616" w:author="Student" w:date="2024-10-18T12:40:00Z"/>
                <w:del w:id="1617" w:author="nikitadorogin@yandex.ru" w:date="2024-10-23T15:13:00Z"/>
                <w:rFonts w:ascii="Arial"/>
                <w:sz w:val="24"/>
                <w:szCs w:val="24"/>
                <w:lang w:val="ru-RU"/>
              </w:rPr>
            </w:pPr>
            <w:ins w:id="1618" w:author="Student" w:date="2024-10-18T12:40:00Z">
              <w:del w:id="1619" w:author="nikitadorogin@yandex.ru" w:date="2024-10-23T15:13:00Z">
                <w:r w:rsidDel="00824A49">
                  <w:rPr>
                    <w:rFonts w:ascii="Arial"/>
                    <w:sz w:val="24"/>
                    <w:szCs w:val="24"/>
                    <w:lang w:val="ru-RU"/>
                  </w:rPr>
                  <w:delText>0,0</w:delText>
                </w:r>
              </w:del>
            </w:ins>
            <w:ins w:id="1620" w:author="Student" w:date="2024-10-18T12:48:00Z">
              <w:del w:id="1621" w:author="nikitadorogin@yandex.ru" w:date="2024-10-23T15:13:00Z">
                <w:r w:rsidR="002F0F22" w:rsidDel="00824A49">
                  <w:rPr>
                    <w:rFonts w:ascii="Arial"/>
                    <w:sz w:val="24"/>
                    <w:szCs w:val="24"/>
                    <w:lang w:val="ru-RU"/>
                  </w:rPr>
                  <w:delText>037</w:delText>
                </w:r>
              </w:del>
            </w:ins>
          </w:p>
        </w:tc>
        <w:tc>
          <w:tcPr>
            <w:tcW w:w="851" w:type="dxa"/>
            <w:vAlign w:val="bottom"/>
          </w:tcPr>
          <w:p w14:paraId="675F4789" w14:textId="36FD39D4" w:rsidR="00B379F1" w:rsidRPr="002365CB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622" w:author="Student" w:date="2024-10-18T12:40:00Z"/>
                <w:del w:id="1623" w:author="nikitadorogin@yandex.ru" w:date="2024-10-23T15:13:00Z"/>
                <w:sz w:val="24"/>
                <w:szCs w:val="24"/>
                <w:lang w:val="ru-RU"/>
              </w:rPr>
            </w:pPr>
            <w:ins w:id="1624" w:author="Student" w:date="2024-10-18T12:40:00Z">
              <w:del w:id="1625" w:author="nikitadorogin@yandex.ru" w:date="2024-10-23T15:13:00Z">
                <w:r w:rsidDel="00824A49">
                  <w:rPr>
                    <w:sz w:val="24"/>
                    <w:szCs w:val="24"/>
                    <w:lang w:val="ru-RU"/>
                  </w:rPr>
                  <w:delText>0,0</w:delText>
                </w:r>
              </w:del>
            </w:ins>
            <w:ins w:id="1626" w:author="Student" w:date="2024-10-18T12:49:00Z">
              <w:del w:id="1627" w:author="nikitadorogin@yandex.ru" w:date="2024-10-23T15:13:00Z">
                <w:r w:rsidR="002F0F22" w:rsidDel="00824A49">
                  <w:rPr>
                    <w:sz w:val="24"/>
                    <w:szCs w:val="24"/>
                    <w:lang w:val="ru-RU"/>
                  </w:rPr>
                  <w:delText>0072</w:delText>
                </w:r>
              </w:del>
            </w:ins>
          </w:p>
        </w:tc>
        <w:tc>
          <w:tcPr>
            <w:tcW w:w="851" w:type="dxa"/>
            <w:vAlign w:val="bottom"/>
          </w:tcPr>
          <w:p w14:paraId="4D4844CF" w14:textId="6BE7B120" w:rsidR="00B379F1" w:rsidRPr="002365CB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628" w:author="Student" w:date="2024-10-18T12:40:00Z"/>
                <w:del w:id="1629" w:author="nikitadorogin@yandex.ru" w:date="2024-10-23T15:13:00Z"/>
                <w:sz w:val="24"/>
                <w:szCs w:val="24"/>
                <w:lang w:val="ru-RU"/>
              </w:rPr>
            </w:pPr>
            <w:ins w:id="1630" w:author="Student" w:date="2024-10-18T12:40:00Z">
              <w:del w:id="1631" w:author="nikitadorogin@yandex.ru" w:date="2024-10-23T15:13:00Z">
                <w:r w:rsidDel="00824A49">
                  <w:rPr>
                    <w:sz w:val="24"/>
                    <w:szCs w:val="24"/>
                    <w:lang w:val="ru-RU"/>
                  </w:rPr>
                  <w:delText>0,00</w:delText>
                </w:r>
              </w:del>
            </w:ins>
            <w:ins w:id="1632" w:author="Student" w:date="2024-10-18T12:49:00Z">
              <w:del w:id="1633" w:author="nikitadorogin@yandex.ru" w:date="2024-10-23T15:13:00Z">
                <w:r w:rsidR="002F0F22" w:rsidDel="00824A49">
                  <w:rPr>
                    <w:sz w:val="24"/>
                    <w:szCs w:val="24"/>
                    <w:lang w:val="ru-RU"/>
                  </w:rPr>
                  <w:delText>012</w:delText>
                </w:r>
              </w:del>
            </w:ins>
          </w:p>
        </w:tc>
        <w:tc>
          <w:tcPr>
            <w:tcW w:w="851" w:type="dxa"/>
            <w:vAlign w:val="bottom"/>
          </w:tcPr>
          <w:p w14:paraId="6884A492" w14:textId="68AA4237" w:rsidR="00B379F1" w:rsidRPr="002365CB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634" w:author="Student" w:date="2024-10-18T12:40:00Z"/>
                <w:del w:id="1635" w:author="nikitadorogin@yandex.ru" w:date="2024-10-23T15:13:00Z"/>
                <w:sz w:val="24"/>
                <w:szCs w:val="24"/>
                <w:lang w:val="ru-RU"/>
              </w:rPr>
            </w:pPr>
            <w:ins w:id="1636" w:author="Student" w:date="2024-10-18T12:40:00Z">
              <w:del w:id="1637" w:author="nikitadorogin@yandex.ru" w:date="2024-10-23T15:13:00Z">
                <w:r w:rsidDel="00824A49">
                  <w:rPr>
                    <w:sz w:val="24"/>
                    <w:szCs w:val="24"/>
                    <w:lang w:val="ru-RU"/>
                  </w:rPr>
                  <w:delText>0</w:delText>
                </w:r>
              </w:del>
            </w:ins>
          </w:p>
        </w:tc>
        <w:tc>
          <w:tcPr>
            <w:tcW w:w="851" w:type="dxa"/>
            <w:vAlign w:val="bottom"/>
          </w:tcPr>
          <w:p w14:paraId="43AA5A0B" w14:textId="66BB19D6" w:rsidR="00B379F1" w:rsidRPr="002365CB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638" w:author="Student" w:date="2024-10-18T12:40:00Z"/>
                <w:del w:id="1639" w:author="nikitadorogin@yandex.ru" w:date="2024-10-23T15:13:00Z"/>
                <w:sz w:val="24"/>
                <w:szCs w:val="24"/>
                <w:lang w:val="ru-RU"/>
              </w:rPr>
            </w:pPr>
          </w:p>
        </w:tc>
        <w:tc>
          <w:tcPr>
            <w:tcW w:w="851" w:type="dxa"/>
            <w:vAlign w:val="bottom"/>
          </w:tcPr>
          <w:p w14:paraId="794D2C23" w14:textId="32DB0920" w:rsidR="00B379F1" w:rsidRPr="00242197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640" w:author="Student" w:date="2024-10-18T12:40:00Z"/>
                <w:del w:id="1641" w:author="nikitadorogin@yandex.ru" w:date="2024-10-23T15:13:00Z"/>
                <w:sz w:val="24"/>
                <w:szCs w:val="24"/>
                <w:lang w:val="ru-RU"/>
              </w:rPr>
            </w:pPr>
          </w:p>
        </w:tc>
        <w:tc>
          <w:tcPr>
            <w:tcW w:w="851" w:type="dxa"/>
            <w:vAlign w:val="bottom"/>
          </w:tcPr>
          <w:p w14:paraId="20A33A3F" w14:textId="17F9D70F" w:rsidR="00B379F1" w:rsidRPr="00242197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642" w:author="Student" w:date="2024-10-18T12:40:00Z"/>
                <w:del w:id="1643" w:author="nikitadorogin@yandex.ru" w:date="2024-10-23T15:13:00Z"/>
                <w:sz w:val="24"/>
                <w:szCs w:val="24"/>
                <w:lang w:val="ru-RU"/>
              </w:rPr>
            </w:pPr>
          </w:p>
        </w:tc>
        <w:tc>
          <w:tcPr>
            <w:tcW w:w="852" w:type="dxa"/>
          </w:tcPr>
          <w:p w14:paraId="30FE3C5C" w14:textId="66BC2A65" w:rsidR="00B379F1" w:rsidRPr="00242197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644" w:author="Student" w:date="2024-10-18T12:40:00Z"/>
                <w:del w:id="1645" w:author="nikitadorogin@yandex.ru" w:date="2024-10-23T15:13:00Z"/>
                <w:sz w:val="24"/>
                <w:szCs w:val="24"/>
                <w:lang w:val="ru-RU"/>
              </w:rPr>
            </w:pPr>
          </w:p>
        </w:tc>
      </w:tr>
    </w:tbl>
    <w:p w14:paraId="677C7996" w14:textId="0B1BA369" w:rsidR="00B379F1" w:rsidDel="00824A49" w:rsidRDefault="00B379F1">
      <w:pPr>
        <w:ind w:firstLine="0"/>
        <w:rPr>
          <w:ins w:id="1646" w:author="Student" w:date="2024-10-18T12:40:00Z"/>
          <w:del w:id="1647" w:author="nikitadorogin@yandex.ru" w:date="2024-10-23T15:13:00Z"/>
          <w:spacing w:val="-2"/>
          <w:lang w:val="ru-RU"/>
        </w:rPr>
      </w:pPr>
    </w:p>
    <w:p w14:paraId="74B9CDCF" w14:textId="3E58B648" w:rsidR="00B379F1" w:rsidDel="00824A49" w:rsidRDefault="00B379F1">
      <w:pPr>
        <w:ind w:firstLine="0"/>
        <w:rPr>
          <w:ins w:id="1648" w:author="Student" w:date="2024-10-18T12:50:00Z"/>
          <w:del w:id="1649" w:author="nikitadorogin@yandex.ru" w:date="2024-10-23T15:13:00Z"/>
          <w:spacing w:val="-2"/>
          <w:lang w:val="ru-RU"/>
        </w:rPr>
      </w:pPr>
    </w:p>
    <w:p w14:paraId="2A6E9009" w14:textId="6C55B867" w:rsidR="002F0F22" w:rsidDel="00824A49" w:rsidRDefault="002F0F22">
      <w:pPr>
        <w:ind w:firstLine="0"/>
        <w:rPr>
          <w:ins w:id="1650" w:author="Student" w:date="2024-10-18T12:50:00Z"/>
          <w:del w:id="1651" w:author="nikitadorogin@yandex.ru" w:date="2024-10-23T15:13:00Z"/>
          <w:spacing w:val="-2"/>
          <w:lang w:val="ru-RU"/>
        </w:rPr>
      </w:pPr>
    </w:p>
    <w:p w14:paraId="4420E6CB" w14:textId="2F9035DD" w:rsidR="002F0F22" w:rsidDel="00824A49" w:rsidRDefault="002F0F22">
      <w:pPr>
        <w:ind w:firstLine="0"/>
        <w:rPr>
          <w:ins w:id="1652" w:author="Student" w:date="2024-10-18T12:50:00Z"/>
          <w:del w:id="1653" w:author="nikitadorogin@yandex.ru" w:date="2024-10-23T15:13:00Z"/>
          <w:spacing w:val="-2"/>
          <w:lang w:val="ru-RU"/>
        </w:rPr>
      </w:pPr>
    </w:p>
    <w:p w14:paraId="74A4387D" w14:textId="4A6F2F3C" w:rsidR="002F0F22" w:rsidDel="00824A49" w:rsidRDefault="002F0F22">
      <w:pPr>
        <w:ind w:firstLine="0"/>
        <w:rPr>
          <w:ins w:id="1654" w:author="Student" w:date="2024-10-18T12:50:00Z"/>
          <w:del w:id="1655" w:author="nikitadorogin@yandex.ru" w:date="2024-10-23T15:13:00Z"/>
          <w:spacing w:val="-2"/>
          <w:lang w:val="ru-RU"/>
        </w:rPr>
      </w:pPr>
    </w:p>
    <w:p w14:paraId="3D157ABC" w14:textId="36070CE9" w:rsidR="002F0F22" w:rsidDel="00824A49" w:rsidRDefault="002F0F22" w:rsidP="002F0F22">
      <w:pPr>
        <w:ind w:firstLine="0"/>
        <w:rPr>
          <w:ins w:id="1656" w:author="Student" w:date="2024-10-18T12:50:00Z"/>
          <w:del w:id="1657" w:author="nikitadorogin@yandex.ru" w:date="2024-10-23T15:13:00Z"/>
          <w:b/>
          <w:bCs/>
          <w:spacing w:val="-2"/>
          <w:lang w:val="ru-RU"/>
        </w:rPr>
      </w:pPr>
      <w:ins w:id="1658" w:author="Student" w:date="2024-10-18T12:50:00Z">
        <w:del w:id="1659" w:author="nikitadorogin@yandex.ru" w:date="2024-10-23T15:13:00Z">
          <w:r w:rsidRPr="002365CB" w:rsidDel="00824A49">
            <w:rPr>
              <w:b/>
              <w:bCs/>
            </w:rPr>
            <w:delText>Значения</w:delText>
          </w:r>
          <w:r w:rsidRPr="002365CB" w:rsidDel="00824A49">
            <w:rPr>
              <w:b/>
              <w:bCs/>
              <w:spacing w:val="10"/>
            </w:rPr>
            <w:delText xml:space="preserve"> </w:delText>
          </w:r>
          <w:r w:rsidRPr="002365CB" w:rsidDel="00824A49">
            <w:rPr>
              <w:b/>
              <w:bCs/>
            </w:rPr>
            <w:delText>величины</w:delText>
          </w:r>
          <w:r w:rsidRPr="002365CB" w:rsidDel="00824A49">
            <w:rPr>
              <w:b/>
              <w:bCs/>
              <w:spacing w:val="12"/>
            </w:rPr>
            <w:delText xml:space="preserve"> обратного </w:delText>
          </w:r>
          <w:r w:rsidRPr="002365CB" w:rsidDel="00824A49">
            <w:rPr>
              <w:b/>
              <w:bCs/>
            </w:rPr>
            <w:delText>тока</w:delText>
          </w:r>
          <w:r w:rsidRPr="002365CB" w:rsidDel="00824A49">
            <w:rPr>
              <w:b/>
              <w:bCs/>
              <w:spacing w:val="6"/>
            </w:rPr>
            <w:delText xml:space="preserve"> </w:delText>
          </w:r>
          <w:r w:rsidRPr="002365CB" w:rsidDel="00824A49">
            <w:rPr>
              <w:b/>
              <w:bCs/>
            </w:rPr>
            <w:delText>от</w:delText>
          </w:r>
          <w:r w:rsidRPr="002365CB" w:rsidDel="00824A49">
            <w:rPr>
              <w:b/>
              <w:bCs/>
              <w:spacing w:val="3"/>
            </w:rPr>
            <w:delText xml:space="preserve"> приложенного </w:delText>
          </w:r>
          <w:r w:rsidRPr="002365CB" w:rsidDel="00824A49">
            <w:rPr>
              <w:b/>
              <w:bCs/>
              <w:spacing w:val="-2"/>
            </w:rPr>
            <w:delText>напряжения</w:delText>
          </w:r>
          <w:r w:rsidRPr="002365CB" w:rsidDel="00824A49">
            <w:rPr>
              <w:b/>
              <w:bCs/>
              <w:spacing w:val="-2"/>
              <w:lang w:val="ru-RU"/>
            </w:rPr>
            <w:delText>:</w:delText>
          </w:r>
        </w:del>
      </w:ins>
    </w:p>
    <w:p w14:paraId="7C124A32" w14:textId="2474D80D" w:rsidR="002F0F22" w:rsidDel="00824A49" w:rsidRDefault="002F0F22" w:rsidP="002F0F22">
      <w:pPr>
        <w:ind w:firstLine="0"/>
        <w:rPr>
          <w:ins w:id="1660" w:author="Student" w:date="2024-10-18T12:50:00Z"/>
          <w:del w:id="1661" w:author="nikitadorogin@yandex.ru" w:date="2024-10-23T15:13:00Z"/>
          <w:b/>
          <w:bCs/>
          <w:spacing w:val="-2"/>
          <w:lang w:val="ru-RU"/>
        </w:rPr>
      </w:pPr>
      <w:ins w:id="1662" w:author="Student" w:date="2024-10-18T12:50:00Z">
        <w:del w:id="1663" w:author="nikitadorogin@yandex.ru" w:date="2024-10-23T15:13:00Z">
          <w:r w:rsidDel="00824A49">
            <w:rPr>
              <w:b/>
              <w:bCs/>
              <w:spacing w:val="-2"/>
              <w:lang w:val="ru-RU"/>
            </w:rPr>
            <w:delText>Для температуры = 70</w:delText>
          </w:r>
        </w:del>
      </w:ins>
    </w:p>
    <w:tbl>
      <w:tblPr>
        <w:tblW w:w="8977" w:type="dxa"/>
        <w:tblInd w:w="8" w:type="dxa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  <w:insideH w:val="single" w:sz="6" w:space="0" w:color="232323"/>
          <w:insideV w:val="single" w:sz="6" w:space="0" w:color="23232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5"/>
        <w:gridCol w:w="1702"/>
        <w:gridCol w:w="661"/>
        <w:gridCol w:w="661"/>
        <w:gridCol w:w="661"/>
        <w:gridCol w:w="662"/>
        <w:gridCol w:w="661"/>
        <w:gridCol w:w="661"/>
        <w:gridCol w:w="661"/>
        <w:gridCol w:w="662"/>
      </w:tblGrid>
      <w:tr w:rsidR="002F0F22" w:rsidRPr="004B35ED" w:rsidDel="00824A49" w14:paraId="74F371E4" w14:textId="5C4BC957" w:rsidTr="002365CB">
        <w:trPr>
          <w:trHeight w:val="532"/>
          <w:ins w:id="1664" w:author="Student" w:date="2024-10-18T12:50:00Z"/>
          <w:del w:id="1665" w:author="nikitadorogin@yandex.ru" w:date="2024-10-23T15:13:00Z"/>
        </w:trPr>
        <w:tc>
          <w:tcPr>
            <w:tcW w:w="1985" w:type="dxa"/>
            <w:tcBorders>
              <w:right w:val="single" w:sz="4" w:space="0" w:color="auto"/>
            </w:tcBorders>
          </w:tcPr>
          <w:p w14:paraId="64B56070" w14:textId="2973C2DA" w:rsidR="002F0F22" w:rsidRPr="004B35ED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666" w:author="Student" w:date="2024-10-18T12:50:00Z"/>
                <w:del w:id="1667" w:author="nikitadorogin@yandex.ru" w:date="2024-10-23T15:13:00Z"/>
                <w:b/>
                <w:lang w:val="ru-RU"/>
              </w:rPr>
            </w:pPr>
            <w:ins w:id="1668" w:author="Student" w:date="2024-10-18T12:50:00Z">
              <w:del w:id="1669" w:author="nikitadorogin@yandex.ru" w:date="2024-10-23T15:13:00Z">
                <w:r w:rsidRPr="004B35ED" w:rsidDel="00824A49">
                  <w:rPr>
                    <w:b/>
                    <w:lang w:val="ru-RU"/>
                  </w:rPr>
                  <w:delText>Измеряемый параметр</w:delText>
                </w:r>
              </w:del>
            </w:ins>
          </w:p>
        </w:tc>
        <w:tc>
          <w:tcPr>
            <w:tcW w:w="1702" w:type="dxa"/>
            <w:tcBorders>
              <w:left w:val="single" w:sz="4" w:space="0" w:color="auto"/>
              <w:tl2br w:val="single" w:sz="4" w:space="0" w:color="auto"/>
            </w:tcBorders>
          </w:tcPr>
          <w:p w14:paraId="1D41A7B2" w14:textId="35F95FA9" w:rsidR="002F0F22" w:rsidRPr="004B35ED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right"/>
              <w:rPr>
                <w:ins w:id="1670" w:author="Student" w:date="2024-10-18T12:50:00Z"/>
                <w:del w:id="1671" w:author="nikitadorogin@yandex.ru" w:date="2024-10-23T15:13:00Z"/>
                <w:b/>
                <w:lang w:val="ru-RU"/>
              </w:rPr>
            </w:pPr>
            <w:ins w:id="1672" w:author="Student" w:date="2024-10-18T12:50:00Z">
              <w:del w:id="1673" w:author="nikitadorogin@yandex.ru" w:date="2024-10-23T15:13:00Z">
                <w:r w:rsidRPr="004B35ED" w:rsidDel="00824A49">
                  <w:rPr>
                    <w:b/>
                    <w:lang w:val="en-US"/>
                  </w:rPr>
                  <w:delText>R</w:delText>
                </w:r>
                <w:r w:rsidRPr="004B35ED" w:rsidDel="00824A49">
                  <w:rPr>
                    <w:b/>
                    <w:lang w:val="ru-RU"/>
                  </w:rPr>
                  <w:delText>, %</w:delText>
                </w:r>
              </w:del>
            </w:ins>
          </w:p>
          <w:p w14:paraId="7ACB0691" w14:textId="7BED695E" w:rsidR="002F0F22" w:rsidRPr="004B35ED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ins w:id="1674" w:author="Student" w:date="2024-10-18T12:50:00Z"/>
                <w:del w:id="1675" w:author="nikitadorogin@yandex.ru" w:date="2024-10-23T15:13:00Z"/>
                <w:b/>
                <w:lang w:val="ru-RU"/>
              </w:rPr>
            </w:pPr>
            <w:ins w:id="1676" w:author="Student" w:date="2024-10-18T12:50:00Z">
              <w:del w:id="1677" w:author="nikitadorogin@yandex.ru" w:date="2024-10-23T15:13:00Z">
                <w:r w:rsidRPr="004B35ED" w:rsidDel="00824A49">
                  <w:rPr>
                    <w:b/>
                    <w:lang w:val="ru-RU"/>
                  </w:rPr>
                  <w:delText>При-</w:delText>
                </w:r>
              </w:del>
            </w:ins>
          </w:p>
          <w:p w14:paraId="59C7DDA3" w14:textId="62F10B26" w:rsidR="002F0F22" w:rsidRPr="004B35ED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ins w:id="1678" w:author="Student" w:date="2024-10-18T12:50:00Z"/>
                <w:del w:id="1679" w:author="nikitadorogin@yandex.ru" w:date="2024-10-23T15:13:00Z"/>
                <w:rFonts w:ascii="Arial" w:hAnsi="Arial"/>
                <w:lang w:val="ru-RU"/>
              </w:rPr>
            </w:pPr>
            <w:ins w:id="1680" w:author="Student" w:date="2024-10-18T12:50:00Z">
              <w:del w:id="1681" w:author="nikitadorogin@yandex.ru" w:date="2024-10-23T15:13:00Z">
                <w:r w:rsidRPr="004B35ED" w:rsidDel="00824A49">
                  <w:rPr>
                    <w:b/>
                    <w:lang w:val="ru-RU"/>
                  </w:rPr>
                  <w:delText>бор</w:delText>
                </w:r>
              </w:del>
            </w:ins>
          </w:p>
        </w:tc>
        <w:tc>
          <w:tcPr>
            <w:tcW w:w="661" w:type="dxa"/>
          </w:tcPr>
          <w:p w14:paraId="638EA4E2" w14:textId="54459FFF" w:rsidR="002F0F22" w:rsidRPr="004B35ED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682" w:author="Student" w:date="2024-10-18T12:50:00Z"/>
                <w:del w:id="1683" w:author="nikitadorogin@yandex.ru" w:date="2024-10-23T15:13:00Z"/>
                <w:b/>
                <w:lang w:val="ru-RU"/>
              </w:rPr>
            </w:pPr>
          </w:p>
          <w:p w14:paraId="725856CD" w14:textId="46491C43" w:rsidR="002F0F22" w:rsidRPr="004B35ED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684" w:author="Student" w:date="2024-10-18T12:50:00Z"/>
                <w:del w:id="1685" w:author="nikitadorogin@yandex.ru" w:date="2024-10-23T15:13:00Z"/>
                <w:b/>
                <w:lang w:val="ru-RU"/>
              </w:rPr>
            </w:pPr>
            <w:ins w:id="1686" w:author="Student" w:date="2024-10-18T12:50:00Z">
              <w:del w:id="1687" w:author="nikitadorogin@yandex.ru" w:date="2024-10-23T15:13:00Z">
                <w:r w:rsidRPr="004B35ED" w:rsidDel="00824A49">
                  <w:rPr>
                    <w:b/>
                    <w:lang w:val="ru-RU"/>
                  </w:rPr>
                  <w:delText>5</w:delText>
                </w:r>
              </w:del>
            </w:ins>
          </w:p>
        </w:tc>
        <w:tc>
          <w:tcPr>
            <w:tcW w:w="661" w:type="dxa"/>
          </w:tcPr>
          <w:p w14:paraId="4206FB78" w14:textId="7DCE229C" w:rsidR="002F0F22" w:rsidRPr="004B35ED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688" w:author="Student" w:date="2024-10-18T12:50:00Z"/>
                <w:del w:id="1689" w:author="nikitadorogin@yandex.ru" w:date="2024-10-23T15:13:00Z"/>
                <w:b/>
                <w:lang w:val="ru-RU"/>
              </w:rPr>
            </w:pPr>
          </w:p>
          <w:p w14:paraId="20EA1452" w14:textId="2E8CF818" w:rsidR="002F0F22" w:rsidRPr="004B35ED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690" w:author="Student" w:date="2024-10-18T12:50:00Z"/>
                <w:del w:id="1691" w:author="nikitadorogin@yandex.ru" w:date="2024-10-23T15:13:00Z"/>
                <w:b/>
                <w:lang w:val="ru-RU"/>
              </w:rPr>
            </w:pPr>
            <w:ins w:id="1692" w:author="Student" w:date="2024-10-18T12:50:00Z">
              <w:del w:id="1693" w:author="nikitadorogin@yandex.ru" w:date="2024-10-23T15:13:00Z">
                <w:r w:rsidRPr="004B35ED" w:rsidDel="00824A49">
                  <w:rPr>
                    <w:b/>
                    <w:lang w:val="ru-RU"/>
                  </w:rPr>
                  <w:delText>10</w:delText>
                </w:r>
              </w:del>
            </w:ins>
          </w:p>
        </w:tc>
        <w:tc>
          <w:tcPr>
            <w:tcW w:w="661" w:type="dxa"/>
          </w:tcPr>
          <w:p w14:paraId="4F1A4C94" w14:textId="71168E60" w:rsidR="002F0F22" w:rsidRPr="004B35ED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694" w:author="Student" w:date="2024-10-18T12:50:00Z"/>
                <w:del w:id="1695" w:author="nikitadorogin@yandex.ru" w:date="2024-10-23T15:13:00Z"/>
                <w:b/>
                <w:lang w:val="ru-RU"/>
              </w:rPr>
            </w:pPr>
          </w:p>
          <w:p w14:paraId="3EF8ABD9" w14:textId="688B02A6" w:rsidR="002F0F22" w:rsidRPr="004B35ED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696" w:author="Student" w:date="2024-10-18T12:50:00Z"/>
                <w:del w:id="1697" w:author="nikitadorogin@yandex.ru" w:date="2024-10-23T15:13:00Z"/>
                <w:b/>
                <w:lang w:val="ru-RU"/>
              </w:rPr>
            </w:pPr>
            <w:ins w:id="1698" w:author="Student" w:date="2024-10-18T12:50:00Z">
              <w:del w:id="1699" w:author="nikitadorogin@yandex.ru" w:date="2024-10-23T15:13:00Z">
                <w:r w:rsidRPr="004B35ED" w:rsidDel="00824A49">
                  <w:rPr>
                    <w:b/>
                    <w:lang w:val="ru-RU"/>
                  </w:rPr>
                  <w:delText>15</w:delText>
                </w:r>
              </w:del>
            </w:ins>
          </w:p>
        </w:tc>
        <w:tc>
          <w:tcPr>
            <w:tcW w:w="662" w:type="dxa"/>
          </w:tcPr>
          <w:p w14:paraId="64E574C1" w14:textId="37F1829B" w:rsidR="002F0F22" w:rsidRPr="004B35ED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700" w:author="Student" w:date="2024-10-18T12:50:00Z"/>
                <w:del w:id="1701" w:author="nikitadorogin@yandex.ru" w:date="2024-10-23T15:13:00Z"/>
                <w:b/>
                <w:lang w:val="ru-RU"/>
              </w:rPr>
            </w:pPr>
          </w:p>
          <w:p w14:paraId="51BCF08C" w14:textId="08D8E3D4" w:rsidR="002F0F22" w:rsidRPr="004B35ED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702" w:author="Student" w:date="2024-10-18T12:50:00Z"/>
                <w:del w:id="1703" w:author="nikitadorogin@yandex.ru" w:date="2024-10-23T15:13:00Z"/>
                <w:b/>
                <w:lang w:val="ru-RU"/>
              </w:rPr>
            </w:pPr>
            <w:ins w:id="1704" w:author="Student" w:date="2024-10-18T12:50:00Z">
              <w:del w:id="1705" w:author="nikitadorogin@yandex.ru" w:date="2024-10-23T15:13:00Z">
                <w:r w:rsidRPr="004B35ED" w:rsidDel="00824A49">
                  <w:rPr>
                    <w:b/>
                    <w:lang w:val="ru-RU"/>
                  </w:rPr>
                  <w:delText>20</w:delText>
                </w:r>
              </w:del>
            </w:ins>
          </w:p>
        </w:tc>
        <w:tc>
          <w:tcPr>
            <w:tcW w:w="661" w:type="dxa"/>
          </w:tcPr>
          <w:p w14:paraId="5864FBEE" w14:textId="03A8DF76" w:rsidR="002F0F22" w:rsidRPr="004B35ED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706" w:author="Student" w:date="2024-10-18T12:50:00Z"/>
                <w:del w:id="1707" w:author="nikitadorogin@yandex.ru" w:date="2024-10-23T15:13:00Z"/>
                <w:b/>
                <w:lang w:val="ru-RU"/>
              </w:rPr>
            </w:pPr>
          </w:p>
          <w:p w14:paraId="3521C7D5" w14:textId="646E1833" w:rsidR="002F0F22" w:rsidRPr="004B35ED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708" w:author="Student" w:date="2024-10-18T12:50:00Z"/>
                <w:del w:id="1709" w:author="nikitadorogin@yandex.ru" w:date="2024-10-23T15:13:00Z"/>
                <w:b/>
                <w:lang w:val="ru-RU"/>
              </w:rPr>
            </w:pPr>
            <w:ins w:id="1710" w:author="Student" w:date="2024-10-18T12:50:00Z">
              <w:del w:id="1711" w:author="nikitadorogin@yandex.ru" w:date="2024-10-23T15:13:00Z">
                <w:r w:rsidRPr="004B35ED" w:rsidDel="00824A49">
                  <w:rPr>
                    <w:b/>
                    <w:lang w:val="ru-RU"/>
                  </w:rPr>
                  <w:delText>25</w:delText>
                </w:r>
              </w:del>
            </w:ins>
          </w:p>
        </w:tc>
        <w:tc>
          <w:tcPr>
            <w:tcW w:w="661" w:type="dxa"/>
          </w:tcPr>
          <w:p w14:paraId="6BFBFF35" w14:textId="6EA34DAB" w:rsidR="002F0F22" w:rsidRPr="004B35ED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712" w:author="Student" w:date="2024-10-18T12:50:00Z"/>
                <w:del w:id="1713" w:author="nikitadorogin@yandex.ru" w:date="2024-10-23T15:13:00Z"/>
                <w:b/>
                <w:lang w:val="ru-RU"/>
              </w:rPr>
            </w:pPr>
          </w:p>
          <w:p w14:paraId="3D7A8360" w14:textId="1282130A" w:rsidR="002F0F22" w:rsidRPr="004B35ED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714" w:author="Student" w:date="2024-10-18T12:50:00Z"/>
                <w:del w:id="1715" w:author="nikitadorogin@yandex.ru" w:date="2024-10-23T15:13:00Z"/>
                <w:b/>
                <w:lang w:val="ru-RU"/>
              </w:rPr>
            </w:pPr>
            <w:ins w:id="1716" w:author="Student" w:date="2024-10-18T12:50:00Z">
              <w:del w:id="1717" w:author="nikitadorogin@yandex.ru" w:date="2024-10-23T15:13:00Z">
                <w:r w:rsidRPr="004B35ED" w:rsidDel="00824A49">
                  <w:rPr>
                    <w:b/>
                    <w:lang w:val="ru-RU"/>
                  </w:rPr>
                  <w:delText>30</w:delText>
                </w:r>
              </w:del>
            </w:ins>
          </w:p>
        </w:tc>
        <w:tc>
          <w:tcPr>
            <w:tcW w:w="661" w:type="dxa"/>
          </w:tcPr>
          <w:p w14:paraId="200EBBBD" w14:textId="23213383" w:rsidR="002F0F22" w:rsidRPr="004B35ED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718" w:author="Student" w:date="2024-10-18T12:50:00Z"/>
                <w:del w:id="1719" w:author="nikitadorogin@yandex.ru" w:date="2024-10-23T15:13:00Z"/>
                <w:b/>
                <w:lang w:val="ru-RU"/>
              </w:rPr>
            </w:pPr>
          </w:p>
          <w:p w14:paraId="70450E89" w14:textId="693AF1CA" w:rsidR="002F0F22" w:rsidRPr="004B35ED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720" w:author="Student" w:date="2024-10-18T12:50:00Z"/>
                <w:del w:id="1721" w:author="nikitadorogin@yandex.ru" w:date="2024-10-23T15:13:00Z"/>
                <w:b/>
                <w:lang w:val="ru-RU"/>
              </w:rPr>
            </w:pPr>
            <w:ins w:id="1722" w:author="Student" w:date="2024-10-18T12:50:00Z">
              <w:del w:id="1723" w:author="nikitadorogin@yandex.ru" w:date="2024-10-23T15:13:00Z">
                <w:r w:rsidRPr="004B35ED" w:rsidDel="00824A49">
                  <w:rPr>
                    <w:b/>
                    <w:lang w:val="ru-RU"/>
                  </w:rPr>
                  <w:delText>35</w:delText>
                </w:r>
              </w:del>
            </w:ins>
          </w:p>
        </w:tc>
        <w:tc>
          <w:tcPr>
            <w:tcW w:w="662" w:type="dxa"/>
          </w:tcPr>
          <w:p w14:paraId="244B858C" w14:textId="155AD2E3" w:rsidR="002F0F22" w:rsidRPr="004B35ED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724" w:author="Student" w:date="2024-10-18T12:50:00Z"/>
                <w:del w:id="1725" w:author="nikitadorogin@yandex.ru" w:date="2024-10-23T15:13:00Z"/>
                <w:b/>
                <w:lang w:val="ru-RU"/>
              </w:rPr>
            </w:pPr>
          </w:p>
          <w:p w14:paraId="004F155E" w14:textId="6CA04A35" w:rsidR="002F0F22" w:rsidRPr="004B35ED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726" w:author="Student" w:date="2024-10-18T12:50:00Z"/>
                <w:del w:id="1727" w:author="nikitadorogin@yandex.ru" w:date="2024-10-23T15:13:00Z"/>
                <w:b/>
                <w:lang w:val="ru-RU"/>
              </w:rPr>
            </w:pPr>
            <w:ins w:id="1728" w:author="Student" w:date="2024-10-18T12:50:00Z">
              <w:del w:id="1729" w:author="nikitadorogin@yandex.ru" w:date="2024-10-23T15:13:00Z">
                <w:r w:rsidDel="00824A49">
                  <w:rPr>
                    <w:b/>
                    <w:lang w:val="ru-RU"/>
                  </w:rPr>
                  <w:delText>40</w:delText>
                </w:r>
              </w:del>
            </w:ins>
          </w:p>
        </w:tc>
      </w:tr>
      <w:tr w:rsidR="002F0F22" w:rsidRPr="004B35ED" w:rsidDel="00824A49" w14:paraId="3473E7F1" w14:textId="56974C3C" w:rsidTr="002365CB">
        <w:trPr>
          <w:trHeight w:val="440"/>
          <w:ins w:id="1730" w:author="Student" w:date="2024-10-18T12:50:00Z"/>
          <w:del w:id="1731" w:author="nikitadorogin@yandex.ru" w:date="2024-10-23T15:13:00Z"/>
        </w:trPr>
        <w:tc>
          <w:tcPr>
            <w:tcW w:w="1985" w:type="dxa"/>
            <w:tcBorders>
              <w:bottom w:val="single" w:sz="6" w:space="0" w:color="232323"/>
              <w:right w:val="single" w:sz="4" w:space="0" w:color="auto"/>
            </w:tcBorders>
          </w:tcPr>
          <w:p w14:paraId="3A652141" w14:textId="1E9E7168" w:rsidR="002F0F22" w:rsidRPr="004B35ED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732" w:author="Student" w:date="2024-10-18T12:50:00Z"/>
                <w:del w:id="1733" w:author="nikitadorogin@yandex.ru" w:date="2024-10-23T15:13:00Z"/>
                <w:b/>
                <w:lang w:val="ru-RU"/>
              </w:rPr>
            </w:pPr>
            <w:ins w:id="1734" w:author="Student" w:date="2024-10-18T12:50:00Z">
              <w:del w:id="1735" w:author="nikitadorogin@yandex.ru" w:date="2024-10-23T15:13:00Z">
                <w:r w:rsidRPr="004B35ED" w:rsidDel="00824A49">
                  <w:rPr>
                    <w:b/>
                    <w:lang w:val="en-US"/>
                  </w:rPr>
                  <w:delText>U</w:delText>
                </w:r>
                <w:r w:rsidRPr="004B35ED" w:rsidDel="00824A49">
                  <w:rPr>
                    <w:b/>
                    <w:vertAlign w:val="subscript"/>
                    <w:lang w:val="ru-RU"/>
                  </w:rPr>
                  <w:delText xml:space="preserve">обр </w:delText>
                </w:r>
                <w:r w:rsidRPr="004B35ED" w:rsidDel="00824A49">
                  <w:rPr>
                    <w:b/>
                    <w:lang w:val="ru-RU"/>
                  </w:rPr>
                  <w:delText>, В</w:delText>
                </w:r>
              </w:del>
            </w:ins>
          </w:p>
        </w:tc>
        <w:tc>
          <w:tcPr>
            <w:tcW w:w="1702" w:type="dxa"/>
            <w:tcBorders>
              <w:left w:val="single" w:sz="4" w:space="0" w:color="auto"/>
              <w:bottom w:val="single" w:sz="6" w:space="0" w:color="232323"/>
            </w:tcBorders>
          </w:tcPr>
          <w:p w14:paraId="54B9925A" w14:textId="7AE169D1" w:rsidR="002F0F22" w:rsidRPr="004B35ED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736" w:author="Student" w:date="2024-10-18T12:50:00Z"/>
                <w:del w:id="1737" w:author="nikitadorogin@yandex.ru" w:date="2024-10-23T15:13:00Z"/>
                <w:b/>
                <w:bCs/>
                <w:lang w:val="ru-RU"/>
              </w:rPr>
            </w:pPr>
            <w:ins w:id="1738" w:author="Student" w:date="2024-10-18T12:50:00Z">
              <w:del w:id="1739" w:author="nikitadorogin@yandex.ru" w:date="2024-10-23T15:13:00Z">
                <w:r w:rsidRPr="004B35ED" w:rsidDel="00824A49">
                  <w:rPr>
                    <w:b/>
                    <w:bCs/>
                    <w:lang w:val="en-US"/>
                  </w:rPr>
                  <w:delText>Ud</w:delText>
                </w:r>
              </w:del>
            </w:ins>
          </w:p>
        </w:tc>
        <w:tc>
          <w:tcPr>
            <w:tcW w:w="661" w:type="dxa"/>
            <w:tcBorders>
              <w:bottom w:val="single" w:sz="6" w:space="0" w:color="232323"/>
            </w:tcBorders>
            <w:vAlign w:val="bottom"/>
          </w:tcPr>
          <w:p w14:paraId="6E307B6E" w14:textId="49D54A60" w:rsidR="002F0F22" w:rsidRPr="004B35ED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740" w:author="Student" w:date="2024-10-18T12:50:00Z"/>
                <w:del w:id="1741" w:author="nikitadorogin@yandex.ru" w:date="2024-10-23T15:13:00Z"/>
                <w:lang w:val="ru-RU"/>
              </w:rPr>
            </w:pPr>
            <w:ins w:id="1742" w:author="Student" w:date="2024-10-18T12:50:00Z">
              <w:del w:id="1743" w:author="nikitadorogin@yandex.ru" w:date="2024-10-23T15:13:00Z">
                <w:r w:rsidDel="00824A49">
                  <w:rPr>
                    <w:lang w:val="ru-RU"/>
                  </w:rPr>
                  <w:delText>57</w:delText>
                </w:r>
              </w:del>
            </w:ins>
          </w:p>
        </w:tc>
        <w:tc>
          <w:tcPr>
            <w:tcW w:w="661" w:type="dxa"/>
            <w:tcBorders>
              <w:bottom w:val="single" w:sz="6" w:space="0" w:color="232323"/>
            </w:tcBorders>
            <w:vAlign w:val="bottom"/>
          </w:tcPr>
          <w:p w14:paraId="54FC2B03" w14:textId="241F8EE3" w:rsidR="002F0F22" w:rsidRPr="004B35ED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744" w:author="Student" w:date="2024-10-18T12:50:00Z"/>
                <w:del w:id="1745" w:author="nikitadorogin@yandex.ru" w:date="2024-10-23T15:13:00Z"/>
                <w:lang w:val="ru-RU"/>
              </w:rPr>
            </w:pPr>
            <w:ins w:id="1746" w:author="Student" w:date="2024-10-18T12:50:00Z">
              <w:del w:id="1747" w:author="nikitadorogin@yandex.ru" w:date="2024-10-23T15:13:00Z">
                <w:r w:rsidDel="00824A49">
                  <w:rPr>
                    <w:lang w:val="ru-RU"/>
                  </w:rPr>
                  <w:delText>54</w:delText>
                </w:r>
              </w:del>
            </w:ins>
          </w:p>
        </w:tc>
        <w:tc>
          <w:tcPr>
            <w:tcW w:w="661" w:type="dxa"/>
            <w:tcBorders>
              <w:bottom w:val="single" w:sz="6" w:space="0" w:color="232323"/>
            </w:tcBorders>
            <w:vAlign w:val="bottom"/>
          </w:tcPr>
          <w:p w14:paraId="690AFC43" w14:textId="0A22CC59" w:rsidR="002F0F22" w:rsidRPr="004B35ED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748" w:author="Student" w:date="2024-10-18T12:50:00Z"/>
                <w:del w:id="1749" w:author="nikitadorogin@yandex.ru" w:date="2024-10-23T15:13:00Z"/>
                <w:lang w:val="ru-RU"/>
              </w:rPr>
            </w:pPr>
            <w:ins w:id="1750" w:author="Student" w:date="2024-10-18T12:50:00Z">
              <w:del w:id="1751" w:author="nikitadorogin@yandex.ru" w:date="2024-10-23T15:13:00Z">
                <w:r w:rsidDel="00824A49">
                  <w:rPr>
                    <w:lang w:val="ru-RU"/>
                  </w:rPr>
                  <w:delText>51</w:delText>
                </w:r>
              </w:del>
            </w:ins>
          </w:p>
        </w:tc>
        <w:tc>
          <w:tcPr>
            <w:tcW w:w="662" w:type="dxa"/>
            <w:tcBorders>
              <w:bottom w:val="single" w:sz="6" w:space="0" w:color="232323"/>
            </w:tcBorders>
            <w:vAlign w:val="bottom"/>
          </w:tcPr>
          <w:p w14:paraId="657C7EF0" w14:textId="2C581731" w:rsidR="002F0F22" w:rsidRPr="004B35ED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752" w:author="Student" w:date="2024-10-18T12:50:00Z"/>
                <w:del w:id="1753" w:author="nikitadorogin@yandex.ru" w:date="2024-10-23T15:13:00Z"/>
                <w:lang w:val="ru-RU"/>
              </w:rPr>
            </w:pPr>
            <w:ins w:id="1754" w:author="Student" w:date="2024-10-18T12:50:00Z">
              <w:del w:id="1755" w:author="nikitadorogin@yandex.ru" w:date="2024-10-23T15:13:00Z">
                <w:r w:rsidDel="00824A49">
                  <w:rPr>
                    <w:lang w:val="ru-RU"/>
                  </w:rPr>
                  <w:delText>48</w:delText>
                </w:r>
              </w:del>
            </w:ins>
          </w:p>
        </w:tc>
        <w:tc>
          <w:tcPr>
            <w:tcW w:w="661" w:type="dxa"/>
            <w:tcBorders>
              <w:bottom w:val="single" w:sz="6" w:space="0" w:color="232323"/>
            </w:tcBorders>
            <w:vAlign w:val="bottom"/>
          </w:tcPr>
          <w:p w14:paraId="741EACE7" w14:textId="6EE9FAAB" w:rsidR="002F0F22" w:rsidRPr="004B35ED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756" w:author="Student" w:date="2024-10-18T12:50:00Z"/>
                <w:del w:id="1757" w:author="nikitadorogin@yandex.ru" w:date="2024-10-23T15:13:00Z"/>
                <w:lang w:val="ru-RU"/>
              </w:rPr>
            </w:pPr>
            <w:ins w:id="1758" w:author="Student" w:date="2024-10-18T12:50:00Z">
              <w:del w:id="1759" w:author="nikitadorogin@yandex.ru" w:date="2024-10-23T15:13:00Z">
                <w:r w:rsidDel="00824A49">
                  <w:rPr>
                    <w:lang w:val="ru-RU"/>
                  </w:rPr>
                  <w:delText>45</w:delText>
                </w:r>
              </w:del>
            </w:ins>
          </w:p>
        </w:tc>
        <w:tc>
          <w:tcPr>
            <w:tcW w:w="661" w:type="dxa"/>
            <w:tcBorders>
              <w:bottom w:val="single" w:sz="6" w:space="0" w:color="232323"/>
            </w:tcBorders>
            <w:vAlign w:val="bottom"/>
          </w:tcPr>
          <w:p w14:paraId="57DC1373" w14:textId="0B5700DA" w:rsidR="002F0F22" w:rsidRPr="004B35ED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760" w:author="Student" w:date="2024-10-18T12:50:00Z"/>
                <w:del w:id="1761" w:author="nikitadorogin@yandex.ru" w:date="2024-10-23T15:13:00Z"/>
                <w:lang w:val="ru-RU"/>
              </w:rPr>
            </w:pPr>
            <w:ins w:id="1762" w:author="Student" w:date="2024-10-18T12:50:00Z">
              <w:del w:id="1763" w:author="nikitadorogin@yandex.ru" w:date="2024-10-23T15:13:00Z">
                <w:r w:rsidDel="00824A49">
                  <w:rPr>
                    <w:lang w:val="ru-RU"/>
                  </w:rPr>
                  <w:delText>42</w:delText>
                </w:r>
              </w:del>
            </w:ins>
          </w:p>
        </w:tc>
        <w:tc>
          <w:tcPr>
            <w:tcW w:w="661" w:type="dxa"/>
            <w:tcBorders>
              <w:bottom w:val="single" w:sz="6" w:space="0" w:color="232323"/>
            </w:tcBorders>
            <w:vAlign w:val="bottom"/>
          </w:tcPr>
          <w:p w14:paraId="30E31498" w14:textId="5C2EF843" w:rsidR="002F0F22" w:rsidRPr="004B35ED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764" w:author="Student" w:date="2024-10-18T12:50:00Z"/>
                <w:del w:id="1765" w:author="nikitadorogin@yandex.ru" w:date="2024-10-23T15:13:00Z"/>
                <w:lang w:val="ru-RU"/>
              </w:rPr>
            </w:pPr>
            <w:ins w:id="1766" w:author="Student" w:date="2024-10-18T12:50:00Z">
              <w:del w:id="1767" w:author="nikitadorogin@yandex.ru" w:date="2024-10-23T15:13:00Z">
                <w:r w:rsidDel="00824A49">
                  <w:rPr>
                    <w:lang w:val="ru-RU"/>
                  </w:rPr>
                  <w:delText>39</w:delText>
                </w:r>
              </w:del>
            </w:ins>
          </w:p>
        </w:tc>
        <w:tc>
          <w:tcPr>
            <w:tcW w:w="662" w:type="dxa"/>
            <w:tcBorders>
              <w:bottom w:val="single" w:sz="6" w:space="0" w:color="232323"/>
            </w:tcBorders>
            <w:vAlign w:val="bottom"/>
          </w:tcPr>
          <w:p w14:paraId="1299E1B0" w14:textId="7129405E" w:rsidR="002F0F22" w:rsidRPr="004B35ED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768" w:author="Student" w:date="2024-10-18T12:50:00Z"/>
                <w:del w:id="1769" w:author="nikitadorogin@yandex.ru" w:date="2024-10-23T15:13:00Z"/>
                <w:lang w:val="ru-RU"/>
              </w:rPr>
            </w:pPr>
            <w:ins w:id="1770" w:author="Student" w:date="2024-10-18T12:50:00Z">
              <w:del w:id="1771" w:author="nikitadorogin@yandex.ru" w:date="2024-10-23T15:13:00Z">
                <w:r w:rsidDel="00824A49">
                  <w:rPr>
                    <w:lang w:val="ru-RU"/>
                  </w:rPr>
                  <w:delText>36</w:delText>
                </w:r>
              </w:del>
            </w:ins>
          </w:p>
        </w:tc>
      </w:tr>
      <w:tr w:rsidR="002F0F22" w:rsidRPr="004B35ED" w:rsidDel="00824A49" w14:paraId="7D216E4A" w14:textId="11DEE843" w:rsidTr="002365CB">
        <w:trPr>
          <w:trHeight w:val="404"/>
          <w:ins w:id="1772" w:author="Student" w:date="2024-10-18T12:50:00Z"/>
          <w:del w:id="1773" w:author="nikitadorogin@yandex.ru" w:date="2024-10-23T15:13:00Z"/>
        </w:trPr>
        <w:tc>
          <w:tcPr>
            <w:tcW w:w="1985" w:type="dxa"/>
            <w:tcBorders>
              <w:bottom w:val="single" w:sz="4" w:space="0" w:color="auto"/>
              <w:right w:val="single" w:sz="4" w:space="0" w:color="auto"/>
            </w:tcBorders>
          </w:tcPr>
          <w:p w14:paraId="5D95DB92" w14:textId="1F0E715D" w:rsidR="002F0F22" w:rsidRPr="004B35ED" w:rsidDel="00824A49" w:rsidRDefault="002F0F22" w:rsidP="002365CB">
            <w:pPr>
              <w:widowControl w:val="0"/>
              <w:tabs>
                <w:tab w:val="left" w:pos="447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774" w:author="Student" w:date="2024-10-18T12:50:00Z"/>
                <w:del w:id="1775" w:author="nikitadorogin@yandex.ru" w:date="2024-10-23T15:13:00Z"/>
                <w:rFonts w:ascii="Arial" w:hAnsi="Arial"/>
                <w:b/>
                <w:lang w:val="ru-RU"/>
              </w:rPr>
            </w:pPr>
            <w:ins w:id="1776" w:author="Student" w:date="2024-10-18T12:50:00Z">
              <w:del w:id="1777" w:author="nikitadorogin@yandex.ru" w:date="2024-10-23T15:13:00Z">
                <w:r w:rsidRPr="004B35ED" w:rsidDel="00824A49">
                  <w:rPr>
                    <w:b/>
                    <w:lang w:val="en-US"/>
                  </w:rPr>
                  <w:delText>I</w:delText>
                </w:r>
                <w:r w:rsidRPr="004B35ED" w:rsidDel="00824A49">
                  <w:rPr>
                    <w:b/>
                    <w:vertAlign w:val="subscript"/>
                    <w:lang w:val="ru-RU"/>
                  </w:rPr>
                  <w:delText xml:space="preserve">обр </w:delText>
                </w:r>
                <w:r w:rsidRPr="004B35ED" w:rsidDel="00824A49">
                  <w:rPr>
                    <w:b/>
                    <w:lang w:val="ru-RU"/>
                  </w:rPr>
                  <w:delText>, мА</w:delText>
                </w:r>
              </w:del>
            </w:ins>
          </w:p>
        </w:tc>
        <w:tc>
          <w:tcPr>
            <w:tcW w:w="1702" w:type="dxa"/>
            <w:tcBorders>
              <w:left w:val="single" w:sz="4" w:space="0" w:color="auto"/>
              <w:bottom w:val="single" w:sz="4" w:space="0" w:color="auto"/>
            </w:tcBorders>
          </w:tcPr>
          <w:p w14:paraId="591553C4" w14:textId="4394422F" w:rsidR="002F0F22" w:rsidRPr="004B35ED" w:rsidDel="00824A49" w:rsidRDefault="002F0F22" w:rsidP="002365CB">
            <w:pPr>
              <w:widowControl w:val="0"/>
              <w:tabs>
                <w:tab w:val="left" w:pos="447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778" w:author="Student" w:date="2024-10-18T12:50:00Z"/>
                <w:del w:id="1779" w:author="nikitadorogin@yandex.ru" w:date="2024-10-23T15:13:00Z"/>
                <w:b/>
                <w:bCs/>
                <w:lang w:val="ru-RU"/>
              </w:rPr>
            </w:pPr>
            <w:ins w:id="1780" w:author="Student" w:date="2024-10-18T12:50:00Z">
              <w:del w:id="1781" w:author="nikitadorogin@yandex.ru" w:date="2024-10-23T15:13:00Z">
                <w:r w:rsidRPr="004B35ED" w:rsidDel="00824A49">
                  <w:rPr>
                    <w:b/>
                    <w:bCs/>
                    <w:lang w:val="en-US"/>
                  </w:rPr>
                  <w:delText>Id</w:delText>
                </w:r>
              </w:del>
            </w:ins>
          </w:p>
        </w:tc>
        <w:tc>
          <w:tcPr>
            <w:tcW w:w="661" w:type="dxa"/>
            <w:tcBorders>
              <w:bottom w:val="single" w:sz="4" w:space="0" w:color="auto"/>
            </w:tcBorders>
            <w:vAlign w:val="bottom"/>
          </w:tcPr>
          <w:p w14:paraId="223B7D57" w14:textId="2660D452" w:rsidR="002F0F22" w:rsidRPr="004B35ED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782" w:author="Student" w:date="2024-10-18T12:50:00Z"/>
                <w:del w:id="1783" w:author="nikitadorogin@yandex.ru" w:date="2024-10-23T15:13:00Z"/>
                <w:rFonts w:ascii="Arial"/>
                <w:sz w:val="24"/>
                <w:szCs w:val="24"/>
                <w:lang w:val="ru-RU"/>
              </w:rPr>
            </w:pPr>
            <w:ins w:id="1784" w:author="Student" w:date="2024-10-18T12:50:00Z">
              <w:del w:id="1785" w:author="nikitadorogin@yandex.ru" w:date="2024-10-23T15:13:00Z">
                <w:r w:rsidDel="00824A49">
                  <w:rPr>
                    <w:rFonts w:ascii="Arial"/>
                    <w:sz w:val="24"/>
                    <w:szCs w:val="24"/>
                    <w:lang w:val="ru-RU"/>
                  </w:rPr>
                  <w:delText>860,5</w:delText>
                </w:r>
              </w:del>
            </w:ins>
          </w:p>
        </w:tc>
        <w:tc>
          <w:tcPr>
            <w:tcW w:w="661" w:type="dxa"/>
            <w:tcBorders>
              <w:bottom w:val="single" w:sz="4" w:space="0" w:color="auto"/>
            </w:tcBorders>
            <w:vAlign w:val="bottom"/>
          </w:tcPr>
          <w:p w14:paraId="5F44451A" w14:textId="770933EB" w:rsidR="002F0F22" w:rsidRPr="004B35ED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786" w:author="Student" w:date="2024-10-18T12:50:00Z"/>
                <w:del w:id="1787" w:author="nikitadorogin@yandex.ru" w:date="2024-10-23T15:13:00Z"/>
                <w:sz w:val="24"/>
                <w:szCs w:val="24"/>
                <w:lang w:val="ru-RU"/>
              </w:rPr>
            </w:pPr>
            <w:ins w:id="1788" w:author="Student" w:date="2024-10-18T12:50:00Z">
              <w:del w:id="1789" w:author="nikitadorogin@yandex.ru" w:date="2024-10-23T15:13:00Z">
                <w:r w:rsidDel="00824A49">
                  <w:rPr>
                    <w:sz w:val="24"/>
                    <w:szCs w:val="24"/>
                    <w:lang w:val="ru-RU"/>
                  </w:rPr>
                  <w:delText>487,4</w:delText>
                </w:r>
              </w:del>
            </w:ins>
          </w:p>
        </w:tc>
        <w:tc>
          <w:tcPr>
            <w:tcW w:w="661" w:type="dxa"/>
            <w:tcBorders>
              <w:bottom w:val="single" w:sz="4" w:space="0" w:color="auto"/>
            </w:tcBorders>
            <w:vAlign w:val="bottom"/>
          </w:tcPr>
          <w:p w14:paraId="591BCFC2" w14:textId="432012D9" w:rsidR="002F0F22" w:rsidRPr="004B35ED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790" w:author="Student" w:date="2024-10-18T12:50:00Z"/>
                <w:del w:id="1791" w:author="nikitadorogin@yandex.ru" w:date="2024-10-23T15:13:00Z"/>
                <w:sz w:val="24"/>
                <w:szCs w:val="24"/>
                <w:lang w:val="ru-RU"/>
              </w:rPr>
            </w:pPr>
            <w:ins w:id="1792" w:author="Student" w:date="2024-10-18T12:50:00Z">
              <w:del w:id="1793" w:author="nikitadorogin@yandex.ru" w:date="2024-10-23T15:13:00Z">
                <w:r w:rsidDel="00824A49">
                  <w:rPr>
                    <w:sz w:val="24"/>
                    <w:szCs w:val="24"/>
                    <w:lang w:val="ru-RU"/>
                  </w:rPr>
                  <w:delText>11</w:delText>
                </w:r>
              </w:del>
            </w:ins>
            <w:ins w:id="1794" w:author="Student" w:date="2024-10-18T12:51:00Z">
              <w:del w:id="1795" w:author="nikitadorogin@yandex.ru" w:date="2024-10-23T15:13:00Z">
                <w:r w:rsidDel="00824A49">
                  <w:rPr>
                    <w:sz w:val="24"/>
                    <w:szCs w:val="24"/>
                    <w:lang w:val="ru-RU"/>
                  </w:rPr>
                  <w:delText>7</w:delText>
                </w:r>
              </w:del>
            </w:ins>
          </w:p>
        </w:tc>
        <w:tc>
          <w:tcPr>
            <w:tcW w:w="662" w:type="dxa"/>
            <w:tcBorders>
              <w:bottom w:val="single" w:sz="4" w:space="0" w:color="auto"/>
            </w:tcBorders>
            <w:vAlign w:val="bottom"/>
          </w:tcPr>
          <w:p w14:paraId="1AFE3319" w14:textId="51776B1C" w:rsidR="002F0F22" w:rsidRPr="004B35ED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796" w:author="Student" w:date="2024-10-18T12:50:00Z"/>
                <w:del w:id="1797" w:author="nikitadorogin@yandex.ru" w:date="2024-10-23T15:13:00Z"/>
                <w:sz w:val="24"/>
                <w:szCs w:val="24"/>
                <w:lang w:val="ru-RU"/>
              </w:rPr>
            </w:pPr>
            <w:ins w:id="1798" w:author="Student" w:date="2024-10-18T12:50:00Z">
              <w:del w:id="1799" w:author="nikitadorogin@yandex.ru" w:date="2024-10-23T15:13:00Z">
                <w:r w:rsidDel="00824A49">
                  <w:rPr>
                    <w:sz w:val="24"/>
                    <w:szCs w:val="24"/>
                    <w:lang w:val="ru-RU"/>
                  </w:rPr>
                  <w:delText>0,</w:delText>
                </w:r>
              </w:del>
            </w:ins>
            <w:ins w:id="1800" w:author="Student" w:date="2024-10-18T12:51:00Z">
              <w:del w:id="1801" w:author="nikitadorogin@yandex.ru" w:date="2024-10-23T15:13:00Z">
                <w:r w:rsidDel="00824A49">
                  <w:rPr>
                    <w:sz w:val="24"/>
                    <w:szCs w:val="24"/>
                    <w:lang w:val="ru-RU"/>
                  </w:rPr>
                  <w:delText>00003</w:delText>
                </w:r>
              </w:del>
            </w:ins>
          </w:p>
        </w:tc>
        <w:tc>
          <w:tcPr>
            <w:tcW w:w="661" w:type="dxa"/>
            <w:tcBorders>
              <w:bottom w:val="single" w:sz="4" w:space="0" w:color="auto"/>
            </w:tcBorders>
            <w:vAlign w:val="bottom"/>
          </w:tcPr>
          <w:p w14:paraId="24FB15F5" w14:textId="45202C33" w:rsidR="002F0F22" w:rsidRPr="004B35ED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802" w:author="Student" w:date="2024-10-18T12:50:00Z"/>
                <w:del w:id="1803" w:author="nikitadorogin@yandex.ru" w:date="2024-10-23T15:13:00Z"/>
                <w:sz w:val="24"/>
                <w:szCs w:val="24"/>
                <w:lang w:val="ru-RU"/>
              </w:rPr>
            </w:pPr>
            <w:ins w:id="1804" w:author="Student" w:date="2024-10-18T12:50:00Z">
              <w:del w:id="1805" w:author="nikitadorogin@yandex.ru" w:date="2024-10-23T15:13:00Z">
                <w:r w:rsidDel="00824A49">
                  <w:rPr>
                    <w:sz w:val="24"/>
                    <w:szCs w:val="24"/>
                    <w:lang w:val="ru-RU"/>
                  </w:rPr>
                  <w:delText>0,000</w:delText>
                </w:r>
              </w:del>
            </w:ins>
            <w:ins w:id="1806" w:author="Student" w:date="2024-10-18T12:52:00Z">
              <w:del w:id="1807" w:author="nikitadorogin@yandex.ru" w:date="2024-10-23T15:13:00Z">
                <w:r w:rsidDel="00824A49">
                  <w:rPr>
                    <w:sz w:val="24"/>
                    <w:szCs w:val="24"/>
                    <w:lang w:val="ru-RU"/>
                  </w:rPr>
                  <w:delText>03</w:delText>
                </w:r>
              </w:del>
            </w:ins>
          </w:p>
        </w:tc>
        <w:tc>
          <w:tcPr>
            <w:tcW w:w="661" w:type="dxa"/>
            <w:tcBorders>
              <w:bottom w:val="single" w:sz="4" w:space="0" w:color="auto"/>
            </w:tcBorders>
            <w:vAlign w:val="bottom"/>
          </w:tcPr>
          <w:p w14:paraId="4F86239B" w14:textId="442371F2" w:rsidR="002F0F22" w:rsidRPr="004B35ED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808" w:author="Student" w:date="2024-10-18T12:50:00Z"/>
                <w:del w:id="1809" w:author="nikitadorogin@yandex.ru" w:date="2024-10-23T15:13:00Z"/>
                <w:sz w:val="24"/>
                <w:szCs w:val="24"/>
                <w:lang w:val="ru-RU"/>
              </w:rPr>
            </w:pPr>
            <w:ins w:id="1810" w:author="Student" w:date="2024-10-18T12:50:00Z">
              <w:del w:id="1811" w:author="nikitadorogin@yandex.ru" w:date="2024-10-23T15:13:00Z">
                <w:r w:rsidDel="00824A49">
                  <w:rPr>
                    <w:sz w:val="24"/>
                    <w:szCs w:val="24"/>
                    <w:lang w:val="ru-RU"/>
                  </w:rPr>
                  <w:delText>0,000</w:delText>
                </w:r>
              </w:del>
            </w:ins>
            <w:ins w:id="1812" w:author="Student" w:date="2024-10-18T12:52:00Z">
              <w:del w:id="1813" w:author="nikitadorogin@yandex.ru" w:date="2024-10-23T15:13:00Z">
                <w:r w:rsidDel="00824A49">
                  <w:rPr>
                    <w:sz w:val="24"/>
                    <w:szCs w:val="24"/>
                    <w:lang w:val="ru-RU"/>
                  </w:rPr>
                  <w:delText>03</w:delText>
                </w:r>
              </w:del>
            </w:ins>
          </w:p>
        </w:tc>
        <w:tc>
          <w:tcPr>
            <w:tcW w:w="661" w:type="dxa"/>
            <w:tcBorders>
              <w:bottom w:val="single" w:sz="4" w:space="0" w:color="auto"/>
            </w:tcBorders>
            <w:vAlign w:val="bottom"/>
          </w:tcPr>
          <w:p w14:paraId="6810D5B6" w14:textId="617215A2" w:rsidR="002F0F22" w:rsidRPr="004B35ED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814" w:author="Student" w:date="2024-10-18T12:50:00Z"/>
                <w:del w:id="1815" w:author="nikitadorogin@yandex.ru" w:date="2024-10-23T15:13:00Z"/>
                <w:sz w:val="24"/>
                <w:szCs w:val="24"/>
                <w:lang w:val="ru-RU"/>
              </w:rPr>
            </w:pPr>
            <w:ins w:id="1816" w:author="Student" w:date="2024-10-18T12:50:00Z">
              <w:del w:id="1817" w:author="nikitadorogin@yandex.ru" w:date="2024-10-23T15:13:00Z">
                <w:r w:rsidDel="00824A49">
                  <w:rPr>
                    <w:sz w:val="24"/>
                    <w:szCs w:val="24"/>
                    <w:lang w:val="ru-RU"/>
                  </w:rPr>
                  <w:delText>0,000</w:delText>
                </w:r>
              </w:del>
            </w:ins>
            <w:ins w:id="1818" w:author="Student" w:date="2024-10-18T12:52:00Z">
              <w:del w:id="1819" w:author="nikitadorogin@yandex.ru" w:date="2024-10-23T15:13:00Z">
                <w:r w:rsidDel="00824A49">
                  <w:rPr>
                    <w:sz w:val="24"/>
                    <w:szCs w:val="24"/>
                    <w:lang w:val="ru-RU"/>
                  </w:rPr>
                  <w:delText>03</w:delText>
                </w:r>
              </w:del>
            </w:ins>
          </w:p>
        </w:tc>
        <w:tc>
          <w:tcPr>
            <w:tcW w:w="662" w:type="dxa"/>
            <w:tcBorders>
              <w:bottom w:val="single" w:sz="4" w:space="0" w:color="auto"/>
            </w:tcBorders>
            <w:vAlign w:val="bottom"/>
          </w:tcPr>
          <w:p w14:paraId="68E3903D" w14:textId="2C3BEC24" w:rsidR="002F0F22" w:rsidRPr="004B35ED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820" w:author="Student" w:date="2024-10-18T12:50:00Z"/>
                <w:del w:id="1821" w:author="nikitadorogin@yandex.ru" w:date="2024-10-23T15:13:00Z"/>
                <w:sz w:val="24"/>
                <w:szCs w:val="24"/>
                <w:lang w:val="ru-RU"/>
              </w:rPr>
            </w:pPr>
            <w:ins w:id="1822" w:author="Student" w:date="2024-10-18T12:50:00Z">
              <w:del w:id="1823" w:author="nikitadorogin@yandex.ru" w:date="2024-10-23T15:13:00Z">
                <w:r w:rsidRPr="005F6A74" w:rsidDel="00824A49">
                  <w:rPr>
                    <w:sz w:val="24"/>
                    <w:szCs w:val="24"/>
                    <w:lang w:val="ru-RU"/>
                  </w:rPr>
                  <w:delText>0,000</w:delText>
                </w:r>
              </w:del>
            </w:ins>
            <w:ins w:id="1824" w:author="Student" w:date="2024-10-18T12:52:00Z">
              <w:del w:id="1825" w:author="nikitadorogin@yandex.ru" w:date="2024-10-23T15:13:00Z">
                <w:r w:rsidDel="00824A49">
                  <w:rPr>
                    <w:sz w:val="24"/>
                    <w:szCs w:val="24"/>
                    <w:lang w:val="ru-RU"/>
                  </w:rPr>
                  <w:delText>03</w:delText>
                </w:r>
              </w:del>
            </w:ins>
          </w:p>
        </w:tc>
      </w:tr>
      <w:tr w:rsidR="002F0F22" w:rsidRPr="004B35ED" w:rsidDel="00824A49" w14:paraId="6B556A66" w14:textId="4E8A9CD5" w:rsidTr="002365CB">
        <w:trPr>
          <w:trHeight w:val="404"/>
          <w:ins w:id="1826" w:author="Student" w:date="2024-10-18T12:50:00Z"/>
          <w:del w:id="1827" w:author="nikitadorogin@yandex.ru" w:date="2024-10-23T15:13:00Z"/>
        </w:trPr>
        <w:tc>
          <w:tcPr>
            <w:tcW w:w="1985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4" w:space="0" w:color="auto"/>
            </w:tcBorders>
          </w:tcPr>
          <w:p w14:paraId="06910FF0" w14:textId="06FF0F9D" w:rsidR="002F0F22" w:rsidRPr="005F6A74" w:rsidDel="00824A49" w:rsidRDefault="002F0F22" w:rsidP="002365CB">
            <w:pPr>
              <w:widowControl w:val="0"/>
              <w:tabs>
                <w:tab w:val="left" w:pos="447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828" w:author="Student" w:date="2024-10-18T12:50:00Z"/>
                <w:del w:id="1829" w:author="nikitadorogin@yandex.ru" w:date="2024-10-23T15:13:00Z"/>
                <w:b/>
                <w:lang w:val="en-US"/>
              </w:rPr>
            </w:pPr>
            <w:ins w:id="1830" w:author="Student" w:date="2024-10-18T12:50:00Z">
              <w:del w:id="1831" w:author="nikitadorogin@yandex.ru" w:date="2024-10-23T15:13:00Z">
                <w:r w:rsidRPr="005F6A74" w:rsidDel="00824A49">
                  <w:rPr>
                    <w:b/>
                    <w:lang w:val="en-US"/>
                  </w:rPr>
                  <w:delText>Измеряемый параметр</w:delText>
                </w:r>
              </w:del>
            </w:ins>
          </w:p>
        </w:tc>
        <w:tc>
          <w:tcPr>
            <w:tcW w:w="1702" w:type="dxa"/>
            <w:tcBorders>
              <w:top w:val="single" w:sz="6" w:space="0" w:color="232323"/>
              <w:left w:val="single" w:sz="4" w:space="0" w:color="auto"/>
              <w:bottom w:val="single" w:sz="4" w:space="0" w:color="auto"/>
              <w:right w:val="single" w:sz="6" w:space="0" w:color="232323"/>
            </w:tcBorders>
          </w:tcPr>
          <w:p w14:paraId="061D11D4" w14:textId="56C23AAC" w:rsidR="002F0F22" w:rsidRPr="005F6A74" w:rsidDel="00824A49" w:rsidRDefault="002F0F22" w:rsidP="002365CB">
            <w:pPr>
              <w:widowControl w:val="0"/>
              <w:tabs>
                <w:tab w:val="left" w:pos="447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832" w:author="Student" w:date="2024-10-18T12:50:00Z"/>
                <w:del w:id="1833" w:author="nikitadorogin@yandex.ru" w:date="2024-10-23T15:13:00Z"/>
                <w:b/>
                <w:bCs/>
                <w:lang w:val="en-US"/>
              </w:rPr>
            </w:pPr>
            <w:ins w:id="1834" w:author="Student" w:date="2024-10-18T12:50:00Z">
              <w:del w:id="1835" w:author="nikitadorogin@yandex.ru" w:date="2024-10-23T15:13:00Z">
                <w:r w:rsidRPr="005F6A74" w:rsidDel="00824A49">
                  <w:rPr>
                    <w:b/>
                    <w:bCs/>
                    <w:lang w:val="en-US"/>
                  </w:rPr>
                  <w:delText>R, %</w:delText>
                </w:r>
              </w:del>
            </w:ins>
          </w:p>
          <w:p w14:paraId="2441A8DD" w14:textId="7F60A9BC" w:rsidR="002F0F22" w:rsidRPr="005F6A74" w:rsidDel="00824A49" w:rsidRDefault="002F0F22" w:rsidP="002365CB">
            <w:pPr>
              <w:widowControl w:val="0"/>
              <w:tabs>
                <w:tab w:val="left" w:pos="447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836" w:author="Student" w:date="2024-10-18T12:50:00Z"/>
                <w:del w:id="1837" w:author="nikitadorogin@yandex.ru" w:date="2024-10-23T15:13:00Z"/>
                <w:b/>
                <w:bCs/>
                <w:lang w:val="en-US"/>
              </w:rPr>
            </w:pPr>
            <w:ins w:id="1838" w:author="Student" w:date="2024-10-18T12:50:00Z">
              <w:del w:id="1839" w:author="nikitadorogin@yandex.ru" w:date="2024-10-23T15:13:00Z">
                <w:r w:rsidRPr="005F6A74" w:rsidDel="00824A49">
                  <w:rPr>
                    <w:b/>
                    <w:bCs/>
                    <w:lang w:val="en-US"/>
                  </w:rPr>
                  <w:delText>При-</w:delText>
                </w:r>
              </w:del>
            </w:ins>
          </w:p>
          <w:p w14:paraId="05F7FEA1" w14:textId="0BC832F1" w:rsidR="002F0F22" w:rsidRPr="005F6A74" w:rsidDel="00824A49" w:rsidRDefault="002F0F22" w:rsidP="002365CB">
            <w:pPr>
              <w:widowControl w:val="0"/>
              <w:tabs>
                <w:tab w:val="left" w:pos="447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840" w:author="Student" w:date="2024-10-18T12:50:00Z"/>
                <w:del w:id="1841" w:author="nikitadorogin@yandex.ru" w:date="2024-10-23T15:13:00Z"/>
                <w:b/>
                <w:bCs/>
                <w:lang w:val="en-US"/>
              </w:rPr>
            </w:pPr>
            <w:ins w:id="1842" w:author="Student" w:date="2024-10-18T12:50:00Z">
              <w:del w:id="1843" w:author="nikitadorogin@yandex.ru" w:date="2024-10-23T15:13:00Z">
                <w:r w:rsidRPr="005F6A74" w:rsidDel="00824A49">
                  <w:rPr>
                    <w:b/>
                    <w:bCs/>
                    <w:lang w:val="en-US"/>
                  </w:rPr>
                  <w:delText>бор</w:delText>
                </w:r>
              </w:del>
            </w:ins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15F01FE3" w14:textId="1A56F70F" w:rsidR="002F0F22" w:rsidRPr="002365CB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844" w:author="Student" w:date="2024-10-18T12:50:00Z"/>
                <w:del w:id="1845" w:author="nikitadorogin@yandex.ru" w:date="2024-10-23T15:13:00Z"/>
                <w:rFonts w:ascii="Arial"/>
                <w:b/>
                <w:bCs/>
                <w:sz w:val="24"/>
                <w:szCs w:val="24"/>
                <w:lang w:val="ru-RU"/>
              </w:rPr>
            </w:pPr>
          </w:p>
          <w:p w14:paraId="38040030" w14:textId="5418E42A" w:rsidR="002F0F22" w:rsidRPr="002365CB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846" w:author="Student" w:date="2024-10-18T12:50:00Z"/>
                <w:del w:id="1847" w:author="nikitadorogin@yandex.ru" w:date="2024-10-23T15:13:00Z"/>
                <w:rFonts w:ascii="Arial"/>
                <w:b/>
                <w:bCs/>
                <w:sz w:val="24"/>
                <w:szCs w:val="24"/>
                <w:lang w:val="ru-RU"/>
              </w:rPr>
            </w:pPr>
            <w:ins w:id="1848" w:author="Student" w:date="2024-10-18T12:50:00Z">
              <w:del w:id="1849" w:author="nikitadorogin@yandex.ru" w:date="2024-10-23T15:13:00Z">
                <w:r w:rsidRPr="002365CB" w:rsidDel="00824A49">
                  <w:rPr>
                    <w:rFonts w:ascii="Arial"/>
                    <w:b/>
                    <w:bCs/>
                    <w:sz w:val="24"/>
                    <w:szCs w:val="24"/>
                    <w:lang w:val="ru-RU"/>
                  </w:rPr>
                  <w:delText>45</w:delText>
                </w:r>
              </w:del>
            </w:ins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0C87F82C" w14:textId="59F5FFFD" w:rsidR="002F0F22" w:rsidRPr="002365CB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850" w:author="Student" w:date="2024-10-18T12:50:00Z"/>
                <w:del w:id="1851" w:author="nikitadorogin@yandex.ru" w:date="2024-10-23T15:13:00Z"/>
                <w:b/>
                <w:bCs/>
                <w:sz w:val="24"/>
                <w:szCs w:val="24"/>
                <w:lang w:val="ru-RU"/>
              </w:rPr>
            </w:pPr>
          </w:p>
          <w:p w14:paraId="57487571" w14:textId="08D1A473" w:rsidR="002F0F22" w:rsidRPr="002365CB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852" w:author="Student" w:date="2024-10-18T12:50:00Z"/>
                <w:del w:id="1853" w:author="nikitadorogin@yandex.ru" w:date="2024-10-23T15:13:00Z"/>
                <w:b/>
                <w:bCs/>
                <w:sz w:val="24"/>
                <w:szCs w:val="24"/>
                <w:lang w:val="ru-RU"/>
              </w:rPr>
            </w:pPr>
            <w:ins w:id="1854" w:author="Student" w:date="2024-10-18T12:50:00Z">
              <w:del w:id="1855" w:author="nikitadorogin@yandex.ru" w:date="2024-10-23T15:13:00Z">
                <w:r w:rsidRPr="002365CB" w:rsidDel="00824A49">
                  <w:rPr>
                    <w:b/>
                    <w:bCs/>
                    <w:sz w:val="24"/>
                    <w:szCs w:val="24"/>
                    <w:lang w:val="ru-RU"/>
                  </w:rPr>
                  <w:delText>50</w:delText>
                </w:r>
              </w:del>
            </w:ins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11CE5881" w14:textId="6D9E73BE" w:rsidR="002F0F22" w:rsidRPr="002365CB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856" w:author="Student" w:date="2024-10-18T12:50:00Z"/>
                <w:del w:id="1857" w:author="nikitadorogin@yandex.ru" w:date="2024-10-23T15:13:00Z"/>
                <w:b/>
                <w:bCs/>
                <w:sz w:val="24"/>
                <w:szCs w:val="24"/>
                <w:lang w:val="ru-RU"/>
              </w:rPr>
            </w:pPr>
          </w:p>
          <w:p w14:paraId="34260848" w14:textId="75BFF89D" w:rsidR="002F0F22" w:rsidRPr="002365CB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858" w:author="Student" w:date="2024-10-18T12:50:00Z"/>
                <w:del w:id="1859" w:author="nikitadorogin@yandex.ru" w:date="2024-10-23T15:13:00Z"/>
                <w:b/>
                <w:bCs/>
                <w:sz w:val="24"/>
                <w:szCs w:val="24"/>
                <w:lang w:val="ru-RU"/>
              </w:rPr>
            </w:pPr>
            <w:ins w:id="1860" w:author="Student" w:date="2024-10-18T12:50:00Z">
              <w:del w:id="1861" w:author="nikitadorogin@yandex.ru" w:date="2024-10-23T15:13:00Z">
                <w:r w:rsidRPr="002365CB" w:rsidDel="00824A49">
                  <w:rPr>
                    <w:b/>
                    <w:bCs/>
                    <w:sz w:val="24"/>
                    <w:szCs w:val="24"/>
                    <w:lang w:val="ru-RU"/>
                  </w:rPr>
                  <w:delText>55</w:delText>
                </w:r>
              </w:del>
            </w:ins>
          </w:p>
        </w:tc>
        <w:tc>
          <w:tcPr>
            <w:tcW w:w="662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32188D92" w14:textId="60B199D7" w:rsidR="002F0F22" w:rsidRPr="002365CB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862" w:author="Student" w:date="2024-10-18T12:50:00Z"/>
                <w:del w:id="1863" w:author="nikitadorogin@yandex.ru" w:date="2024-10-23T15:13:00Z"/>
                <w:b/>
                <w:bCs/>
                <w:sz w:val="24"/>
                <w:szCs w:val="24"/>
                <w:lang w:val="ru-RU"/>
              </w:rPr>
            </w:pPr>
          </w:p>
          <w:p w14:paraId="72FBE497" w14:textId="5F92B482" w:rsidR="002F0F22" w:rsidRPr="002365CB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864" w:author="Student" w:date="2024-10-18T12:50:00Z"/>
                <w:del w:id="1865" w:author="nikitadorogin@yandex.ru" w:date="2024-10-23T15:13:00Z"/>
                <w:b/>
                <w:bCs/>
                <w:sz w:val="24"/>
                <w:szCs w:val="24"/>
                <w:lang w:val="ru-RU"/>
              </w:rPr>
            </w:pPr>
            <w:ins w:id="1866" w:author="Student" w:date="2024-10-18T12:50:00Z">
              <w:del w:id="1867" w:author="nikitadorogin@yandex.ru" w:date="2024-10-23T15:13:00Z">
                <w:r w:rsidRPr="002365CB" w:rsidDel="00824A49">
                  <w:rPr>
                    <w:b/>
                    <w:bCs/>
                    <w:sz w:val="24"/>
                    <w:szCs w:val="24"/>
                    <w:lang w:val="ru-RU"/>
                  </w:rPr>
                  <w:delText>60</w:delText>
                </w:r>
              </w:del>
            </w:ins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447D6ACB" w14:textId="1A23DB16" w:rsidR="002F0F22" w:rsidRPr="002365CB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868" w:author="Student" w:date="2024-10-18T12:50:00Z"/>
                <w:del w:id="1869" w:author="nikitadorogin@yandex.ru" w:date="2024-10-23T15:13:00Z"/>
                <w:b/>
                <w:bCs/>
                <w:sz w:val="24"/>
                <w:szCs w:val="24"/>
                <w:lang w:val="ru-RU"/>
              </w:rPr>
            </w:pPr>
          </w:p>
          <w:p w14:paraId="1A76C3FE" w14:textId="35113295" w:rsidR="002F0F22" w:rsidRPr="002365CB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870" w:author="Student" w:date="2024-10-18T12:50:00Z"/>
                <w:del w:id="1871" w:author="nikitadorogin@yandex.ru" w:date="2024-10-23T15:13:00Z"/>
                <w:b/>
                <w:bCs/>
                <w:sz w:val="24"/>
                <w:szCs w:val="24"/>
                <w:lang w:val="ru-RU"/>
              </w:rPr>
            </w:pPr>
            <w:ins w:id="1872" w:author="Student" w:date="2024-10-18T12:50:00Z">
              <w:del w:id="1873" w:author="nikitadorogin@yandex.ru" w:date="2024-10-23T15:13:00Z">
                <w:r w:rsidRPr="002365CB" w:rsidDel="00824A49">
                  <w:rPr>
                    <w:b/>
                    <w:bCs/>
                    <w:sz w:val="24"/>
                    <w:szCs w:val="24"/>
                    <w:lang w:val="ru-RU"/>
                  </w:rPr>
                  <w:delText>65</w:delText>
                </w:r>
              </w:del>
            </w:ins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59499D5F" w14:textId="6FCE5D0F" w:rsidR="002F0F22" w:rsidRPr="002365CB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874" w:author="Student" w:date="2024-10-18T12:50:00Z"/>
                <w:del w:id="1875" w:author="nikitadorogin@yandex.ru" w:date="2024-10-23T15:13:00Z"/>
                <w:b/>
                <w:bCs/>
                <w:sz w:val="24"/>
                <w:szCs w:val="24"/>
                <w:lang w:val="ru-RU"/>
              </w:rPr>
            </w:pPr>
          </w:p>
          <w:p w14:paraId="782724E4" w14:textId="3A85D74F" w:rsidR="002F0F22" w:rsidRPr="002365CB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876" w:author="Student" w:date="2024-10-18T12:50:00Z"/>
                <w:del w:id="1877" w:author="nikitadorogin@yandex.ru" w:date="2024-10-23T15:13:00Z"/>
                <w:b/>
                <w:bCs/>
                <w:sz w:val="24"/>
                <w:szCs w:val="24"/>
                <w:lang w:val="ru-RU"/>
              </w:rPr>
            </w:pPr>
            <w:ins w:id="1878" w:author="Student" w:date="2024-10-18T12:50:00Z">
              <w:del w:id="1879" w:author="nikitadorogin@yandex.ru" w:date="2024-10-23T15:13:00Z">
                <w:r w:rsidRPr="002365CB" w:rsidDel="00824A49">
                  <w:rPr>
                    <w:b/>
                    <w:bCs/>
                    <w:sz w:val="24"/>
                    <w:szCs w:val="24"/>
                    <w:lang w:val="ru-RU"/>
                  </w:rPr>
                  <w:delText>70</w:delText>
                </w:r>
              </w:del>
            </w:ins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10BF47CD" w14:textId="3BA1C0F9" w:rsidR="002F0F22" w:rsidRPr="002365CB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880" w:author="Student" w:date="2024-10-18T12:50:00Z"/>
                <w:del w:id="1881" w:author="nikitadorogin@yandex.ru" w:date="2024-10-23T15:13:00Z"/>
                <w:b/>
                <w:bCs/>
                <w:sz w:val="24"/>
                <w:szCs w:val="24"/>
                <w:lang w:val="ru-RU"/>
              </w:rPr>
            </w:pPr>
          </w:p>
          <w:p w14:paraId="15323873" w14:textId="6C4FEBA4" w:rsidR="002F0F22" w:rsidRPr="002365CB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882" w:author="Student" w:date="2024-10-18T12:50:00Z"/>
                <w:del w:id="1883" w:author="nikitadorogin@yandex.ru" w:date="2024-10-23T15:13:00Z"/>
                <w:b/>
                <w:bCs/>
                <w:sz w:val="24"/>
                <w:szCs w:val="24"/>
                <w:lang w:val="ru-RU"/>
              </w:rPr>
            </w:pPr>
            <w:ins w:id="1884" w:author="Student" w:date="2024-10-18T12:50:00Z">
              <w:del w:id="1885" w:author="nikitadorogin@yandex.ru" w:date="2024-10-23T15:13:00Z">
                <w:r w:rsidRPr="002365CB" w:rsidDel="00824A49">
                  <w:rPr>
                    <w:b/>
                    <w:bCs/>
                    <w:sz w:val="24"/>
                    <w:szCs w:val="24"/>
                    <w:lang w:val="ru-RU"/>
                  </w:rPr>
                  <w:delText>75</w:delText>
                </w:r>
              </w:del>
            </w:ins>
          </w:p>
        </w:tc>
        <w:tc>
          <w:tcPr>
            <w:tcW w:w="662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42AC575D" w14:textId="510FD8B4" w:rsidR="002F0F22" w:rsidRPr="002365CB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886" w:author="Student" w:date="2024-10-18T12:50:00Z"/>
                <w:del w:id="1887" w:author="nikitadorogin@yandex.ru" w:date="2024-10-23T15:13:00Z"/>
                <w:b/>
                <w:bCs/>
                <w:sz w:val="24"/>
                <w:szCs w:val="24"/>
                <w:lang w:val="ru-RU"/>
              </w:rPr>
            </w:pPr>
          </w:p>
          <w:p w14:paraId="68A05E7A" w14:textId="651AC1D3" w:rsidR="002F0F22" w:rsidRPr="002365CB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888" w:author="Student" w:date="2024-10-18T12:50:00Z"/>
                <w:del w:id="1889" w:author="nikitadorogin@yandex.ru" w:date="2024-10-23T15:13:00Z"/>
                <w:b/>
                <w:bCs/>
                <w:sz w:val="24"/>
                <w:szCs w:val="24"/>
                <w:lang w:val="ru-RU"/>
              </w:rPr>
            </w:pPr>
            <w:ins w:id="1890" w:author="Student" w:date="2024-10-18T12:50:00Z">
              <w:del w:id="1891" w:author="nikitadorogin@yandex.ru" w:date="2024-10-23T15:13:00Z">
                <w:r w:rsidRPr="002365CB" w:rsidDel="00824A49">
                  <w:rPr>
                    <w:b/>
                    <w:bCs/>
                    <w:sz w:val="24"/>
                    <w:szCs w:val="24"/>
                    <w:lang w:val="ru-RU"/>
                  </w:rPr>
                  <w:delText>80</w:delText>
                </w:r>
              </w:del>
            </w:ins>
          </w:p>
        </w:tc>
      </w:tr>
      <w:tr w:rsidR="002F0F22" w:rsidRPr="004B35ED" w:rsidDel="00824A49" w14:paraId="708CF2BE" w14:textId="72763161" w:rsidTr="002365CB">
        <w:trPr>
          <w:trHeight w:val="404"/>
          <w:ins w:id="1892" w:author="Student" w:date="2024-10-18T12:50:00Z"/>
          <w:del w:id="1893" w:author="nikitadorogin@yandex.ru" w:date="2024-10-23T15:13:00Z"/>
        </w:trPr>
        <w:tc>
          <w:tcPr>
            <w:tcW w:w="1985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4" w:space="0" w:color="auto"/>
            </w:tcBorders>
          </w:tcPr>
          <w:p w14:paraId="46DFC377" w14:textId="05BD4AF0" w:rsidR="002F0F22" w:rsidRPr="005F6A74" w:rsidDel="00824A49" w:rsidRDefault="002F0F22" w:rsidP="002365CB">
            <w:pPr>
              <w:widowControl w:val="0"/>
              <w:tabs>
                <w:tab w:val="left" w:pos="447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894" w:author="Student" w:date="2024-10-18T12:50:00Z"/>
                <w:del w:id="1895" w:author="nikitadorogin@yandex.ru" w:date="2024-10-23T15:13:00Z"/>
                <w:b/>
                <w:lang w:val="en-US"/>
              </w:rPr>
            </w:pPr>
            <w:ins w:id="1896" w:author="Student" w:date="2024-10-18T12:50:00Z">
              <w:del w:id="1897" w:author="nikitadorogin@yandex.ru" w:date="2024-10-23T15:13:00Z">
                <w:r w:rsidRPr="004B35ED" w:rsidDel="00824A49">
                  <w:rPr>
                    <w:b/>
                    <w:lang w:val="en-US"/>
                  </w:rPr>
                  <w:delText>U</w:delText>
                </w:r>
                <w:r w:rsidRPr="005F6A74" w:rsidDel="00824A49">
                  <w:rPr>
                    <w:b/>
                    <w:lang w:val="en-US"/>
                  </w:rPr>
                  <w:delText>обр , В</w:delText>
                </w:r>
              </w:del>
            </w:ins>
          </w:p>
        </w:tc>
        <w:tc>
          <w:tcPr>
            <w:tcW w:w="1702" w:type="dxa"/>
            <w:tcBorders>
              <w:top w:val="single" w:sz="6" w:space="0" w:color="232323"/>
              <w:left w:val="single" w:sz="4" w:space="0" w:color="auto"/>
              <w:bottom w:val="single" w:sz="4" w:space="0" w:color="auto"/>
              <w:right w:val="single" w:sz="6" w:space="0" w:color="232323"/>
            </w:tcBorders>
          </w:tcPr>
          <w:p w14:paraId="115A822D" w14:textId="2A3A7F7C" w:rsidR="002F0F22" w:rsidRPr="005F6A74" w:rsidDel="00824A49" w:rsidRDefault="002F0F22" w:rsidP="002365CB">
            <w:pPr>
              <w:widowControl w:val="0"/>
              <w:tabs>
                <w:tab w:val="left" w:pos="447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898" w:author="Student" w:date="2024-10-18T12:50:00Z"/>
                <w:del w:id="1899" w:author="nikitadorogin@yandex.ru" w:date="2024-10-23T15:13:00Z"/>
                <w:b/>
                <w:bCs/>
                <w:lang w:val="en-US"/>
              </w:rPr>
            </w:pPr>
            <w:ins w:id="1900" w:author="Student" w:date="2024-10-18T12:50:00Z">
              <w:del w:id="1901" w:author="nikitadorogin@yandex.ru" w:date="2024-10-23T15:13:00Z">
                <w:r w:rsidRPr="004B35ED" w:rsidDel="00824A49">
                  <w:rPr>
                    <w:b/>
                    <w:bCs/>
                    <w:lang w:val="en-US"/>
                  </w:rPr>
                  <w:delText>Ud</w:delText>
                </w:r>
              </w:del>
            </w:ins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5840B8EF" w14:textId="38708535" w:rsidR="002F0F22" w:rsidRPr="005F6A74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902" w:author="Student" w:date="2024-10-18T12:50:00Z"/>
                <w:del w:id="1903" w:author="nikitadorogin@yandex.ru" w:date="2024-10-23T15:13:00Z"/>
                <w:rFonts w:ascii="Arial"/>
                <w:sz w:val="24"/>
                <w:szCs w:val="24"/>
                <w:lang w:val="ru-RU"/>
              </w:rPr>
            </w:pPr>
            <w:ins w:id="1904" w:author="Student" w:date="2024-10-18T12:50:00Z">
              <w:del w:id="1905" w:author="nikitadorogin@yandex.ru" w:date="2024-10-23T15:13:00Z">
                <w:r w:rsidDel="00824A49">
                  <w:rPr>
                    <w:rFonts w:ascii="Arial"/>
                    <w:sz w:val="24"/>
                    <w:szCs w:val="24"/>
                    <w:lang w:val="ru-RU"/>
                  </w:rPr>
                  <w:delText>33</w:delText>
                </w:r>
              </w:del>
            </w:ins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460398B1" w14:textId="239A69CB" w:rsidR="002F0F22" w:rsidRPr="005F6A74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906" w:author="Student" w:date="2024-10-18T12:50:00Z"/>
                <w:del w:id="1907" w:author="nikitadorogin@yandex.ru" w:date="2024-10-23T15:13:00Z"/>
                <w:sz w:val="24"/>
                <w:szCs w:val="24"/>
                <w:lang w:val="ru-RU"/>
              </w:rPr>
            </w:pPr>
            <w:ins w:id="1908" w:author="Student" w:date="2024-10-18T12:50:00Z">
              <w:del w:id="1909" w:author="nikitadorogin@yandex.ru" w:date="2024-10-23T15:13:00Z">
                <w:r w:rsidDel="00824A49">
                  <w:rPr>
                    <w:sz w:val="24"/>
                    <w:szCs w:val="24"/>
                    <w:lang w:val="ru-RU"/>
                  </w:rPr>
                  <w:delText>30</w:delText>
                </w:r>
              </w:del>
            </w:ins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13059F69" w14:textId="2BB089A8" w:rsidR="002F0F22" w:rsidRPr="005F6A74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910" w:author="Student" w:date="2024-10-18T12:50:00Z"/>
                <w:del w:id="1911" w:author="nikitadorogin@yandex.ru" w:date="2024-10-23T15:13:00Z"/>
                <w:sz w:val="24"/>
                <w:szCs w:val="24"/>
                <w:lang w:val="ru-RU"/>
              </w:rPr>
            </w:pPr>
            <w:ins w:id="1912" w:author="Student" w:date="2024-10-18T12:50:00Z">
              <w:del w:id="1913" w:author="nikitadorogin@yandex.ru" w:date="2024-10-23T15:13:00Z">
                <w:r w:rsidDel="00824A49">
                  <w:rPr>
                    <w:sz w:val="24"/>
                    <w:szCs w:val="24"/>
                    <w:lang w:val="ru-RU"/>
                  </w:rPr>
                  <w:delText>27</w:delText>
                </w:r>
              </w:del>
            </w:ins>
          </w:p>
        </w:tc>
        <w:tc>
          <w:tcPr>
            <w:tcW w:w="662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59C14234" w14:textId="733922FF" w:rsidR="002F0F22" w:rsidRPr="005F6A74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914" w:author="Student" w:date="2024-10-18T12:50:00Z"/>
                <w:del w:id="1915" w:author="nikitadorogin@yandex.ru" w:date="2024-10-23T15:13:00Z"/>
                <w:sz w:val="24"/>
                <w:szCs w:val="24"/>
                <w:lang w:val="ru-RU"/>
              </w:rPr>
            </w:pPr>
            <w:ins w:id="1916" w:author="Student" w:date="2024-10-18T12:50:00Z">
              <w:del w:id="1917" w:author="nikitadorogin@yandex.ru" w:date="2024-10-23T15:13:00Z">
                <w:r w:rsidDel="00824A49">
                  <w:rPr>
                    <w:sz w:val="24"/>
                    <w:szCs w:val="24"/>
                    <w:lang w:val="ru-RU"/>
                  </w:rPr>
                  <w:delText>24</w:delText>
                </w:r>
              </w:del>
            </w:ins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6615B488" w14:textId="18B63164" w:rsidR="002F0F22" w:rsidRPr="005F6A74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918" w:author="Student" w:date="2024-10-18T12:50:00Z"/>
                <w:del w:id="1919" w:author="nikitadorogin@yandex.ru" w:date="2024-10-23T15:13:00Z"/>
                <w:sz w:val="24"/>
                <w:szCs w:val="24"/>
                <w:lang w:val="ru-RU"/>
              </w:rPr>
            </w:pPr>
            <w:ins w:id="1920" w:author="Student" w:date="2024-10-18T12:50:00Z">
              <w:del w:id="1921" w:author="nikitadorogin@yandex.ru" w:date="2024-10-23T15:13:00Z">
                <w:r w:rsidDel="00824A49">
                  <w:rPr>
                    <w:sz w:val="24"/>
                    <w:szCs w:val="24"/>
                    <w:lang w:val="ru-RU"/>
                  </w:rPr>
                  <w:delText>21</w:delText>
                </w:r>
              </w:del>
            </w:ins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69BBB7F8" w14:textId="0C954CA9" w:rsidR="002F0F22" w:rsidRPr="005F6A74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922" w:author="Student" w:date="2024-10-18T12:50:00Z"/>
                <w:del w:id="1923" w:author="nikitadorogin@yandex.ru" w:date="2024-10-23T15:13:00Z"/>
                <w:sz w:val="24"/>
                <w:szCs w:val="24"/>
                <w:lang w:val="ru-RU"/>
              </w:rPr>
            </w:pPr>
            <w:ins w:id="1924" w:author="Student" w:date="2024-10-18T12:50:00Z">
              <w:del w:id="1925" w:author="nikitadorogin@yandex.ru" w:date="2024-10-23T15:13:00Z">
                <w:r w:rsidDel="00824A49">
                  <w:rPr>
                    <w:sz w:val="24"/>
                    <w:szCs w:val="24"/>
                    <w:lang w:val="ru-RU"/>
                  </w:rPr>
                  <w:delText>18</w:delText>
                </w:r>
              </w:del>
            </w:ins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618D9AE1" w14:textId="6C9B86A5" w:rsidR="002F0F22" w:rsidRPr="005F6A74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926" w:author="Student" w:date="2024-10-18T12:50:00Z"/>
                <w:del w:id="1927" w:author="nikitadorogin@yandex.ru" w:date="2024-10-23T15:13:00Z"/>
                <w:sz w:val="24"/>
                <w:szCs w:val="24"/>
                <w:lang w:val="ru-RU"/>
              </w:rPr>
            </w:pPr>
            <w:ins w:id="1928" w:author="Student" w:date="2024-10-18T12:50:00Z">
              <w:del w:id="1929" w:author="nikitadorogin@yandex.ru" w:date="2024-10-23T15:13:00Z">
                <w:r w:rsidDel="00824A49">
                  <w:rPr>
                    <w:sz w:val="24"/>
                    <w:szCs w:val="24"/>
                    <w:lang w:val="ru-RU"/>
                  </w:rPr>
                  <w:delText>15</w:delText>
                </w:r>
              </w:del>
            </w:ins>
          </w:p>
        </w:tc>
        <w:tc>
          <w:tcPr>
            <w:tcW w:w="662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107B9843" w14:textId="21847B2D" w:rsidR="002F0F22" w:rsidRPr="005F6A74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930" w:author="Student" w:date="2024-10-18T12:50:00Z"/>
                <w:del w:id="1931" w:author="nikitadorogin@yandex.ru" w:date="2024-10-23T15:13:00Z"/>
                <w:sz w:val="24"/>
                <w:szCs w:val="24"/>
                <w:lang w:val="ru-RU"/>
              </w:rPr>
            </w:pPr>
            <w:ins w:id="1932" w:author="Student" w:date="2024-10-18T12:50:00Z">
              <w:del w:id="1933" w:author="nikitadorogin@yandex.ru" w:date="2024-10-23T15:13:00Z">
                <w:r w:rsidDel="00824A49">
                  <w:rPr>
                    <w:sz w:val="24"/>
                    <w:szCs w:val="24"/>
                    <w:lang w:val="ru-RU"/>
                  </w:rPr>
                  <w:delText>12</w:delText>
                </w:r>
              </w:del>
            </w:ins>
          </w:p>
        </w:tc>
      </w:tr>
      <w:tr w:rsidR="002F0F22" w:rsidRPr="004B35ED" w:rsidDel="00824A49" w14:paraId="607313C4" w14:textId="11EC9335" w:rsidTr="002365CB">
        <w:trPr>
          <w:trHeight w:val="404"/>
          <w:ins w:id="1934" w:author="Student" w:date="2024-10-18T12:50:00Z"/>
          <w:del w:id="1935" w:author="nikitadorogin@yandex.ru" w:date="2024-10-23T15:13:00Z"/>
        </w:trPr>
        <w:tc>
          <w:tcPr>
            <w:tcW w:w="1985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4" w:space="0" w:color="auto"/>
            </w:tcBorders>
          </w:tcPr>
          <w:p w14:paraId="6A4949E6" w14:textId="26EDD468" w:rsidR="002F0F22" w:rsidRPr="005F6A74" w:rsidDel="00824A49" w:rsidRDefault="002F0F22" w:rsidP="002365CB">
            <w:pPr>
              <w:widowControl w:val="0"/>
              <w:tabs>
                <w:tab w:val="left" w:pos="447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936" w:author="Student" w:date="2024-10-18T12:50:00Z"/>
                <w:del w:id="1937" w:author="nikitadorogin@yandex.ru" w:date="2024-10-23T15:13:00Z"/>
                <w:b/>
                <w:lang w:val="en-US"/>
              </w:rPr>
            </w:pPr>
            <w:ins w:id="1938" w:author="Student" w:date="2024-10-18T12:50:00Z">
              <w:del w:id="1939" w:author="nikitadorogin@yandex.ru" w:date="2024-10-23T15:13:00Z">
                <w:r w:rsidRPr="004B35ED" w:rsidDel="00824A49">
                  <w:rPr>
                    <w:b/>
                    <w:lang w:val="en-US"/>
                  </w:rPr>
                  <w:delText>I</w:delText>
                </w:r>
                <w:r w:rsidRPr="005F6A74" w:rsidDel="00824A49">
                  <w:rPr>
                    <w:b/>
                    <w:lang w:val="en-US"/>
                  </w:rPr>
                  <w:delText>обр , мА</w:delText>
                </w:r>
              </w:del>
            </w:ins>
          </w:p>
        </w:tc>
        <w:tc>
          <w:tcPr>
            <w:tcW w:w="1702" w:type="dxa"/>
            <w:tcBorders>
              <w:top w:val="single" w:sz="6" w:space="0" w:color="232323"/>
              <w:left w:val="single" w:sz="4" w:space="0" w:color="auto"/>
              <w:bottom w:val="single" w:sz="4" w:space="0" w:color="auto"/>
              <w:right w:val="single" w:sz="6" w:space="0" w:color="232323"/>
            </w:tcBorders>
          </w:tcPr>
          <w:p w14:paraId="18A4E588" w14:textId="7AD15EDE" w:rsidR="002F0F22" w:rsidRPr="005F6A74" w:rsidDel="00824A49" w:rsidRDefault="002F0F22" w:rsidP="002365CB">
            <w:pPr>
              <w:widowControl w:val="0"/>
              <w:tabs>
                <w:tab w:val="left" w:pos="447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940" w:author="Student" w:date="2024-10-18T12:50:00Z"/>
                <w:del w:id="1941" w:author="nikitadorogin@yandex.ru" w:date="2024-10-23T15:13:00Z"/>
                <w:b/>
                <w:bCs/>
                <w:lang w:val="en-US"/>
              </w:rPr>
            </w:pPr>
            <w:ins w:id="1942" w:author="Student" w:date="2024-10-18T12:50:00Z">
              <w:del w:id="1943" w:author="nikitadorogin@yandex.ru" w:date="2024-10-23T15:13:00Z">
                <w:r w:rsidRPr="004B35ED" w:rsidDel="00824A49">
                  <w:rPr>
                    <w:b/>
                    <w:bCs/>
                    <w:lang w:val="en-US"/>
                  </w:rPr>
                  <w:delText>Id</w:delText>
                </w:r>
              </w:del>
            </w:ins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0906583E" w14:textId="0FAC7279" w:rsidR="002F0F22" w:rsidRPr="004B35ED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944" w:author="Student" w:date="2024-10-18T12:50:00Z"/>
                <w:del w:id="1945" w:author="nikitadorogin@yandex.ru" w:date="2024-10-23T15:13:00Z"/>
                <w:rFonts w:ascii="Arial"/>
                <w:sz w:val="24"/>
                <w:szCs w:val="24"/>
                <w:lang w:val="ru-RU"/>
              </w:rPr>
            </w:pPr>
            <w:ins w:id="1946" w:author="Student" w:date="2024-10-18T12:50:00Z">
              <w:del w:id="1947" w:author="nikitadorogin@yandex.ru" w:date="2024-10-23T15:13:00Z">
                <w:r w:rsidRPr="005F6A74" w:rsidDel="00824A49">
                  <w:rPr>
                    <w:rFonts w:ascii="Arial"/>
                    <w:sz w:val="24"/>
                    <w:szCs w:val="24"/>
                    <w:lang w:val="ru-RU"/>
                  </w:rPr>
                  <w:delText>0,000</w:delText>
                </w:r>
              </w:del>
            </w:ins>
            <w:ins w:id="1948" w:author="Student" w:date="2024-10-18T12:52:00Z">
              <w:del w:id="1949" w:author="nikitadorogin@yandex.ru" w:date="2024-10-23T15:13:00Z">
                <w:r w:rsidDel="00824A49">
                  <w:rPr>
                    <w:rFonts w:ascii="Arial"/>
                    <w:sz w:val="24"/>
                    <w:szCs w:val="24"/>
                    <w:lang w:val="ru-RU"/>
                  </w:rPr>
                  <w:delText>03</w:delText>
                </w:r>
              </w:del>
            </w:ins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53740116" w14:textId="03F5F598" w:rsidR="002F0F22" w:rsidRPr="004B35ED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950" w:author="Student" w:date="2024-10-18T12:50:00Z"/>
                <w:del w:id="1951" w:author="nikitadorogin@yandex.ru" w:date="2024-10-23T15:13:00Z"/>
                <w:sz w:val="24"/>
                <w:szCs w:val="24"/>
                <w:lang w:val="ru-RU"/>
              </w:rPr>
            </w:pPr>
            <w:ins w:id="1952" w:author="Student" w:date="2024-10-18T12:50:00Z">
              <w:del w:id="1953" w:author="nikitadorogin@yandex.ru" w:date="2024-10-23T15:13:00Z">
                <w:r w:rsidRPr="005F6A74" w:rsidDel="00824A49">
                  <w:rPr>
                    <w:sz w:val="24"/>
                    <w:szCs w:val="24"/>
                    <w:lang w:val="ru-RU"/>
                  </w:rPr>
                  <w:delText>0,000</w:delText>
                </w:r>
              </w:del>
            </w:ins>
            <w:ins w:id="1954" w:author="Student" w:date="2024-10-18T12:52:00Z">
              <w:del w:id="1955" w:author="nikitadorogin@yandex.ru" w:date="2024-10-23T15:13:00Z">
                <w:r w:rsidDel="00824A49">
                  <w:rPr>
                    <w:sz w:val="24"/>
                    <w:szCs w:val="24"/>
                    <w:lang w:val="ru-RU"/>
                  </w:rPr>
                  <w:delText>03</w:delText>
                </w:r>
              </w:del>
            </w:ins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245A9C89" w14:textId="5E273E64" w:rsidR="002F0F22" w:rsidRPr="004B35ED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956" w:author="Student" w:date="2024-10-18T12:50:00Z"/>
                <w:del w:id="1957" w:author="nikitadorogin@yandex.ru" w:date="2024-10-23T15:13:00Z"/>
                <w:sz w:val="24"/>
                <w:szCs w:val="24"/>
                <w:lang w:val="ru-RU"/>
              </w:rPr>
            </w:pPr>
            <w:ins w:id="1958" w:author="Student" w:date="2024-10-18T12:50:00Z">
              <w:del w:id="1959" w:author="nikitadorogin@yandex.ru" w:date="2024-10-23T15:13:00Z">
                <w:r w:rsidRPr="005F6A74" w:rsidDel="00824A49">
                  <w:rPr>
                    <w:sz w:val="24"/>
                    <w:szCs w:val="24"/>
                    <w:lang w:val="ru-RU"/>
                  </w:rPr>
                  <w:delText>0,000</w:delText>
                </w:r>
              </w:del>
            </w:ins>
            <w:ins w:id="1960" w:author="Student" w:date="2024-10-18T12:52:00Z">
              <w:del w:id="1961" w:author="nikitadorogin@yandex.ru" w:date="2024-10-23T15:13:00Z">
                <w:r w:rsidDel="00824A49">
                  <w:rPr>
                    <w:sz w:val="24"/>
                    <w:szCs w:val="24"/>
                    <w:lang w:val="ru-RU"/>
                  </w:rPr>
                  <w:delText>03</w:delText>
                </w:r>
              </w:del>
            </w:ins>
          </w:p>
        </w:tc>
        <w:tc>
          <w:tcPr>
            <w:tcW w:w="662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4333EAB1" w14:textId="7772E86C" w:rsidR="002F0F22" w:rsidRPr="004B35ED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962" w:author="Student" w:date="2024-10-18T12:50:00Z"/>
                <w:del w:id="1963" w:author="nikitadorogin@yandex.ru" w:date="2024-10-23T15:13:00Z"/>
                <w:sz w:val="24"/>
                <w:szCs w:val="24"/>
                <w:lang w:val="ru-RU"/>
              </w:rPr>
            </w:pPr>
            <w:ins w:id="1964" w:author="Student" w:date="2024-10-18T12:50:00Z">
              <w:del w:id="1965" w:author="nikitadorogin@yandex.ru" w:date="2024-10-23T15:13:00Z">
                <w:r w:rsidRPr="005F6A74" w:rsidDel="00824A49">
                  <w:rPr>
                    <w:sz w:val="24"/>
                    <w:szCs w:val="24"/>
                    <w:lang w:val="ru-RU"/>
                  </w:rPr>
                  <w:delText>0,000</w:delText>
                </w:r>
              </w:del>
            </w:ins>
            <w:ins w:id="1966" w:author="Student" w:date="2024-10-18T12:52:00Z">
              <w:del w:id="1967" w:author="nikitadorogin@yandex.ru" w:date="2024-10-23T15:13:00Z">
                <w:r w:rsidDel="00824A49">
                  <w:rPr>
                    <w:sz w:val="24"/>
                    <w:szCs w:val="24"/>
                    <w:lang w:val="ru-RU"/>
                  </w:rPr>
                  <w:delText>03</w:delText>
                </w:r>
              </w:del>
            </w:ins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39BF679C" w14:textId="0B5C5068" w:rsidR="002F0F22" w:rsidRPr="004B35ED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968" w:author="Student" w:date="2024-10-18T12:50:00Z"/>
                <w:del w:id="1969" w:author="nikitadorogin@yandex.ru" w:date="2024-10-23T15:13:00Z"/>
                <w:sz w:val="24"/>
                <w:szCs w:val="24"/>
                <w:lang w:val="ru-RU"/>
              </w:rPr>
            </w:pPr>
            <w:ins w:id="1970" w:author="Student" w:date="2024-10-18T12:50:00Z">
              <w:del w:id="1971" w:author="nikitadorogin@yandex.ru" w:date="2024-10-23T15:13:00Z">
                <w:r w:rsidDel="00824A49">
                  <w:rPr>
                    <w:sz w:val="24"/>
                    <w:szCs w:val="24"/>
                    <w:lang w:val="ru-RU"/>
                  </w:rPr>
                  <w:delText>0,000</w:delText>
                </w:r>
              </w:del>
            </w:ins>
            <w:ins w:id="1972" w:author="Student" w:date="2024-10-18T12:52:00Z">
              <w:del w:id="1973" w:author="nikitadorogin@yandex.ru" w:date="2024-10-23T15:13:00Z">
                <w:r w:rsidDel="00824A49">
                  <w:rPr>
                    <w:sz w:val="24"/>
                    <w:szCs w:val="24"/>
                    <w:lang w:val="ru-RU"/>
                  </w:rPr>
                  <w:delText>03</w:delText>
                </w:r>
              </w:del>
            </w:ins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7EF6A74E" w14:textId="7161AAEA" w:rsidR="002F0F22" w:rsidRPr="004B35ED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974" w:author="Student" w:date="2024-10-18T12:50:00Z"/>
                <w:del w:id="1975" w:author="nikitadorogin@yandex.ru" w:date="2024-10-23T15:13:00Z"/>
                <w:sz w:val="24"/>
                <w:szCs w:val="24"/>
                <w:lang w:val="ru-RU"/>
              </w:rPr>
            </w:pPr>
            <w:ins w:id="1976" w:author="Student" w:date="2024-10-18T12:50:00Z">
              <w:del w:id="1977" w:author="nikitadorogin@yandex.ru" w:date="2024-10-23T15:13:00Z">
                <w:r w:rsidDel="00824A49">
                  <w:rPr>
                    <w:sz w:val="24"/>
                    <w:szCs w:val="24"/>
                    <w:lang w:val="ru-RU"/>
                  </w:rPr>
                  <w:delText>0,000</w:delText>
                </w:r>
              </w:del>
            </w:ins>
            <w:ins w:id="1978" w:author="Student" w:date="2024-10-18T12:52:00Z">
              <w:del w:id="1979" w:author="nikitadorogin@yandex.ru" w:date="2024-10-23T15:13:00Z">
                <w:r w:rsidDel="00824A49">
                  <w:rPr>
                    <w:sz w:val="24"/>
                    <w:szCs w:val="24"/>
                    <w:lang w:val="ru-RU"/>
                  </w:rPr>
                  <w:delText>03</w:delText>
                </w:r>
              </w:del>
            </w:ins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577D6128" w14:textId="662D8FF1" w:rsidR="002F0F22" w:rsidRPr="004B35ED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980" w:author="Student" w:date="2024-10-18T12:50:00Z"/>
                <w:del w:id="1981" w:author="nikitadorogin@yandex.ru" w:date="2024-10-23T15:13:00Z"/>
                <w:sz w:val="24"/>
                <w:szCs w:val="24"/>
                <w:lang w:val="ru-RU"/>
              </w:rPr>
            </w:pPr>
            <w:ins w:id="1982" w:author="Student" w:date="2024-10-18T12:50:00Z">
              <w:del w:id="1983" w:author="nikitadorogin@yandex.ru" w:date="2024-10-23T15:13:00Z">
                <w:r w:rsidDel="00824A49">
                  <w:rPr>
                    <w:sz w:val="24"/>
                    <w:szCs w:val="24"/>
                    <w:lang w:val="ru-RU"/>
                  </w:rPr>
                  <w:delText>0,000</w:delText>
                </w:r>
              </w:del>
            </w:ins>
            <w:ins w:id="1984" w:author="Student" w:date="2024-10-18T12:52:00Z">
              <w:del w:id="1985" w:author="nikitadorogin@yandex.ru" w:date="2024-10-23T15:13:00Z">
                <w:r w:rsidDel="00824A49">
                  <w:rPr>
                    <w:sz w:val="24"/>
                    <w:szCs w:val="24"/>
                    <w:lang w:val="ru-RU"/>
                  </w:rPr>
                  <w:delText>03</w:delText>
                </w:r>
              </w:del>
            </w:ins>
          </w:p>
        </w:tc>
        <w:tc>
          <w:tcPr>
            <w:tcW w:w="662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00052542" w14:textId="1216DB6D" w:rsidR="002F0F22" w:rsidRPr="004B35ED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986" w:author="Student" w:date="2024-10-18T12:50:00Z"/>
                <w:del w:id="1987" w:author="nikitadorogin@yandex.ru" w:date="2024-10-23T15:13:00Z"/>
                <w:sz w:val="24"/>
                <w:szCs w:val="24"/>
                <w:lang w:val="ru-RU"/>
              </w:rPr>
            </w:pPr>
            <w:ins w:id="1988" w:author="Student" w:date="2024-10-18T12:50:00Z">
              <w:del w:id="1989" w:author="nikitadorogin@yandex.ru" w:date="2024-10-23T15:13:00Z">
                <w:r w:rsidRPr="005F6A74" w:rsidDel="00824A49">
                  <w:rPr>
                    <w:sz w:val="24"/>
                    <w:szCs w:val="24"/>
                    <w:lang w:val="ru-RU"/>
                  </w:rPr>
                  <w:delText>0,000</w:delText>
                </w:r>
              </w:del>
            </w:ins>
            <w:ins w:id="1990" w:author="Student" w:date="2024-10-18T12:52:00Z">
              <w:del w:id="1991" w:author="nikitadorogin@yandex.ru" w:date="2024-10-23T15:13:00Z">
                <w:r w:rsidDel="00824A49">
                  <w:rPr>
                    <w:sz w:val="24"/>
                    <w:szCs w:val="24"/>
                    <w:lang w:val="ru-RU"/>
                  </w:rPr>
                  <w:delText>03</w:delText>
                </w:r>
              </w:del>
            </w:ins>
          </w:p>
        </w:tc>
      </w:tr>
      <w:tr w:rsidR="002F0F22" w:rsidRPr="005F6A74" w:rsidDel="00824A49" w14:paraId="099B9F75" w14:textId="67BB7171" w:rsidTr="002365CB">
        <w:trPr>
          <w:trHeight w:val="404"/>
          <w:ins w:id="1992" w:author="Student" w:date="2024-10-18T12:50:00Z"/>
          <w:del w:id="1993" w:author="nikitadorogin@yandex.ru" w:date="2024-10-23T15:13:00Z"/>
        </w:trPr>
        <w:tc>
          <w:tcPr>
            <w:tcW w:w="1985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4" w:space="0" w:color="auto"/>
            </w:tcBorders>
          </w:tcPr>
          <w:p w14:paraId="39CA2849" w14:textId="6A2A17E5" w:rsidR="002F0F22" w:rsidRPr="005F6A74" w:rsidDel="00824A49" w:rsidRDefault="002F0F22" w:rsidP="002365CB">
            <w:pPr>
              <w:widowControl w:val="0"/>
              <w:tabs>
                <w:tab w:val="left" w:pos="447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994" w:author="Student" w:date="2024-10-18T12:50:00Z"/>
                <w:del w:id="1995" w:author="nikitadorogin@yandex.ru" w:date="2024-10-23T15:13:00Z"/>
                <w:b/>
                <w:lang w:val="en-US"/>
              </w:rPr>
            </w:pPr>
            <w:ins w:id="1996" w:author="Student" w:date="2024-10-18T12:50:00Z">
              <w:del w:id="1997" w:author="nikitadorogin@yandex.ru" w:date="2024-10-23T15:13:00Z">
                <w:r w:rsidRPr="005F6A74" w:rsidDel="00824A49">
                  <w:rPr>
                    <w:b/>
                    <w:lang w:val="en-US"/>
                  </w:rPr>
                  <w:delText>Измеряемый параметр</w:delText>
                </w:r>
              </w:del>
            </w:ins>
          </w:p>
        </w:tc>
        <w:tc>
          <w:tcPr>
            <w:tcW w:w="1702" w:type="dxa"/>
            <w:tcBorders>
              <w:top w:val="single" w:sz="6" w:space="0" w:color="232323"/>
              <w:left w:val="single" w:sz="4" w:space="0" w:color="auto"/>
              <w:bottom w:val="single" w:sz="4" w:space="0" w:color="auto"/>
              <w:right w:val="single" w:sz="6" w:space="0" w:color="232323"/>
            </w:tcBorders>
          </w:tcPr>
          <w:p w14:paraId="1B78574E" w14:textId="18B56C3A" w:rsidR="002F0F22" w:rsidRPr="005F6A74" w:rsidDel="00824A49" w:rsidRDefault="002F0F22" w:rsidP="002365CB">
            <w:pPr>
              <w:widowControl w:val="0"/>
              <w:tabs>
                <w:tab w:val="left" w:pos="447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998" w:author="Student" w:date="2024-10-18T12:50:00Z"/>
                <w:del w:id="1999" w:author="nikitadorogin@yandex.ru" w:date="2024-10-23T15:13:00Z"/>
                <w:b/>
                <w:bCs/>
                <w:lang w:val="en-US"/>
              </w:rPr>
            </w:pPr>
            <w:ins w:id="2000" w:author="Student" w:date="2024-10-18T12:50:00Z">
              <w:del w:id="2001" w:author="nikitadorogin@yandex.ru" w:date="2024-10-23T15:13:00Z">
                <w:r w:rsidRPr="005F6A74" w:rsidDel="00824A49">
                  <w:rPr>
                    <w:b/>
                    <w:bCs/>
                    <w:lang w:val="en-US"/>
                  </w:rPr>
                  <w:delText>R, %</w:delText>
                </w:r>
              </w:del>
            </w:ins>
          </w:p>
          <w:p w14:paraId="72BA1C8E" w14:textId="0D1D47CE" w:rsidR="002F0F22" w:rsidRPr="005F6A74" w:rsidDel="00824A49" w:rsidRDefault="002F0F22" w:rsidP="002365CB">
            <w:pPr>
              <w:widowControl w:val="0"/>
              <w:tabs>
                <w:tab w:val="left" w:pos="447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2002" w:author="Student" w:date="2024-10-18T12:50:00Z"/>
                <w:del w:id="2003" w:author="nikitadorogin@yandex.ru" w:date="2024-10-23T15:13:00Z"/>
                <w:b/>
                <w:bCs/>
                <w:lang w:val="en-US"/>
              </w:rPr>
            </w:pPr>
            <w:ins w:id="2004" w:author="Student" w:date="2024-10-18T12:50:00Z">
              <w:del w:id="2005" w:author="nikitadorogin@yandex.ru" w:date="2024-10-23T15:13:00Z">
                <w:r w:rsidRPr="005F6A74" w:rsidDel="00824A49">
                  <w:rPr>
                    <w:b/>
                    <w:bCs/>
                    <w:lang w:val="en-US"/>
                  </w:rPr>
                  <w:delText>При-</w:delText>
                </w:r>
              </w:del>
            </w:ins>
          </w:p>
          <w:p w14:paraId="68E66FE4" w14:textId="56C3CEEA" w:rsidR="002F0F22" w:rsidRPr="005F6A74" w:rsidDel="00824A49" w:rsidRDefault="002F0F22" w:rsidP="002365CB">
            <w:pPr>
              <w:widowControl w:val="0"/>
              <w:tabs>
                <w:tab w:val="left" w:pos="447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2006" w:author="Student" w:date="2024-10-18T12:50:00Z"/>
                <w:del w:id="2007" w:author="nikitadorogin@yandex.ru" w:date="2024-10-23T15:13:00Z"/>
                <w:b/>
                <w:bCs/>
                <w:lang w:val="en-US"/>
              </w:rPr>
            </w:pPr>
            <w:ins w:id="2008" w:author="Student" w:date="2024-10-18T12:50:00Z">
              <w:del w:id="2009" w:author="nikitadorogin@yandex.ru" w:date="2024-10-23T15:13:00Z">
                <w:r w:rsidRPr="005F6A74" w:rsidDel="00824A49">
                  <w:rPr>
                    <w:b/>
                    <w:bCs/>
                    <w:lang w:val="en-US"/>
                  </w:rPr>
                  <w:delText>бор</w:delText>
                </w:r>
              </w:del>
            </w:ins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6B5F64DA" w14:textId="30E5BE13" w:rsidR="002F0F22" w:rsidRPr="002365CB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2010" w:author="Student" w:date="2024-10-18T12:50:00Z"/>
                <w:del w:id="2011" w:author="nikitadorogin@yandex.ru" w:date="2024-10-23T15:13:00Z"/>
                <w:rFonts w:ascii="Arial"/>
                <w:b/>
                <w:bCs/>
                <w:sz w:val="24"/>
                <w:szCs w:val="24"/>
                <w:lang w:val="ru-RU"/>
              </w:rPr>
            </w:pPr>
          </w:p>
          <w:p w14:paraId="45ACF608" w14:textId="6E26F055" w:rsidR="002F0F22" w:rsidRPr="002365CB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2012" w:author="Student" w:date="2024-10-18T12:50:00Z"/>
                <w:del w:id="2013" w:author="nikitadorogin@yandex.ru" w:date="2024-10-23T15:13:00Z"/>
                <w:rFonts w:ascii="Arial"/>
                <w:b/>
                <w:bCs/>
                <w:sz w:val="24"/>
                <w:szCs w:val="24"/>
                <w:lang w:val="ru-RU"/>
              </w:rPr>
            </w:pPr>
            <w:ins w:id="2014" w:author="Student" w:date="2024-10-18T12:50:00Z">
              <w:del w:id="2015" w:author="nikitadorogin@yandex.ru" w:date="2024-10-23T15:13:00Z">
                <w:r w:rsidDel="00824A49">
                  <w:rPr>
                    <w:rFonts w:ascii="Arial"/>
                    <w:b/>
                    <w:bCs/>
                    <w:sz w:val="24"/>
                    <w:szCs w:val="24"/>
                    <w:lang w:val="ru-RU"/>
                  </w:rPr>
                  <w:delText>8</w:delText>
                </w:r>
                <w:r w:rsidRPr="002365CB" w:rsidDel="00824A49">
                  <w:rPr>
                    <w:rFonts w:ascii="Arial"/>
                    <w:b/>
                    <w:bCs/>
                    <w:sz w:val="24"/>
                    <w:szCs w:val="24"/>
                    <w:lang w:val="ru-RU"/>
                  </w:rPr>
                  <w:delText>5</w:delText>
                </w:r>
              </w:del>
            </w:ins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17676E0B" w14:textId="66DEEE34" w:rsidR="002F0F22" w:rsidRPr="002365CB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2016" w:author="Student" w:date="2024-10-18T12:50:00Z"/>
                <w:del w:id="2017" w:author="nikitadorogin@yandex.ru" w:date="2024-10-23T15:13:00Z"/>
                <w:b/>
                <w:bCs/>
                <w:sz w:val="24"/>
                <w:szCs w:val="24"/>
                <w:lang w:val="ru-RU"/>
              </w:rPr>
            </w:pPr>
          </w:p>
          <w:p w14:paraId="75F56D5E" w14:textId="7414CBD5" w:rsidR="002F0F22" w:rsidRPr="002365CB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2018" w:author="Student" w:date="2024-10-18T12:50:00Z"/>
                <w:del w:id="2019" w:author="nikitadorogin@yandex.ru" w:date="2024-10-23T15:13:00Z"/>
                <w:b/>
                <w:bCs/>
                <w:sz w:val="24"/>
                <w:szCs w:val="24"/>
                <w:lang w:val="ru-RU"/>
              </w:rPr>
            </w:pPr>
            <w:ins w:id="2020" w:author="Student" w:date="2024-10-18T12:50:00Z">
              <w:del w:id="2021" w:author="nikitadorogin@yandex.ru" w:date="2024-10-23T15:13:00Z">
                <w:r w:rsidDel="00824A49">
                  <w:rPr>
                    <w:b/>
                    <w:bCs/>
                    <w:sz w:val="24"/>
                    <w:szCs w:val="24"/>
                    <w:lang w:val="ru-RU"/>
                  </w:rPr>
                  <w:delText>9</w:delText>
                </w:r>
                <w:r w:rsidRPr="002365CB" w:rsidDel="00824A49">
                  <w:rPr>
                    <w:b/>
                    <w:bCs/>
                    <w:sz w:val="24"/>
                    <w:szCs w:val="24"/>
                    <w:lang w:val="ru-RU"/>
                  </w:rPr>
                  <w:delText>0</w:delText>
                </w:r>
              </w:del>
            </w:ins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63719307" w14:textId="5CDC8EDB" w:rsidR="002F0F22" w:rsidRPr="002365CB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2022" w:author="Student" w:date="2024-10-18T12:50:00Z"/>
                <w:del w:id="2023" w:author="nikitadorogin@yandex.ru" w:date="2024-10-23T15:13:00Z"/>
                <w:b/>
                <w:bCs/>
                <w:sz w:val="24"/>
                <w:szCs w:val="24"/>
                <w:lang w:val="ru-RU"/>
              </w:rPr>
            </w:pPr>
          </w:p>
          <w:p w14:paraId="17225254" w14:textId="4A8A7761" w:rsidR="002F0F22" w:rsidRPr="002365CB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2024" w:author="Student" w:date="2024-10-18T12:50:00Z"/>
                <w:del w:id="2025" w:author="nikitadorogin@yandex.ru" w:date="2024-10-23T15:13:00Z"/>
                <w:b/>
                <w:bCs/>
                <w:sz w:val="24"/>
                <w:szCs w:val="24"/>
                <w:lang w:val="ru-RU"/>
              </w:rPr>
            </w:pPr>
            <w:ins w:id="2026" w:author="Student" w:date="2024-10-18T12:50:00Z">
              <w:del w:id="2027" w:author="nikitadorogin@yandex.ru" w:date="2024-10-23T15:13:00Z">
                <w:r w:rsidDel="00824A49">
                  <w:rPr>
                    <w:b/>
                    <w:bCs/>
                    <w:sz w:val="24"/>
                    <w:szCs w:val="24"/>
                    <w:lang w:val="ru-RU"/>
                  </w:rPr>
                  <w:delText>9</w:delText>
                </w:r>
                <w:r w:rsidRPr="002365CB" w:rsidDel="00824A49">
                  <w:rPr>
                    <w:b/>
                    <w:bCs/>
                    <w:sz w:val="24"/>
                    <w:szCs w:val="24"/>
                    <w:lang w:val="ru-RU"/>
                  </w:rPr>
                  <w:delText>5</w:delText>
                </w:r>
              </w:del>
            </w:ins>
          </w:p>
        </w:tc>
        <w:tc>
          <w:tcPr>
            <w:tcW w:w="662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1ABD31BE" w14:textId="3D128F18" w:rsidR="002F0F22" w:rsidRPr="002365CB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2028" w:author="Student" w:date="2024-10-18T12:50:00Z"/>
                <w:del w:id="2029" w:author="nikitadorogin@yandex.ru" w:date="2024-10-23T15:13:00Z"/>
                <w:b/>
                <w:bCs/>
                <w:sz w:val="24"/>
                <w:szCs w:val="24"/>
                <w:lang w:val="ru-RU"/>
              </w:rPr>
            </w:pPr>
          </w:p>
          <w:p w14:paraId="6729F59A" w14:textId="39E74970" w:rsidR="002F0F22" w:rsidRPr="002365CB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2030" w:author="Student" w:date="2024-10-18T12:50:00Z"/>
                <w:del w:id="2031" w:author="nikitadorogin@yandex.ru" w:date="2024-10-23T15:13:00Z"/>
                <w:b/>
                <w:bCs/>
                <w:sz w:val="24"/>
                <w:szCs w:val="24"/>
                <w:lang w:val="ru-RU"/>
              </w:rPr>
            </w:pPr>
            <w:ins w:id="2032" w:author="Student" w:date="2024-10-18T12:50:00Z">
              <w:del w:id="2033" w:author="nikitadorogin@yandex.ru" w:date="2024-10-23T15:13:00Z">
                <w:r w:rsidDel="00824A49">
                  <w:rPr>
                    <w:b/>
                    <w:bCs/>
                    <w:sz w:val="24"/>
                    <w:szCs w:val="24"/>
                    <w:lang w:val="ru-RU"/>
                  </w:rPr>
                  <w:delText>10</w:delText>
                </w:r>
                <w:r w:rsidRPr="002365CB" w:rsidDel="00824A49">
                  <w:rPr>
                    <w:b/>
                    <w:bCs/>
                    <w:sz w:val="24"/>
                    <w:szCs w:val="24"/>
                    <w:lang w:val="ru-RU"/>
                  </w:rPr>
                  <w:delText>0</w:delText>
                </w:r>
              </w:del>
            </w:ins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4FBFFBE5" w14:textId="78F92739" w:rsidR="002F0F22" w:rsidRPr="002365CB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2034" w:author="Student" w:date="2024-10-18T12:50:00Z"/>
                <w:del w:id="2035" w:author="nikitadorogin@yandex.ru" w:date="2024-10-23T15:13:00Z"/>
                <w:b/>
                <w:bCs/>
                <w:sz w:val="24"/>
                <w:szCs w:val="24"/>
                <w:lang w:val="ru-RU"/>
              </w:rPr>
            </w:pPr>
          </w:p>
          <w:p w14:paraId="132F7010" w14:textId="0962B83C" w:rsidR="002F0F22" w:rsidRPr="002365CB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2036" w:author="Student" w:date="2024-10-18T12:50:00Z"/>
                <w:del w:id="2037" w:author="nikitadorogin@yandex.ru" w:date="2024-10-23T15:13:00Z"/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1DEAD08F" w14:textId="2B429975" w:rsidR="002F0F22" w:rsidRPr="002365CB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2038" w:author="Student" w:date="2024-10-18T12:50:00Z"/>
                <w:del w:id="2039" w:author="nikitadorogin@yandex.ru" w:date="2024-10-23T15:13:00Z"/>
                <w:b/>
                <w:bCs/>
                <w:sz w:val="24"/>
                <w:szCs w:val="24"/>
                <w:lang w:val="ru-RU"/>
              </w:rPr>
            </w:pPr>
          </w:p>
          <w:p w14:paraId="544FC102" w14:textId="3505F82B" w:rsidR="002F0F22" w:rsidRPr="002365CB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2040" w:author="Student" w:date="2024-10-18T12:50:00Z"/>
                <w:del w:id="2041" w:author="nikitadorogin@yandex.ru" w:date="2024-10-23T15:13:00Z"/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12AC595F" w14:textId="410E5B38" w:rsidR="002F0F22" w:rsidRPr="002365CB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2042" w:author="Student" w:date="2024-10-18T12:50:00Z"/>
                <w:del w:id="2043" w:author="nikitadorogin@yandex.ru" w:date="2024-10-23T15:13:00Z"/>
                <w:b/>
                <w:bCs/>
                <w:sz w:val="24"/>
                <w:szCs w:val="24"/>
                <w:lang w:val="ru-RU"/>
              </w:rPr>
            </w:pPr>
          </w:p>
          <w:p w14:paraId="78ED5DB6" w14:textId="5ECE45C3" w:rsidR="002F0F22" w:rsidRPr="002365CB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2044" w:author="Student" w:date="2024-10-18T12:50:00Z"/>
                <w:del w:id="2045" w:author="nikitadorogin@yandex.ru" w:date="2024-10-23T15:13:00Z"/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662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453104E8" w14:textId="2A57428D" w:rsidR="002F0F22" w:rsidRPr="002365CB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2046" w:author="Student" w:date="2024-10-18T12:50:00Z"/>
                <w:del w:id="2047" w:author="nikitadorogin@yandex.ru" w:date="2024-10-23T15:13:00Z"/>
                <w:b/>
                <w:bCs/>
                <w:sz w:val="24"/>
                <w:szCs w:val="24"/>
                <w:lang w:val="ru-RU"/>
              </w:rPr>
            </w:pPr>
          </w:p>
          <w:p w14:paraId="04960071" w14:textId="70A0E699" w:rsidR="002F0F22" w:rsidRPr="002365CB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2048" w:author="Student" w:date="2024-10-18T12:50:00Z"/>
                <w:del w:id="2049" w:author="nikitadorogin@yandex.ru" w:date="2024-10-23T15:13:00Z"/>
                <w:b/>
                <w:bCs/>
                <w:sz w:val="24"/>
                <w:szCs w:val="24"/>
                <w:lang w:val="ru-RU"/>
              </w:rPr>
            </w:pPr>
          </w:p>
        </w:tc>
      </w:tr>
      <w:tr w:rsidR="002F0F22" w:rsidRPr="005F6A74" w:rsidDel="00824A49" w14:paraId="22429FDB" w14:textId="2022831D" w:rsidTr="002365CB">
        <w:trPr>
          <w:trHeight w:val="404"/>
          <w:ins w:id="2050" w:author="Student" w:date="2024-10-18T12:50:00Z"/>
          <w:del w:id="2051" w:author="nikitadorogin@yandex.ru" w:date="2024-10-23T15:13:00Z"/>
        </w:trPr>
        <w:tc>
          <w:tcPr>
            <w:tcW w:w="1985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4" w:space="0" w:color="auto"/>
            </w:tcBorders>
          </w:tcPr>
          <w:p w14:paraId="32410C05" w14:textId="6F59DC6F" w:rsidR="002F0F22" w:rsidRPr="005F6A74" w:rsidDel="00824A49" w:rsidRDefault="002F0F22" w:rsidP="002365CB">
            <w:pPr>
              <w:widowControl w:val="0"/>
              <w:tabs>
                <w:tab w:val="left" w:pos="447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2052" w:author="Student" w:date="2024-10-18T12:50:00Z"/>
                <w:del w:id="2053" w:author="nikitadorogin@yandex.ru" w:date="2024-10-23T15:13:00Z"/>
                <w:b/>
                <w:lang w:val="en-US"/>
              </w:rPr>
            </w:pPr>
            <w:ins w:id="2054" w:author="Student" w:date="2024-10-18T12:50:00Z">
              <w:del w:id="2055" w:author="nikitadorogin@yandex.ru" w:date="2024-10-23T15:13:00Z">
                <w:r w:rsidRPr="004B35ED" w:rsidDel="00824A49">
                  <w:rPr>
                    <w:b/>
                    <w:lang w:val="en-US"/>
                  </w:rPr>
                  <w:delText>U</w:delText>
                </w:r>
                <w:r w:rsidRPr="005F6A74" w:rsidDel="00824A49">
                  <w:rPr>
                    <w:b/>
                    <w:lang w:val="en-US"/>
                  </w:rPr>
                  <w:delText>обр , В</w:delText>
                </w:r>
              </w:del>
            </w:ins>
          </w:p>
        </w:tc>
        <w:tc>
          <w:tcPr>
            <w:tcW w:w="1702" w:type="dxa"/>
            <w:tcBorders>
              <w:top w:val="single" w:sz="6" w:space="0" w:color="232323"/>
              <w:left w:val="single" w:sz="4" w:space="0" w:color="auto"/>
              <w:bottom w:val="single" w:sz="4" w:space="0" w:color="auto"/>
              <w:right w:val="single" w:sz="6" w:space="0" w:color="232323"/>
            </w:tcBorders>
          </w:tcPr>
          <w:p w14:paraId="0476DE5B" w14:textId="3FF3F084" w:rsidR="002F0F22" w:rsidRPr="005F6A74" w:rsidDel="00824A49" w:rsidRDefault="002F0F22" w:rsidP="002365CB">
            <w:pPr>
              <w:widowControl w:val="0"/>
              <w:tabs>
                <w:tab w:val="left" w:pos="447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2056" w:author="Student" w:date="2024-10-18T12:50:00Z"/>
                <w:del w:id="2057" w:author="nikitadorogin@yandex.ru" w:date="2024-10-23T15:13:00Z"/>
                <w:b/>
                <w:bCs/>
                <w:lang w:val="en-US"/>
              </w:rPr>
            </w:pPr>
            <w:ins w:id="2058" w:author="Student" w:date="2024-10-18T12:50:00Z">
              <w:del w:id="2059" w:author="nikitadorogin@yandex.ru" w:date="2024-10-23T15:13:00Z">
                <w:r w:rsidRPr="004B35ED" w:rsidDel="00824A49">
                  <w:rPr>
                    <w:b/>
                    <w:bCs/>
                    <w:lang w:val="en-US"/>
                  </w:rPr>
                  <w:delText>Ud</w:delText>
                </w:r>
              </w:del>
            </w:ins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5F3D07EC" w14:textId="2E32B871" w:rsidR="002F0F22" w:rsidRPr="005F6A74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2060" w:author="Student" w:date="2024-10-18T12:50:00Z"/>
                <w:del w:id="2061" w:author="nikitadorogin@yandex.ru" w:date="2024-10-23T15:13:00Z"/>
                <w:rFonts w:ascii="Arial"/>
                <w:sz w:val="24"/>
                <w:szCs w:val="24"/>
                <w:lang w:val="ru-RU"/>
              </w:rPr>
            </w:pPr>
            <w:ins w:id="2062" w:author="Student" w:date="2024-10-18T12:50:00Z">
              <w:del w:id="2063" w:author="nikitadorogin@yandex.ru" w:date="2024-10-23T15:13:00Z">
                <w:r w:rsidDel="00824A49">
                  <w:rPr>
                    <w:rFonts w:ascii="Arial"/>
                    <w:sz w:val="24"/>
                    <w:szCs w:val="24"/>
                    <w:lang w:val="ru-RU"/>
                  </w:rPr>
                  <w:delText>9</w:delText>
                </w:r>
              </w:del>
            </w:ins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4365D1C9" w14:textId="60AE78BF" w:rsidR="002F0F22" w:rsidRPr="005F6A74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2064" w:author="Student" w:date="2024-10-18T12:50:00Z"/>
                <w:del w:id="2065" w:author="nikitadorogin@yandex.ru" w:date="2024-10-23T15:13:00Z"/>
                <w:sz w:val="24"/>
                <w:szCs w:val="24"/>
                <w:lang w:val="ru-RU"/>
              </w:rPr>
            </w:pPr>
            <w:ins w:id="2066" w:author="Student" w:date="2024-10-18T12:50:00Z">
              <w:del w:id="2067" w:author="nikitadorogin@yandex.ru" w:date="2024-10-23T15:13:00Z">
                <w:r w:rsidDel="00824A49">
                  <w:rPr>
                    <w:sz w:val="24"/>
                    <w:szCs w:val="24"/>
                    <w:lang w:val="ru-RU"/>
                  </w:rPr>
                  <w:delText>6</w:delText>
                </w:r>
              </w:del>
            </w:ins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342DD8D2" w14:textId="65B875CD" w:rsidR="002F0F22" w:rsidRPr="005F6A74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2068" w:author="Student" w:date="2024-10-18T12:50:00Z"/>
                <w:del w:id="2069" w:author="nikitadorogin@yandex.ru" w:date="2024-10-23T15:13:00Z"/>
                <w:sz w:val="24"/>
                <w:szCs w:val="24"/>
                <w:lang w:val="ru-RU"/>
              </w:rPr>
            </w:pPr>
            <w:ins w:id="2070" w:author="Student" w:date="2024-10-18T12:50:00Z">
              <w:del w:id="2071" w:author="nikitadorogin@yandex.ru" w:date="2024-10-23T15:13:00Z">
                <w:r w:rsidDel="00824A49">
                  <w:rPr>
                    <w:sz w:val="24"/>
                    <w:szCs w:val="24"/>
                    <w:lang w:val="ru-RU"/>
                  </w:rPr>
                  <w:delText>3</w:delText>
                </w:r>
              </w:del>
            </w:ins>
          </w:p>
        </w:tc>
        <w:tc>
          <w:tcPr>
            <w:tcW w:w="662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5DE3D118" w14:textId="4DC43C92" w:rsidR="002F0F22" w:rsidRPr="005F6A74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2072" w:author="Student" w:date="2024-10-18T12:50:00Z"/>
                <w:del w:id="2073" w:author="nikitadorogin@yandex.ru" w:date="2024-10-23T15:13:00Z"/>
                <w:sz w:val="24"/>
                <w:szCs w:val="24"/>
                <w:lang w:val="ru-RU"/>
              </w:rPr>
            </w:pPr>
            <w:ins w:id="2074" w:author="Student" w:date="2024-10-18T12:53:00Z">
              <w:del w:id="2075" w:author="nikitadorogin@yandex.ru" w:date="2024-10-23T15:13:00Z">
                <w:r w:rsidDel="00824A49">
                  <w:rPr>
                    <w:sz w:val="24"/>
                    <w:szCs w:val="24"/>
                    <w:lang w:val="ru-RU"/>
                  </w:rPr>
                  <w:delText>0</w:delText>
                </w:r>
              </w:del>
            </w:ins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07D979A3" w14:textId="7C549A5B" w:rsidR="002F0F22" w:rsidRPr="005F6A74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2076" w:author="Student" w:date="2024-10-18T12:50:00Z"/>
                <w:del w:id="2077" w:author="nikitadorogin@yandex.ru" w:date="2024-10-23T15:13:00Z"/>
                <w:sz w:val="24"/>
                <w:szCs w:val="24"/>
                <w:lang w:val="ru-RU"/>
              </w:rPr>
            </w:pPr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3D1C159E" w14:textId="54B295C9" w:rsidR="002F0F22" w:rsidRPr="005F6A74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2078" w:author="Student" w:date="2024-10-18T12:50:00Z"/>
                <w:del w:id="2079" w:author="nikitadorogin@yandex.ru" w:date="2024-10-23T15:13:00Z"/>
                <w:sz w:val="24"/>
                <w:szCs w:val="24"/>
                <w:lang w:val="ru-RU"/>
              </w:rPr>
            </w:pPr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79761919" w14:textId="62291C41" w:rsidR="002F0F22" w:rsidRPr="005F6A74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2080" w:author="Student" w:date="2024-10-18T12:50:00Z"/>
                <w:del w:id="2081" w:author="nikitadorogin@yandex.ru" w:date="2024-10-23T15:13:00Z"/>
                <w:sz w:val="24"/>
                <w:szCs w:val="24"/>
                <w:lang w:val="ru-RU"/>
              </w:rPr>
            </w:pPr>
          </w:p>
        </w:tc>
        <w:tc>
          <w:tcPr>
            <w:tcW w:w="662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42ADD7F5" w14:textId="5E2DDA74" w:rsidR="002F0F22" w:rsidRPr="005F6A74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2082" w:author="Student" w:date="2024-10-18T12:50:00Z"/>
                <w:del w:id="2083" w:author="nikitadorogin@yandex.ru" w:date="2024-10-23T15:13:00Z"/>
                <w:sz w:val="24"/>
                <w:szCs w:val="24"/>
                <w:lang w:val="ru-RU"/>
              </w:rPr>
            </w:pPr>
          </w:p>
        </w:tc>
      </w:tr>
      <w:tr w:rsidR="002F0F22" w:rsidRPr="004B35ED" w:rsidDel="00824A49" w14:paraId="2042F188" w14:textId="54216637" w:rsidTr="002365CB">
        <w:trPr>
          <w:trHeight w:val="404"/>
          <w:ins w:id="2084" w:author="Student" w:date="2024-10-18T12:50:00Z"/>
          <w:del w:id="2085" w:author="nikitadorogin@yandex.ru" w:date="2024-10-23T15:13:00Z"/>
        </w:trPr>
        <w:tc>
          <w:tcPr>
            <w:tcW w:w="1985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4" w:space="0" w:color="auto"/>
            </w:tcBorders>
          </w:tcPr>
          <w:p w14:paraId="70FB63D4" w14:textId="68B6D2AE" w:rsidR="002F0F22" w:rsidRPr="005F6A74" w:rsidDel="00824A49" w:rsidRDefault="002F0F22" w:rsidP="002365CB">
            <w:pPr>
              <w:widowControl w:val="0"/>
              <w:tabs>
                <w:tab w:val="left" w:pos="447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2086" w:author="Student" w:date="2024-10-18T12:50:00Z"/>
                <w:del w:id="2087" w:author="nikitadorogin@yandex.ru" w:date="2024-10-23T15:13:00Z"/>
                <w:b/>
                <w:lang w:val="en-US"/>
              </w:rPr>
            </w:pPr>
            <w:ins w:id="2088" w:author="Student" w:date="2024-10-18T12:50:00Z">
              <w:del w:id="2089" w:author="nikitadorogin@yandex.ru" w:date="2024-10-23T15:13:00Z">
                <w:r w:rsidRPr="004B35ED" w:rsidDel="00824A49">
                  <w:rPr>
                    <w:b/>
                    <w:lang w:val="en-US"/>
                  </w:rPr>
                  <w:delText>I</w:delText>
                </w:r>
                <w:r w:rsidRPr="005F6A74" w:rsidDel="00824A49">
                  <w:rPr>
                    <w:b/>
                    <w:lang w:val="en-US"/>
                  </w:rPr>
                  <w:delText>обр , мА</w:delText>
                </w:r>
              </w:del>
            </w:ins>
          </w:p>
        </w:tc>
        <w:tc>
          <w:tcPr>
            <w:tcW w:w="1702" w:type="dxa"/>
            <w:tcBorders>
              <w:top w:val="single" w:sz="6" w:space="0" w:color="232323"/>
              <w:left w:val="single" w:sz="4" w:space="0" w:color="auto"/>
              <w:bottom w:val="single" w:sz="4" w:space="0" w:color="auto"/>
              <w:right w:val="single" w:sz="6" w:space="0" w:color="232323"/>
            </w:tcBorders>
          </w:tcPr>
          <w:p w14:paraId="7731C2F5" w14:textId="22458DBC" w:rsidR="002F0F22" w:rsidRPr="005F6A74" w:rsidDel="00824A49" w:rsidRDefault="002F0F22" w:rsidP="002365CB">
            <w:pPr>
              <w:widowControl w:val="0"/>
              <w:tabs>
                <w:tab w:val="left" w:pos="447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2090" w:author="Student" w:date="2024-10-18T12:50:00Z"/>
                <w:del w:id="2091" w:author="nikitadorogin@yandex.ru" w:date="2024-10-23T15:13:00Z"/>
                <w:b/>
                <w:bCs/>
                <w:lang w:val="en-US"/>
              </w:rPr>
            </w:pPr>
            <w:ins w:id="2092" w:author="Student" w:date="2024-10-18T12:50:00Z">
              <w:del w:id="2093" w:author="nikitadorogin@yandex.ru" w:date="2024-10-23T15:13:00Z">
                <w:r w:rsidRPr="004B35ED" w:rsidDel="00824A49">
                  <w:rPr>
                    <w:b/>
                    <w:bCs/>
                    <w:lang w:val="en-US"/>
                  </w:rPr>
                  <w:delText>Id</w:delText>
                </w:r>
              </w:del>
            </w:ins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4B113673" w14:textId="35578902" w:rsidR="002F0F22" w:rsidRPr="004B35ED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2094" w:author="Student" w:date="2024-10-18T12:50:00Z"/>
                <w:del w:id="2095" w:author="nikitadorogin@yandex.ru" w:date="2024-10-23T15:13:00Z"/>
                <w:rFonts w:ascii="Arial"/>
                <w:sz w:val="24"/>
                <w:szCs w:val="24"/>
                <w:lang w:val="ru-RU"/>
              </w:rPr>
            </w:pPr>
            <w:ins w:id="2096" w:author="Student" w:date="2024-10-18T12:50:00Z">
              <w:del w:id="2097" w:author="nikitadorogin@yandex.ru" w:date="2024-10-23T15:13:00Z">
                <w:r w:rsidRPr="005F6A74" w:rsidDel="00824A49">
                  <w:rPr>
                    <w:rFonts w:ascii="Arial"/>
                    <w:sz w:val="24"/>
                    <w:szCs w:val="24"/>
                    <w:lang w:val="ru-RU"/>
                  </w:rPr>
                  <w:delText>0,000</w:delText>
                </w:r>
              </w:del>
            </w:ins>
            <w:ins w:id="2098" w:author="Student" w:date="2024-10-18T12:52:00Z">
              <w:del w:id="2099" w:author="nikitadorogin@yandex.ru" w:date="2024-10-23T15:13:00Z">
                <w:r w:rsidDel="00824A49">
                  <w:rPr>
                    <w:rFonts w:ascii="Arial"/>
                    <w:sz w:val="24"/>
                    <w:szCs w:val="24"/>
                    <w:lang w:val="ru-RU"/>
                  </w:rPr>
                  <w:delText>03</w:delText>
                </w:r>
              </w:del>
            </w:ins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6E62C6F2" w14:textId="6BE88F3D" w:rsidR="002F0F22" w:rsidRPr="004B35ED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2100" w:author="Student" w:date="2024-10-18T12:50:00Z"/>
                <w:del w:id="2101" w:author="nikitadorogin@yandex.ru" w:date="2024-10-23T15:13:00Z"/>
                <w:sz w:val="24"/>
                <w:szCs w:val="24"/>
                <w:lang w:val="ru-RU"/>
              </w:rPr>
            </w:pPr>
            <w:ins w:id="2102" w:author="Student" w:date="2024-10-18T12:50:00Z">
              <w:del w:id="2103" w:author="nikitadorogin@yandex.ru" w:date="2024-10-23T15:13:00Z">
                <w:r w:rsidRPr="005F6A74" w:rsidDel="00824A49">
                  <w:rPr>
                    <w:sz w:val="24"/>
                    <w:szCs w:val="24"/>
                    <w:lang w:val="ru-RU"/>
                  </w:rPr>
                  <w:delText>0,000</w:delText>
                </w:r>
              </w:del>
            </w:ins>
            <w:ins w:id="2104" w:author="Student" w:date="2024-10-18T12:52:00Z">
              <w:del w:id="2105" w:author="nikitadorogin@yandex.ru" w:date="2024-10-23T15:13:00Z">
                <w:r w:rsidDel="00824A49">
                  <w:rPr>
                    <w:sz w:val="24"/>
                    <w:szCs w:val="24"/>
                    <w:lang w:val="ru-RU"/>
                  </w:rPr>
                  <w:delText>03</w:delText>
                </w:r>
              </w:del>
            </w:ins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5E7724B4" w14:textId="0825BE8E" w:rsidR="002F0F22" w:rsidRPr="004B35ED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2106" w:author="Student" w:date="2024-10-18T12:50:00Z"/>
                <w:del w:id="2107" w:author="nikitadorogin@yandex.ru" w:date="2024-10-23T15:13:00Z"/>
                <w:sz w:val="24"/>
                <w:szCs w:val="24"/>
                <w:lang w:val="ru-RU"/>
              </w:rPr>
            </w:pPr>
            <w:ins w:id="2108" w:author="Student" w:date="2024-10-18T12:50:00Z">
              <w:del w:id="2109" w:author="nikitadorogin@yandex.ru" w:date="2024-10-23T15:13:00Z">
                <w:r w:rsidRPr="005F6A74" w:rsidDel="00824A49">
                  <w:rPr>
                    <w:sz w:val="24"/>
                    <w:szCs w:val="24"/>
                    <w:lang w:val="ru-RU"/>
                  </w:rPr>
                  <w:delText>0,000</w:delText>
                </w:r>
              </w:del>
            </w:ins>
            <w:ins w:id="2110" w:author="Student" w:date="2024-10-18T12:52:00Z">
              <w:del w:id="2111" w:author="nikitadorogin@yandex.ru" w:date="2024-10-23T15:13:00Z">
                <w:r w:rsidDel="00824A49">
                  <w:rPr>
                    <w:sz w:val="24"/>
                    <w:szCs w:val="24"/>
                    <w:lang w:val="ru-RU"/>
                  </w:rPr>
                  <w:delText>03</w:delText>
                </w:r>
              </w:del>
            </w:ins>
          </w:p>
        </w:tc>
        <w:tc>
          <w:tcPr>
            <w:tcW w:w="662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1BC7F1B9" w14:textId="0560E232" w:rsidR="002F0F22" w:rsidRPr="004B35ED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2112" w:author="Student" w:date="2024-10-18T12:50:00Z"/>
                <w:del w:id="2113" w:author="nikitadorogin@yandex.ru" w:date="2024-10-23T15:13:00Z"/>
                <w:sz w:val="24"/>
                <w:szCs w:val="24"/>
                <w:lang w:val="ru-RU"/>
              </w:rPr>
            </w:pPr>
            <w:ins w:id="2114" w:author="Student" w:date="2024-10-18T12:50:00Z">
              <w:del w:id="2115" w:author="nikitadorogin@yandex.ru" w:date="2024-10-23T15:13:00Z">
                <w:r w:rsidRPr="005F6A74" w:rsidDel="00824A49">
                  <w:rPr>
                    <w:sz w:val="24"/>
                    <w:szCs w:val="24"/>
                    <w:lang w:val="ru-RU"/>
                  </w:rPr>
                  <w:delText>0</w:delText>
                </w:r>
              </w:del>
            </w:ins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60910200" w14:textId="70D25A06" w:rsidR="002F0F22" w:rsidRPr="004B35ED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2116" w:author="Student" w:date="2024-10-18T12:50:00Z"/>
                <w:del w:id="2117" w:author="nikitadorogin@yandex.ru" w:date="2024-10-23T15:13:00Z"/>
                <w:sz w:val="24"/>
                <w:szCs w:val="24"/>
                <w:lang w:val="ru-RU"/>
              </w:rPr>
            </w:pPr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360691E4" w14:textId="50D48B6B" w:rsidR="002F0F22" w:rsidRPr="004B35ED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2118" w:author="Student" w:date="2024-10-18T12:50:00Z"/>
                <w:del w:id="2119" w:author="nikitadorogin@yandex.ru" w:date="2024-10-23T15:13:00Z"/>
                <w:sz w:val="24"/>
                <w:szCs w:val="24"/>
                <w:lang w:val="ru-RU"/>
              </w:rPr>
            </w:pPr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3517B424" w14:textId="04F56FCD" w:rsidR="002F0F22" w:rsidRPr="004B35ED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2120" w:author="Student" w:date="2024-10-18T12:50:00Z"/>
                <w:del w:id="2121" w:author="nikitadorogin@yandex.ru" w:date="2024-10-23T15:13:00Z"/>
                <w:sz w:val="24"/>
                <w:szCs w:val="24"/>
                <w:lang w:val="ru-RU"/>
              </w:rPr>
            </w:pPr>
          </w:p>
        </w:tc>
        <w:tc>
          <w:tcPr>
            <w:tcW w:w="662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69669A86" w14:textId="56CEBC7A" w:rsidR="002F0F22" w:rsidRPr="004B35ED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2122" w:author="Student" w:date="2024-10-18T12:50:00Z"/>
                <w:del w:id="2123" w:author="nikitadorogin@yandex.ru" w:date="2024-10-23T15:13:00Z"/>
                <w:sz w:val="24"/>
                <w:szCs w:val="24"/>
                <w:lang w:val="ru-RU"/>
              </w:rPr>
            </w:pPr>
          </w:p>
        </w:tc>
      </w:tr>
    </w:tbl>
    <w:p w14:paraId="0FEF9424" w14:textId="0151E854" w:rsidR="00701B2A" w:rsidDel="00824A49" w:rsidRDefault="00824A49" w:rsidP="00006BFC">
      <w:pPr>
        <w:ind w:firstLine="0"/>
        <w:rPr>
          <w:del w:id="2124" w:author="nikitadorogin@yandex.ru" w:date="2024-10-17T11:57:00Z"/>
          <w:rStyle w:val="60"/>
          <w:b/>
        </w:rPr>
      </w:pPr>
      <w:ins w:id="2125" w:author="nikitadorogin@yandex.ru" w:date="2024-10-23T15:13:00Z">
        <w:r w:rsidRPr="007B2777">
          <w:rPr>
            <w:rStyle w:val="60"/>
            <w:b/>
          </w:rPr>
          <w:object w:dxaOrig="1160" w:dyaOrig="360" w14:anchorId="1B17B3A3">
            <v:shape id="_x0000_i1065" type="#_x0000_t75" style="width:1in;height:22.2pt" o:ole="" fillcolor="window">
              <v:imagedata r:id="rId11" o:title=""/>
            </v:shape>
            <o:OLEObject Type="Embed" ProgID="Equation.DSMT4" ShapeID="_x0000_i1065" DrawAspect="Content" ObjectID="_1791202516" r:id="rId12"/>
          </w:object>
        </w:r>
      </w:ins>
      <w:ins w:id="2126" w:author="Student" w:date="2024-10-04T11:58:00Z">
        <w:del w:id="2127" w:author="nikitadorogin@yandex.ru" w:date="2024-10-17T11:57:00Z">
          <w:r w:rsidR="00701B2A" w:rsidDel="00242197">
            <w:rPr>
              <w:bCs/>
              <w:lang w:val="ru-RU"/>
            </w:rPr>
            <w:delText>Соотношения</w:delText>
          </w:r>
          <w:r w:rsidR="00701B2A" w:rsidRPr="00821BBB" w:rsidDel="00242197">
            <w:rPr>
              <w:bCs/>
              <w:lang w:val="en-US"/>
              <w:rPrChange w:id="2128" w:author="Student" w:date="2024-10-04T12:00:00Z">
                <w:rPr>
                  <w:bCs/>
                  <w:lang w:val="ru-RU"/>
                </w:rPr>
              </w:rPrChange>
            </w:rPr>
            <w:delText xml:space="preserve">: </w:delText>
          </w:r>
        </w:del>
      </w:ins>
      <w:ins w:id="2129" w:author="Student" w:date="2024-10-04T11:58:00Z">
        <w:del w:id="2130" w:author="nikitadorogin@yandex.ru" w:date="2024-10-17T11:57:00Z">
          <w:r w:rsidR="00701B2A" w:rsidRPr="00A26DE4" w:rsidDel="00242197">
            <w:rPr>
              <w:position w:val="-12"/>
            </w:rPr>
            <w:object w:dxaOrig="2680" w:dyaOrig="400" w14:anchorId="2B8755E3">
              <v:shape id="_x0000_i1026" type="#_x0000_t75" style="width:167.4pt;height:25.8pt" o:ole="">
                <v:imagedata r:id="rId13" o:title=""/>
              </v:shape>
              <o:OLEObject Type="Embed" ProgID="Equation.DSMT4" ShapeID="_x0000_i1026" DrawAspect="Content" ObjectID="_1791202517" r:id="rId14"/>
            </w:object>
          </w:r>
        </w:del>
      </w:ins>
    </w:p>
    <w:p w14:paraId="19332674" w14:textId="77777777" w:rsidR="00824A49" w:rsidRPr="00824A49" w:rsidRDefault="00824A49" w:rsidP="0012204B">
      <w:pPr>
        <w:ind w:firstLine="0"/>
        <w:rPr>
          <w:ins w:id="2131" w:author="nikitadorogin@yandex.ru" w:date="2024-10-23T15:13:00Z"/>
          <w:bCs/>
          <w:iCs/>
          <w:position w:val="-34"/>
          <w:lang w:val="en-US"/>
          <w:rPrChange w:id="2132" w:author="nikitadorogin@yandex.ru" w:date="2024-10-23T15:13:00Z">
            <w:rPr>
              <w:ins w:id="2133" w:author="nikitadorogin@yandex.ru" w:date="2024-10-23T15:13:00Z"/>
              <w:position w:val="-34"/>
            </w:rPr>
          </w:rPrChange>
        </w:rPr>
      </w:pPr>
    </w:p>
    <w:p w14:paraId="49CC4A6F" w14:textId="21FDA570" w:rsidR="00701B2A" w:rsidDel="00824A49" w:rsidRDefault="00824A49" w:rsidP="00006BFC">
      <w:pPr>
        <w:ind w:firstLine="0"/>
        <w:rPr>
          <w:del w:id="2134" w:author="nikitadorogin@yandex.ru" w:date="2024-10-17T11:57:00Z"/>
          <w:bCs/>
          <w:lang w:val="ru-RU"/>
        </w:rPr>
      </w:pPr>
      <w:ins w:id="2135" w:author="nikitadorogin@yandex.ru" w:date="2024-10-23T15:13:00Z">
        <w:r>
          <w:rPr>
            <w:bCs/>
            <w:lang w:val="ru-RU"/>
          </w:rPr>
          <w:t>…</w:t>
        </w:r>
      </w:ins>
      <w:ins w:id="2136" w:author="Student" w:date="2024-10-04T11:59:00Z">
        <w:del w:id="2137" w:author="nikitadorogin@yandex.ru" w:date="2024-10-17T11:57:00Z">
          <w:r w:rsidR="00701B2A" w:rsidDel="00242197">
            <w:rPr>
              <w:bCs/>
              <w:lang w:val="en-US"/>
            </w:rPr>
            <w:delText>IL = 0,594 A = I(2)</w:delText>
          </w:r>
        </w:del>
      </w:ins>
    </w:p>
    <w:p w14:paraId="1AC08272" w14:textId="5C58763D" w:rsidR="00824A49" w:rsidRDefault="00824A49" w:rsidP="0012204B">
      <w:pPr>
        <w:ind w:firstLine="0"/>
        <w:rPr>
          <w:ins w:id="2138" w:author="nikitadorogin@yandex.ru" w:date="2024-10-23T15:14:00Z"/>
          <w:bCs/>
          <w:lang w:val="ru-RU"/>
        </w:rPr>
      </w:pPr>
    </w:p>
    <w:p w14:paraId="48BCF121" w14:textId="1D4E5167" w:rsidR="00824A49" w:rsidRPr="00701B2A" w:rsidRDefault="00824A49" w:rsidP="0012204B">
      <w:pPr>
        <w:ind w:firstLine="0"/>
        <w:rPr>
          <w:ins w:id="2139" w:author="nikitadorogin@yandex.ru" w:date="2024-10-23T15:13:00Z"/>
          <w:bCs/>
          <w:lang w:val="en-US"/>
          <w:rPrChange w:id="2140" w:author="Student" w:date="2024-10-04T11:59:00Z">
            <w:rPr>
              <w:ins w:id="2141" w:author="nikitadorogin@yandex.ru" w:date="2024-10-23T15:13:00Z"/>
              <w:b/>
            </w:rPr>
          </w:rPrChange>
        </w:rPr>
      </w:pPr>
      <w:ins w:id="2142" w:author="nikitadorogin@yandex.ru" w:date="2024-10-23T15:14:00Z">
        <w:r w:rsidRPr="007B2777">
          <w:rPr>
            <w:rStyle w:val="60"/>
            <w:b/>
          </w:rPr>
          <w:object w:dxaOrig="1179" w:dyaOrig="340" w14:anchorId="3796552C">
            <v:shape id="_x0000_i1067" type="#_x0000_t75" style="width:73.2pt;height:21pt" o:ole="" fillcolor="window">
              <v:imagedata r:id="rId15" o:title=""/>
            </v:shape>
            <o:OLEObject Type="Embed" ProgID="Equation.DSMT4" ShapeID="_x0000_i1067" DrawAspect="Content" ObjectID="_1791202518" r:id="rId16"/>
          </w:object>
        </w:r>
      </w:ins>
    </w:p>
    <w:p w14:paraId="4C6E6EAA" w14:textId="41F9E54B" w:rsidR="008E14E7" w:rsidDel="00824A49" w:rsidRDefault="00824A49" w:rsidP="00006BFC">
      <w:pPr>
        <w:ind w:firstLine="0"/>
        <w:rPr>
          <w:del w:id="2143" w:author="nikitadorogin@yandex.ru" w:date="2024-10-17T11:57:00Z"/>
          <w:lang w:val="ru-RU"/>
        </w:rPr>
      </w:pPr>
      <w:ins w:id="2144" w:author="nikitadorogin@yandex.ru" w:date="2024-10-23T15:14:00Z">
        <w:r>
          <w:rPr>
            <w:lang w:val="ru-RU"/>
          </w:rPr>
          <w:lastRenderedPageBreak/>
          <w:t>…</w:t>
        </w:r>
      </w:ins>
      <w:ins w:id="2145" w:author="Student" w:date="2024-10-04T12:00:00Z">
        <w:del w:id="2146" w:author="nikitadorogin@yandex.ru" w:date="2024-10-17T11:57:00Z">
          <w:r w:rsidR="00701B2A" w:rsidDel="00242197">
            <w:rPr>
              <w:lang w:val="en-US"/>
            </w:rPr>
            <w:delText>Ubc</w:delText>
          </w:r>
          <w:r w:rsidR="00701B2A" w:rsidRPr="00824A49" w:rsidDel="00242197">
            <w:rPr>
              <w:lang w:val="ru-RU"/>
              <w:rPrChange w:id="2147" w:author="nikitadorogin@yandex.ru" w:date="2024-10-23T15:14:00Z">
                <w:rPr>
                  <w:lang w:val="en-US"/>
                </w:rPr>
              </w:rPrChange>
            </w:rPr>
            <w:delText xml:space="preserve"> = 102,9 </w:delText>
          </w:r>
          <w:r w:rsidR="00701B2A" w:rsidDel="00242197">
            <w:rPr>
              <w:lang w:val="en-US"/>
            </w:rPr>
            <w:delText>B</w:delText>
          </w:r>
          <w:r w:rsidR="00701B2A" w:rsidRPr="00824A49" w:rsidDel="00242197">
            <w:rPr>
              <w:lang w:val="ru-RU"/>
              <w:rPrChange w:id="2148" w:author="nikitadorogin@yandex.ru" w:date="2024-10-23T15:14:00Z">
                <w:rPr>
                  <w:lang w:val="en-US"/>
                </w:rPr>
              </w:rPrChange>
            </w:rPr>
            <w:delText xml:space="preserve"> = </w:delText>
          </w:r>
          <w:r w:rsidR="00821BBB" w:rsidDel="00242197">
            <w:rPr>
              <w:lang w:val="en-US"/>
            </w:rPr>
            <w:delText>sqrt</w:delText>
          </w:r>
          <w:r w:rsidR="00821BBB" w:rsidRPr="00824A49" w:rsidDel="00242197">
            <w:rPr>
              <w:lang w:val="ru-RU"/>
              <w:rPrChange w:id="2149" w:author="nikitadorogin@yandex.ru" w:date="2024-10-23T15:14:00Z">
                <w:rPr>
                  <w:lang w:val="en-US"/>
                </w:rPr>
              </w:rPrChange>
            </w:rPr>
            <w:delText>(3</w:delText>
          </w:r>
        </w:del>
      </w:ins>
      <w:ins w:id="2150" w:author="Student" w:date="2024-10-04T12:01:00Z">
        <w:del w:id="2151" w:author="nikitadorogin@yandex.ru" w:date="2024-10-17T11:57:00Z">
          <w:r w:rsidR="00821BBB" w:rsidRPr="00824A49" w:rsidDel="00242197">
            <w:rPr>
              <w:lang w:val="ru-RU"/>
              <w:rPrChange w:id="2152" w:author="nikitadorogin@yandex.ru" w:date="2024-10-23T15:14:00Z">
                <w:rPr>
                  <w:lang w:val="en-US"/>
                </w:rPr>
              </w:rPrChange>
            </w:rPr>
            <w:delText xml:space="preserve">) * </w:delText>
          </w:r>
        </w:del>
      </w:ins>
      <w:ins w:id="2153" w:author="Student" w:date="2024-10-04T12:05:00Z">
        <w:del w:id="2154" w:author="nikitadorogin@yandex.ru" w:date="2024-10-17T11:57:00Z">
          <w:r w:rsidR="00821BBB" w:rsidRPr="00824A49" w:rsidDel="00242197">
            <w:rPr>
              <w:lang w:val="ru-RU"/>
              <w:rPrChange w:id="2155" w:author="nikitadorogin@yandex.ru" w:date="2024-10-23T15:14:00Z">
                <w:rPr>
                  <w:lang w:val="en-US"/>
                </w:rPr>
              </w:rPrChange>
            </w:rPr>
            <w:delText>59,</w:delText>
          </w:r>
        </w:del>
      </w:ins>
      <w:ins w:id="2156" w:author="Student" w:date="2024-10-04T12:06:00Z">
        <w:del w:id="2157" w:author="nikitadorogin@yandex.ru" w:date="2024-10-17T11:57:00Z">
          <w:r w:rsidR="00821BBB" w:rsidRPr="00824A49" w:rsidDel="00242197">
            <w:rPr>
              <w:lang w:val="ru-RU"/>
              <w:rPrChange w:id="2158" w:author="nikitadorogin@yandex.ru" w:date="2024-10-23T15:14:00Z">
                <w:rPr>
                  <w:lang w:val="en-US"/>
                </w:rPr>
              </w:rPrChange>
            </w:rPr>
            <w:delText>3</w:delText>
          </w:r>
        </w:del>
      </w:ins>
      <w:ins w:id="2159" w:author="Student" w:date="2024-10-04T12:01:00Z">
        <w:del w:id="2160" w:author="nikitadorogin@yandex.ru" w:date="2024-10-17T11:57:00Z">
          <w:r w:rsidR="00821BBB" w:rsidRPr="00824A49" w:rsidDel="00242197">
            <w:rPr>
              <w:lang w:val="ru-RU"/>
              <w:rPrChange w:id="2161" w:author="nikitadorogin@yandex.ru" w:date="2024-10-23T15:14:00Z">
                <w:rPr>
                  <w:lang w:val="en-US"/>
                </w:rPr>
              </w:rPrChange>
            </w:rPr>
            <w:delText xml:space="preserve"> = </w:delText>
          </w:r>
        </w:del>
      </w:ins>
      <w:ins w:id="2162" w:author="Student" w:date="2024-10-04T12:05:00Z">
        <w:del w:id="2163" w:author="nikitadorogin@yandex.ru" w:date="2024-10-17T11:57:00Z">
          <w:r w:rsidR="00821BBB" w:rsidRPr="00824A49" w:rsidDel="00242197">
            <w:rPr>
              <w:lang w:val="ru-RU"/>
              <w:rPrChange w:id="2164" w:author="nikitadorogin@yandex.ru" w:date="2024-10-23T15:14:00Z">
                <w:rPr>
                  <w:lang w:val="en-US"/>
                </w:rPr>
              </w:rPrChange>
            </w:rPr>
            <w:delText xml:space="preserve">102,849 </w:delText>
          </w:r>
          <w:r w:rsidR="00821BBB" w:rsidDel="00242197">
            <w:rPr>
              <w:lang w:val="en-US"/>
            </w:rPr>
            <w:delText>B</w:delText>
          </w:r>
        </w:del>
      </w:ins>
      <w:del w:id="2165" w:author="nikitadorogin@yandex.ru" w:date="2024-10-17T11:57:00Z">
        <w:r w:rsidR="008E14E7" w:rsidDel="00242197">
          <w:delText>Рисунок</w:delText>
        </w:r>
        <w:r w:rsidR="008E14E7" w:rsidRPr="00824A49" w:rsidDel="00242197">
          <w:rPr>
            <w:lang w:val="ru-RU"/>
            <w:rPrChange w:id="2166" w:author="nikitadorogin@yandex.ru" w:date="2024-10-23T15:14:00Z">
              <w:rPr/>
            </w:rPrChange>
          </w:rPr>
          <w:delText xml:space="preserve"> 3.16 – </w:delText>
        </w:r>
        <w:r w:rsidR="008E14E7" w:rsidDel="00242197">
          <w:delText>Модель</w:delText>
        </w:r>
        <w:r w:rsidR="008E14E7" w:rsidRPr="00824A49" w:rsidDel="00242197">
          <w:rPr>
            <w:lang w:val="ru-RU"/>
            <w:rPrChange w:id="2167" w:author="nikitadorogin@yandex.ru" w:date="2024-10-23T15:14:00Z">
              <w:rPr/>
            </w:rPrChange>
          </w:rPr>
          <w:delText xml:space="preserve"> </w:delText>
        </w:r>
        <w:r w:rsidR="008E14E7" w:rsidDel="00242197">
          <w:delText>линейного</w:delText>
        </w:r>
        <w:r w:rsidR="008E14E7" w:rsidRPr="00824A49" w:rsidDel="00242197">
          <w:rPr>
            <w:lang w:val="ru-RU"/>
            <w:rPrChange w:id="2168" w:author="nikitadorogin@yandex.ru" w:date="2024-10-23T15:14:00Z">
              <w:rPr/>
            </w:rPrChange>
          </w:rPr>
          <w:delText xml:space="preserve"> </w:delText>
        </w:r>
        <w:r w:rsidR="008E14E7" w:rsidDel="00242197">
          <w:delText>однофазного</w:delText>
        </w:r>
        <w:r w:rsidR="008E14E7" w:rsidRPr="00824A49" w:rsidDel="00242197">
          <w:rPr>
            <w:lang w:val="ru-RU"/>
            <w:rPrChange w:id="2169" w:author="nikitadorogin@yandex.ru" w:date="2024-10-23T15:14:00Z">
              <w:rPr/>
            </w:rPrChange>
          </w:rPr>
          <w:delText xml:space="preserve"> </w:delText>
        </w:r>
        <w:r w:rsidR="008E14E7" w:rsidDel="00242197">
          <w:delText>трансформатора</w:delText>
        </w:r>
        <w:r w:rsidR="008E14E7" w:rsidRPr="00824A49" w:rsidDel="00242197">
          <w:rPr>
            <w:lang w:val="ru-RU"/>
            <w:rPrChange w:id="2170" w:author="nikitadorogin@yandex.ru" w:date="2024-10-23T15:14:00Z">
              <w:rPr/>
            </w:rPrChange>
          </w:rPr>
          <w:delText xml:space="preserve"> (</w:delText>
        </w:r>
        <w:r w:rsidR="008E14E7" w:rsidDel="00242197">
          <w:delText>Файл</w:delText>
        </w:r>
        <w:r w:rsidR="008E14E7" w:rsidRPr="00824A49" w:rsidDel="00242197">
          <w:rPr>
            <w:lang w:val="ru-RU"/>
            <w:rPrChange w:id="2171" w:author="nikitadorogin@yandex.ru" w:date="2024-10-23T15:14:00Z">
              <w:rPr/>
            </w:rPrChange>
          </w:rPr>
          <w:delText xml:space="preserve"> </w:delText>
        </w:r>
        <w:r w:rsidR="008E14E7" w:rsidRPr="00821BBB" w:rsidDel="00242197">
          <w:rPr>
            <w:lang w:val="en-US"/>
            <w:rPrChange w:id="2172" w:author="Student" w:date="2024-10-04T12:00:00Z">
              <w:rPr/>
            </w:rPrChange>
          </w:rPr>
          <w:delText>trans</w:delText>
        </w:r>
        <w:r w:rsidR="008E14E7" w:rsidRPr="00824A49" w:rsidDel="00242197">
          <w:rPr>
            <w:lang w:val="ru-RU"/>
            <w:rPrChange w:id="2173" w:author="nikitadorogin@yandex.ru" w:date="2024-10-23T15:14:00Z">
              <w:rPr/>
            </w:rPrChange>
          </w:rPr>
          <w:delText xml:space="preserve">1) </w:delText>
        </w:r>
      </w:del>
    </w:p>
    <w:p w14:paraId="2ADE5460" w14:textId="4DA270C5" w:rsidR="00824A49" w:rsidRDefault="00824A49" w:rsidP="0012204B">
      <w:pPr>
        <w:ind w:firstLine="0"/>
        <w:rPr>
          <w:ins w:id="2174" w:author="nikitadorogin@yandex.ru" w:date="2024-10-23T15:14:00Z"/>
          <w:lang w:val="ru-RU"/>
        </w:rPr>
      </w:pPr>
    </w:p>
    <w:p w14:paraId="6BCD0909" w14:textId="383DD176" w:rsidR="00824A49" w:rsidRDefault="00824A49" w:rsidP="00824A49">
      <w:pPr>
        <w:pStyle w:val="a9"/>
        <w:rPr>
          <w:ins w:id="2175" w:author="nikitadorogin@yandex.ru" w:date="2024-10-23T15:14:00Z"/>
        </w:rPr>
      </w:pPr>
      <w:ins w:id="2176" w:author="nikitadorogin@yandex.ru" w:date="2024-10-23T15:14:00Z">
        <w:r>
          <w:t>Провер</w:t>
        </w:r>
        <w:r>
          <w:rPr>
            <w:lang w:val="ru-RU"/>
          </w:rPr>
          <w:t>яем</w:t>
        </w:r>
        <w:r>
          <w:t>, выполняются ли нижеследующие соотношения (</w:t>
        </w:r>
        <w:r>
          <w:rPr>
            <w:lang w:val="en-US"/>
          </w:rPr>
          <w:t>p</w:t>
        </w:r>
        <w:r w:rsidRPr="00C04A8F">
          <w:rPr>
            <w:lang w:val="ru-RU"/>
          </w:rPr>
          <w:t xml:space="preserve"> </w:t>
        </w:r>
        <w:r>
          <w:t>= 2):</w:t>
        </w:r>
      </w:ins>
    </w:p>
    <w:p w14:paraId="36996F9A" w14:textId="1524FCC9" w:rsidR="00824A49" w:rsidRDefault="00824A49" w:rsidP="00824A49">
      <w:pPr>
        <w:pStyle w:val="a9"/>
        <w:rPr>
          <w:ins w:id="2177" w:author="nikitadorogin@yandex.ru" w:date="2024-10-23T15:15:00Z"/>
          <w:position w:val="-32"/>
        </w:rPr>
      </w:pPr>
      <w:ins w:id="2178" w:author="nikitadorogin@yandex.ru" w:date="2024-10-23T15:14:00Z">
        <w:r>
          <w:rPr>
            <w:position w:val="-32"/>
          </w:rPr>
          <w:object w:dxaOrig="1259" w:dyaOrig="1000" w14:anchorId="012111AA">
            <v:shape id="_x0000_i1069" type="#_x0000_t75" style="width:53.4pt;height:42.6pt" o:ole="" fillcolor="window">
              <v:imagedata r:id="rId17" o:title=""/>
            </v:shape>
            <o:OLEObject Type="Embed" ProgID="Equation.DSMT4" ShapeID="_x0000_i1069" DrawAspect="Content" ObjectID="_1791202519" r:id="rId18"/>
          </w:object>
        </w:r>
        <w:r>
          <w:rPr>
            <w:position w:val="-32"/>
            <w:lang w:val="ru-RU"/>
          </w:rPr>
          <w:t xml:space="preserve">     </w:t>
        </w:r>
        <w:r>
          <w:rPr>
            <w:position w:val="-32"/>
          </w:rPr>
          <w:object w:dxaOrig="1199" w:dyaOrig="1000" w14:anchorId="2D1667A5">
            <v:shape id="_x0000_i1070" type="#_x0000_t75" style="width:52.8pt;height:43.8pt" o:ole="" fillcolor="window">
              <v:imagedata r:id="rId19" o:title=""/>
            </v:shape>
            <o:OLEObject Type="Embed" ProgID="Equation.DSMT4" ShapeID="_x0000_i1070" DrawAspect="Content" ObjectID="_1791202520" r:id="rId20"/>
          </w:object>
        </w:r>
      </w:ins>
      <w:ins w:id="2179" w:author="nikitadorogin@yandex.ru" w:date="2024-10-23T15:15:00Z">
        <w:r>
          <w:rPr>
            <w:position w:val="-32"/>
            <w:lang w:val="ru-RU"/>
          </w:rPr>
          <w:t xml:space="preserve">   </w:t>
        </w:r>
        <w:r>
          <w:rPr>
            <w:position w:val="-32"/>
          </w:rPr>
          <w:object w:dxaOrig="2120" w:dyaOrig="1040" w14:anchorId="5E6F98D4">
            <v:shape id="_x0000_i1071" type="#_x0000_t75" style="width:90pt;height:45pt" o:ole="" fillcolor="window">
              <v:imagedata r:id="rId21" o:title=""/>
            </v:shape>
            <o:OLEObject Type="Embed" ProgID="Equation.DSMT4" ShapeID="_x0000_i1071" DrawAspect="Content" ObjectID="_1791202521" r:id="rId22"/>
          </w:object>
        </w:r>
      </w:ins>
    </w:p>
    <w:p w14:paraId="4702580D" w14:textId="18B3B133" w:rsidR="009330D8" w:rsidRDefault="009330D8" w:rsidP="00824A49">
      <w:pPr>
        <w:pStyle w:val="a9"/>
        <w:rPr>
          <w:ins w:id="2180" w:author="nikitadorogin@yandex.ru" w:date="2024-10-23T15:15:00Z"/>
          <w:position w:val="-32"/>
        </w:rPr>
      </w:pPr>
    </w:p>
    <w:p w14:paraId="40A1A933" w14:textId="0B870165" w:rsidR="009330D8" w:rsidRDefault="009330D8" w:rsidP="00824A49">
      <w:pPr>
        <w:pStyle w:val="a9"/>
        <w:rPr>
          <w:ins w:id="2181" w:author="nikitadorogin@yandex.ru" w:date="2024-10-23T15:15:00Z"/>
          <w:lang w:val="ru-RU"/>
        </w:rPr>
      </w:pPr>
      <w:ins w:id="2182" w:author="nikitadorogin@yandex.ru" w:date="2024-10-23T15:15:00Z">
        <w:r>
          <w:rPr>
            <w:lang w:val="ru-RU"/>
          </w:rPr>
          <w:t>…</w:t>
        </w:r>
      </w:ins>
    </w:p>
    <w:p w14:paraId="554D2BD3" w14:textId="632352BD" w:rsidR="009330D8" w:rsidRDefault="009330D8" w:rsidP="00824A49">
      <w:pPr>
        <w:pStyle w:val="a9"/>
        <w:rPr>
          <w:ins w:id="2183" w:author="nikitadorogin@yandex.ru" w:date="2024-10-23T15:15:00Z"/>
          <w:lang w:val="ru-RU"/>
        </w:rPr>
      </w:pPr>
      <w:ins w:id="2184" w:author="nikitadorogin@yandex.ru" w:date="2024-10-23T15:15:00Z">
        <w:r>
          <w:rPr>
            <w:lang w:val="ru-RU"/>
          </w:rPr>
          <w:t>…</w:t>
        </w:r>
      </w:ins>
    </w:p>
    <w:p w14:paraId="5D2A0183" w14:textId="05F0D6EF" w:rsidR="009330D8" w:rsidRDefault="009330D8" w:rsidP="00824A49">
      <w:pPr>
        <w:pStyle w:val="a9"/>
        <w:rPr>
          <w:ins w:id="2185" w:author="nikitadorogin@yandex.ru" w:date="2024-10-23T15:15:00Z"/>
          <w:lang w:val="ru-RU"/>
        </w:rPr>
      </w:pPr>
      <w:ins w:id="2186" w:author="nikitadorogin@yandex.ru" w:date="2024-10-23T15:15:00Z">
        <w:r>
          <w:rPr>
            <w:lang w:val="ru-RU"/>
          </w:rPr>
          <w:t>…</w:t>
        </w:r>
      </w:ins>
    </w:p>
    <w:p w14:paraId="03724B12" w14:textId="4C195978" w:rsidR="009330D8" w:rsidRDefault="009330D8" w:rsidP="00824A49">
      <w:pPr>
        <w:pStyle w:val="a9"/>
        <w:rPr>
          <w:ins w:id="2187" w:author="nikitadorogin@yandex.ru" w:date="2024-10-23T15:15:00Z"/>
          <w:lang w:val="ru-RU"/>
        </w:rPr>
      </w:pPr>
    </w:p>
    <w:p w14:paraId="038A3E2E" w14:textId="598A2F6A" w:rsidR="009330D8" w:rsidRDefault="009330D8" w:rsidP="00824A49">
      <w:pPr>
        <w:pStyle w:val="a9"/>
        <w:rPr>
          <w:ins w:id="2188" w:author="nikitadorogin@yandex.ru" w:date="2024-10-23T15:16:00Z"/>
          <w:lang w:val="ru-RU"/>
        </w:rPr>
      </w:pPr>
      <w:ins w:id="2189" w:author="nikitadorogin@yandex.ru" w:date="2024-10-23T15:15:00Z">
        <w:r>
          <w:t>Пренебрегая индуктивностью рассеяния (</w:t>
        </w:r>
        <w:r>
          <w:rPr>
            <w:lang w:val="en-US"/>
          </w:rPr>
          <w:t>L</w:t>
        </w:r>
        <w:r>
          <w:rPr>
            <w:vertAlign w:val="subscript"/>
            <w:lang w:val="en-US"/>
          </w:rPr>
          <w:t>S</w:t>
        </w:r>
        <w:r>
          <w:rPr>
            <w:vertAlign w:val="subscript"/>
          </w:rPr>
          <w:t>1</w:t>
        </w:r>
        <w:r>
          <w:t xml:space="preserve"> </w:t>
        </w:r>
        <w:r>
          <w:rPr>
            <w:lang w:val="en-US"/>
          </w:rPr>
          <w:sym w:font="Symbol" w:char="003C"/>
        </w:r>
        <w:r>
          <w:rPr>
            <w:lang w:val="en-US"/>
          </w:rPr>
          <w:sym w:font="Symbol" w:char="003C"/>
        </w:r>
        <w:r w:rsidRPr="00C04A8F">
          <w:rPr>
            <w:lang w:val="ru-RU"/>
          </w:rPr>
          <w:t xml:space="preserve"> </w:t>
        </w:r>
        <w:r>
          <w:rPr>
            <w:lang w:val="en-US"/>
          </w:rPr>
          <w:t>L</w:t>
        </w:r>
        <w:r>
          <w:rPr>
            <w:vertAlign w:val="subscript"/>
          </w:rPr>
          <w:t>0</w:t>
        </w:r>
        <w:r>
          <w:t>),  при  чисто  активной нагрузке  рассчит</w:t>
        </w:r>
      </w:ins>
      <w:ins w:id="2190" w:author="nikitadorogin@yandex.ru" w:date="2024-10-23T15:16:00Z">
        <w:r>
          <w:rPr>
            <w:lang w:val="ru-RU"/>
          </w:rPr>
          <w:t>ываем</w:t>
        </w:r>
      </w:ins>
      <w:ins w:id="2191" w:author="nikitadorogin@yandex.ru" w:date="2024-10-23T15:15:00Z">
        <w:r>
          <w:t xml:space="preserve"> мощности в первичной и вторичной цепях</w:t>
        </w:r>
      </w:ins>
      <w:ins w:id="2192" w:author="nikitadorogin@yandex.ru" w:date="2024-10-23T15:16:00Z">
        <w:r>
          <w:rPr>
            <w:lang w:val="ru-RU"/>
          </w:rPr>
          <w:t>, а также кпд трансформатора:</w:t>
        </w:r>
      </w:ins>
    </w:p>
    <w:p w14:paraId="0D47EC7B" w14:textId="0EF8CACC" w:rsidR="009330D8" w:rsidRDefault="009330D8" w:rsidP="00824A49">
      <w:pPr>
        <w:pStyle w:val="a9"/>
        <w:rPr>
          <w:ins w:id="2193" w:author="nikitadorogin@yandex.ru" w:date="2024-10-23T15:18:00Z"/>
          <w:position w:val="-32"/>
          <w:lang w:val="ru-RU"/>
        </w:rPr>
      </w:pPr>
      <w:ins w:id="2194" w:author="nikitadorogin@yandex.ru" w:date="2024-10-23T15:16:00Z">
        <w:r>
          <w:rPr>
            <w:position w:val="-32"/>
          </w:rPr>
          <w:object w:dxaOrig="1100" w:dyaOrig="340" w14:anchorId="6C1B90D7">
            <v:shape id="_x0000_i1073" type="#_x0000_t75" style="width:78pt;height:24pt" o:ole="" fillcolor="window">
              <v:imagedata r:id="rId23" o:title=""/>
            </v:shape>
            <o:OLEObject Type="Embed" ProgID="Equation.DSMT4" ShapeID="_x0000_i1073" DrawAspect="Content" ObjectID="_1791202522" r:id="rId24"/>
          </w:object>
        </w:r>
        <w:r>
          <w:rPr>
            <w:position w:val="-32"/>
            <w:lang w:val="ru-RU"/>
          </w:rPr>
          <w:t xml:space="preserve"> </w:t>
        </w:r>
        <w:r>
          <w:rPr>
            <w:position w:val="-32"/>
          </w:rPr>
          <w:object w:dxaOrig="1100" w:dyaOrig="340" w14:anchorId="4370BC55">
            <v:shape id="_x0000_i1074" type="#_x0000_t75" style="width:75.6pt;height:23.4pt" o:ole="" fillcolor="window">
              <v:imagedata r:id="rId25" o:title=""/>
            </v:shape>
            <o:OLEObject Type="Embed" ProgID="Equation.DSMT4" ShapeID="_x0000_i1074" DrawAspect="Content" ObjectID="_1791202523" r:id="rId26"/>
          </w:object>
        </w:r>
        <w:r>
          <w:rPr>
            <w:position w:val="-32"/>
            <w:lang w:val="ru-RU"/>
          </w:rPr>
          <w:t xml:space="preserve">      </w:t>
        </w:r>
        <w:r>
          <w:rPr>
            <w:position w:val="-32"/>
          </w:rPr>
          <w:object w:dxaOrig="1120" w:dyaOrig="980" w14:anchorId="71D7ABBE">
            <v:shape id="_x0000_i1077" type="#_x0000_t75" style="width:48pt;height:42pt" o:ole="" fillcolor="window">
              <v:imagedata r:id="rId27" o:title=""/>
            </v:shape>
            <o:OLEObject Type="Embed" ProgID="Equation.DSMT4" ShapeID="_x0000_i1077" DrawAspect="Content" ObjectID="_1791202524" r:id="rId28"/>
          </w:object>
        </w:r>
        <w:r>
          <w:rPr>
            <w:position w:val="-32"/>
            <w:lang w:val="ru-RU"/>
          </w:rPr>
          <w:t xml:space="preserve"> </w:t>
        </w:r>
      </w:ins>
    </w:p>
    <w:p w14:paraId="7988AFD3" w14:textId="2209DAAD" w:rsidR="009330D8" w:rsidRDefault="009330D8" w:rsidP="00824A49">
      <w:pPr>
        <w:pStyle w:val="a9"/>
        <w:rPr>
          <w:ins w:id="2195" w:author="nikitadorogin@yandex.ru" w:date="2024-10-23T15:18:00Z"/>
          <w:position w:val="-32"/>
          <w:lang w:val="ru-RU"/>
        </w:rPr>
      </w:pPr>
      <w:ins w:id="2196" w:author="nikitadorogin@yandex.ru" w:date="2024-10-23T15:18:00Z">
        <w:r>
          <w:rPr>
            <w:position w:val="-32"/>
            <w:lang w:val="ru-RU"/>
          </w:rPr>
          <w:t>…</w:t>
        </w:r>
      </w:ins>
    </w:p>
    <w:p w14:paraId="6F16ECEC" w14:textId="598DC1AB" w:rsidR="009330D8" w:rsidRDefault="009330D8" w:rsidP="00824A49">
      <w:pPr>
        <w:pStyle w:val="a9"/>
        <w:rPr>
          <w:ins w:id="2197" w:author="nikitadorogin@yandex.ru" w:date="2024-10-23T15:18:00Z"/>
          <w:position w:val="-32"/>
          <w:lang w:val="ru-RU"/>
        </w:rPr>
      </w:pPr>
      <w:ins w:id="2198" w:author="nikitadorogin@yandex.ru" w:date="2024-10-23T15:18:00Z">
        <w:r>
          <w:rPr>
            <w:position w:val="-32"/>
            <w:lang w:val="ru-RU"/>
          </w:rPr>
          <w:t>…</w:t>
        </w:r>
      </w:ins>
    </w:p>
    <w:p w14:paraId="2E4B9D1B" w14:textId="5021E3F9" w:rsidR="009330D8" w:rsidRDefault="009330D8" w:rsidP="00824A49">
      <w:pPr>
        <w:pStyle w:val="a9"/>
        <w:rPr>
          <w:ins w:id="2199" w:author="nikitadorogin@yandex.ru" w:date="2024-10-23T15:18:00Z"/>
          <w:position w:val="-32"/>
          <w:lang w:val="ru-RU"/>
        </w:rPr>
      </w:pPr>
      <w:ins w:id="2200" w:author="nikitadorogin@yandex.ru" w:date="2024-10-23T15:18:00Z">
        <w:r>
          <w:rPr>
            <w:position w:val="-32"/>
            <w:lang w:val="ru-RU"/>
          </w:rPr>
          <w:t>…</w:t>
        </w:r>
      </w:ins>
    </w:p>
    <w:p w14:paraId="5421A362" w14:textId="000AB1A2" w:rsidR="009330D8" w:rsidRDefault="009330D8" w:rsidP="00824A49">
      <w:pPr>
        <w:pStyle w:val="a9"/>
        <w:rPr>
          <w:ins w:id="2201" w:author="nikitadorogin@yandex.ru" w:date="2024-10-23T15:18:00Z"/>
          <w:position w:val="-32"/>
          <w:lang w:val="ru-RU"/>
        </w:rPr>
      </w:pPr>
    </w:p>
    <w:p w14:paraId="354D412F" w14:textId="0C4C1B24" w:rsidR="009330D8" w:rsidRDefault="009330D8" w:rsidP="00824A49">
      <w:pPr>
        <w:pStyle w:val="a9"/>
        <w:rPr>
          <w:ins w:id="2202" w:author="nikitadorogin@yandex.ru" w:date="2024-10-23T15:19:00Z"/>
          <w:b/>
          <w:bCs/>
          <w:position w:val="-32"/>
          <w:lang w:val="ru-RU"/>
        </w:rPr>
      </w:pPr>
      <w:ins w:id="2203" w:author="nikitadorogin@yandex.ru" w:date="2024-10-23T15:18:00Z">
        <w:r w:rsidRPr="009330D8">
          <w:rPr>
            <w:b/>
            <w:bCs/>
            <w:position w:val="-32"/>
            <w:lang w:val="ru-RU"/>
            <w:rPrChange w:id="2204" w:author="nikitadorogin@yandex.ru" w:date="2024-10-23T15:18:00Z">
              <w:rPr>
                <w:position w:val="-32"/>
                <w:lang w:val="ru-RU"/>
              </w:rPr>
            </w:rPrChange>
          </w:rPr>
          <w:t>Определение уровня обратного напряжения:</w:t>
        </w:r>
      </w:ins>
    </w:p>
    <w:p w14:paraId="5EB9E89A" w14:textId="4BFA7A1C" w:rsidR="009330D8" w:rsidRDefault="009330D8" w:rsidP="00824A49">
      <w:pPr>
        <w:pStyle w:val="a9"/>
        <w:rPr>
          <w:ins w:id="2205" w:author="nikitadorogin@yandex.ru" w:date="2024-10-23T15:19:00Z"/>
          <w:position w:val="-32"/>
          <w:lang w:val="ru-RU"/>
        </w:rPr>
      </w:pPr>
      <w:ins w:id="2206" w:author="nikitadorogin@yandex.ru" w:date="2024-10-23T15:19:00Z">
        <w:r>
          <w:rPr>
            <w:position w:val="-32"/>
            <w:lang w:val="ru-RU"/>
          </w:rPr>
          <w:t>…</w:t>
        </w:r>
      </w:ins>
    </w:p>
    <w:p w14:paraId="632B576A" w14:textId="56EC93D0" w:rsidR="009330D8" w:rsidRDefault="009330D8" w:rsidP="00824A49">
      <w:pPr>
        <w:pStyle w:val="a9"/>
        <w:rPr>
          <w:ins w:id="2207" w:author="nikitadorogin@yandex.ru" w:date="2024-10-23T15:19:00Z"/>
          <w:position w:val="-32"/>
          <w:lang w:val="ru-RU"/>
        </w:rPr>
      </w:pPr>
    </w:p>
    <w:p w14:paraId="62BCD925" w14:textId="77777777" w:rsidR="009330D8" w:rsidRDefault="009330D8" w:rsidP="00824A49">
      <w:pPr>
        <w:pStyle w:val="a9"/>
        <w:rPr>
          <w:ins w:id="2208" w:author="nikitadorogin@yandex.ru" w:date="2024-10-23T15:19:00Z"/>
          <w:position w:val="-32"/>
          <w:lang w:val="ru-RU"/>
        </w:rPr>
      </w:pPr>
      <w:ins w:id="2209" w:author="nikitadorogin@yandex.ru" w:date="2024-10-23T15:19:00Z">
        <w:r>
          <w:rPr>
            <w:position w:val="-32"/>
            <w:lang w:val="ru-RU"/>
          </w:rPr>
          <w:t xml:space="preserve">Проверяем выполнение соотношения: </w:t>
        </w:r>
      </w:ins>
    </w:p>
    <w:p w14:paraId="37FF5EB8" w14:textId="77777777" w:rsidR="009330D8" w:rsidRDefault="009330D8" w:rsidP="00824A49">
      <w:pPr>
        <w:pStyle w:val="a9"/>
        <w:rPr>
          <w:ins w:id="2210" w:author="nikitadorogin@yandex.ru" w:date="2024-10-23T15:20:00Z"/>
          <w:position w:val="-32"/>
          <w:lang w:val="ru-RU"/>
        </w:rPr>
      </w:pPr>
    </w:p>
    <w:p w14:paraId="4CEF711F" w14:textId="3537B62D" w:rsidR="009330D8" w:rsidRDefault="009330D8" w:rsidP="00824A49">
      <w:pPr>
        <w:pStyle w:val="a9"/>
        <w:rPr>
          <w:ins w:id="2211" w:author="nikitadorogin@yandex.ru" w:date="2024-10-23T15:20:00Z"/>
          <w:position w:val="-32"/>
        </w:rPr>
      </w:pPr>
      <w:ins w:id="2212" w:author="nikitadorogin@yandex.ru" w:date="2024-10-23T15:19:00Z">
        <w:r>
          <w:rPr>
            <w:position w:val="-32"/>
          </w:rPr>
          <w:object w:dxaOrig="1440" w:dyaOrig="1040" w14:anchorId="7556B0BF">
            <v:shape id="_x0000_i1078" type="#_x0000_t75" style="width:60pt;height:43.2pt" o:ole="" fillcolor="window">
              <v:imagedata r:id="rId29" o:title=""/>
            </v:shape>
            <o:OLEObject Type="Embed" ProgID="Equation.DSMT4" ShapeID="_x0000_i1078" DrawAspect="Content" ObjectID="_1791202525" r:id="rId30"/>
          </w:object>
        </w:r>
      </w:ins>
    </w:p>
    <w:p w14:paraId="1693D06D" w14:textId="5875A28B" w:rsidR="009330D8" w:rsidRDefault="009330D8" w:rsidP="00824A49">
      <w:pPr>
        <w:pStyle w:val="a9"/>
        <w:rPr>
          <w:ins w:id="2213" w:author="nikitadorogin@yandex.ru" w:date="2024-10-23T15:20:00Z"/>
          <w:position w:val="-32"/>
        </w:rPr>
      </w:pPr>
    </w:p>
    <w:p w14:paraId="33E994ED" w14:textId="1C75AE76" w:rsidR="009330D8" w:rsidRDefault="009330D8" w:rsidP="00824A49">
      <w:pPr>
        <w:pStyle w:val="a9"/>
        <w:rPr>
          <w:ins w:id="2214" w:author="nikitadorogin@yandex.ru" w:date="2024-10-23T15:20:00Z"/>
          <w:position w:val="-32"/>
          <w:lang w:val="ru-RU"/>
        </w:rPr>
      </w:pPr>
      <w:ins w:id="2215" w:author="nikitadorogin@yandex.ru" w:date="2024-10-23T15:20:00Z">
        <w:r>
          <w:rPr>
            <w:position w:val="-32"/>
            <w:lang w:val="ru-RU"/>
          </w:rPr>
          <w:t>…</w:t>
        </w:r>
      </w:ins>
    </w:p>
    <w:p w14:paraId="69B2A994" w14:textId="50AF8362" w:rsidR="009330D8" w:rsidRDefault="009330D8" w:rsidP="00824A49">
      <w:pPr>
        <w:pStyle w:val="a9"/>
        <w:rPr>
          <w:ins w:id="2216" w:author="nikitadorogin@yandex.ru" w:date="2024-10-23T15:20:00Z"/>
          <w:position w:val="-32"/>
          <w:lang w:val="ru-RU"/>
        </w:rPr>
      </w:pPr>
    </w:p>
    <w:p w14:paraId="78502396" w14:textId="4271B00B" w:rsidR="009330D8" w:rsidRPr="009330D8" w:rsidRDefault="009330D8" w:rsidP="00824A49">
      <w:pPr>
        <w:pStyle w:val="a9"/>
        <w:rPr>
          <w:ins w:id="2217" w:author="nikitadorogin@yandex.ru" w:date="2024-10-23T15:16:00Z"/>
          <w:b/>
          <w:bCs/>
          <w:position w:val="-32"/>
          <w:lang w:val="ru-RU"/>
          <w:rPrChange w:id="2218" w:author="nikitadorogin@yandex.ru" w:date="2024-10-23T15:20:00Z">
            <w:rPr>
              <w:ins w:id="2219" w:author="nikitadorogin@yandex.ru" w:date="2024-10-23T15:16:00Z"/>
              <w:position w:val="-32"/>
            </w:rPr>
          </w:rPrChange>
        </w:rPr>
      </w:pPr>
      <w:ins w:id="2220" w:author="nikitadorogin@yandex.ru" w:date="2024-10-23T15:20:00Z">
        <w:r w:rsidRPr="009330D8">
          <w:rPr>
            <w:b/>
            <w:bCs/>
            <w:position w:val="-32"/>
            <w:lang w:val="ru-RU"/>
            <w:rPrChange w:id="2221" w:author="nikitadorogin@yandex.ru" w:date="2024-10-23T15:20:00Z">
              <w:rPr>
                <w:position w:val="-32"/>
                <w:lang w:val="ru-RU"/>
              </w:rPr>
            </w:rPrChange>
          </w:rPr>
          <w:t>Снятие внешней характеристики выпрямителя:</w:t>
        </w:r>
      </w:ins>
    </w:p>
    <w:p w14:paraId="494C7C2F" w14:textId="77777777" w:rsidR="009330D8" w:rsidRPr="009330D8" w:rsidRDefault="009330D8" w:rsidP="00824A49">
      <w:pPr>
        <w:pStyle w:val="a9"/>
        <w:rPr>
          <w:ins w:id="2222" w:author="nikitadorogin@yandex.ru" w:date="2024-10-23T15:14:00Z"/>
          <w:lang w:val="ru-RU"/>
          <w:rPrChange w:id="2223" w:author="nikitadorogin@yandex.ru" w:date="2024-10-23T15:16:00Z">
            <w:rPr>
              <w:ins w:id="2224" w:author="nikitadorogin@yandex.ru" w:date="2024-10-23T15:14:00Z"/>
              <w:lang w:val="en-US"/>
            </w:rPr>
          </w:rPrChange>
        </w:rPr>
        <w:pPrChange w:id="2225" w:author="nikitadorogin@yandex.ru" w:date="2024-10-23T15:14:00Z">
          <w:pPr>
            <w:ind w:firstLine="0"/>
          </w:pPr>
        </w:pPrChange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5"/>
        <w:gridCol w:w="907"/>
        <w:gridCol w:w="907"/>
        <w:gridCol w:w="907"/>
        <w:gridCol w:w="907"/>
        <w:gridCol w:w="907"/>
        <w:gridCol w:w="907"/>
        <w:gridCol w:w="907"/>
      </w:tblGrid>
      <w:tr w:rsidR="009330D8" w:rsidRPr="009330D8" w14:paraId="109B7FCA" w14:textId="77777777" w:rsidTr="00255998">
        <w:trPr>
          <w:ins w:id="2226" w:author="nikitadorogin@yandex.ru" w:date="2024-10-23T15:21:00Z"/>
        </w:trPr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51A62F" w14:textId="77777777" w:rsidR="009330D8" w:rsidRPr="009330D8" w:rsidRDefault="009330D8" w:rsidP="009330D8">
            <w:pPr>
              <w:spacing w:line="240" w:lineRule="auto"/>
              <w:ind w:firstLine="0"/>
              <w:jc w:val="center"/>
              <w:rPr>
                <w:ins w:id="2227" w:author="nikitadorogin@yandex.ru" w:date="2024-10-23T15:21:00Z"/>
                <w:b/>
                <w:szCs w:val="20"/>
                <w:lang w:val="ru-RU"/>
              </w:rPr>
            </w:pPr>
            <w:ins w:id="2228" w:author="nikitadorogin@yandex.ru" w:date="2024-10-23T15:21:00Z">
              <w:r w:rsidRPr="009330D8">
                <w:rPr>
                  <w:b/>
                  <w:szCs w:val="20"/>
                  <w:lang w:val="en-US"/>
                </w:rPr>
                <w:t>R</w:t>
              </w:r>
              <w:r w:rsidRPr="009330D8">
                <w:rPr>
                  <w:b/>
                  <w:szCs w:val="20"/>
                  <w:lang w:val="ru-RU"/>
                </w:rPr>
                <w:t>Н, %</w:t>
              </w:r>
            </w:ins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615322" w14:textId="77777777" w:rsidR="009330D8" w:rsidRPr="009330D8" w:rsidRDefault="009330D8" w:rsidP="009330D8">
            <w:pPr>
              <w:spacing w:line="240" w:lineRule="auto"/>
              <w:ind w:firstLine="0"/>
              <w:jc w:val="center"/>
              <w:rPr>
                <w:ins w:id="2229" w:author="nikitadorogin@yandex.ru" w:date="2024-10-23T15:21:00Z"/>
                <w:b/>
                <w:szCs w:val="20"/>
                <w:lang w:val="ru-RU"/>
              </w:rPr>
            </w:pPr>
            <w:ins w:id="2230" w:author="nikitadorogin@yandex.ru" w:date="2024-10-23T15:21:00Z">
              <w:r w:rsidRPr="009330D8">
                <w:rPr>
                  <w:b/>
                  <w:szCs w:val="20"/>
                  <w:lang w:val="ru-RU"/>
                </w:rPr>
                <w:t>ХХ</w:t>
              </w:r>
            </w:ins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BF1524" w14:textId="77777777" w:rsidR="009330D8" w:rsidRPr="009330D8" w:rsidRDefault="009330D8" w:rsidP="009330D8">
            <w:pPr>
              <w:spacing w:line="240" w:lineRule="auto"/>
              <w:ind w:firstLine="0"/>
              <w:jc w:val="center"/>
              <w:rPr>
                <w:ins w:id="2231" w:author="nikitadorogin@yandex.ru" w:date="2024-10-23T15:21:00Z"/>
                <w:b/>
                <w:szCs w:val="20"/>
                <w:lang w:val="ru-RU"/>
              </w:rPr>
            </w:pPr>
            <w:ins w:id="2232" w:author="nikitadorogin@yandex.ru" w:date="2024-10-23T15:21:00Z">
              <w:r w:rsidRPr="009330D8">
                <w:rPr>
                  <w:b/>
                  <w:szCs w:val="20"/>
                  <w:lang w:val="ru-RU"/>
                </w:rPr>
                <w:t>100</w:t>
              </w:r>
            </w:ins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9B0574" w14:textId="77777777" w:rsidR="009330D8" w:rsidRPr="009330D8" w:rsidRDefault="009330D8" w:rsidP="009330D8">
            <w:pPr>
              <w:spacing w:line="240" w:lineRule="auto"/>
              <w:ind w:firstLine="0"/>
              <w:jc w:val="center"/>
              <w:rPr>
                <w:ins w:id="2233" w:author="nikitadorogin@yandex.ru" w:date="2024-10-23T15:21:00Z"/>
                <w:b/>
                <w:szCs w:val="20"/>
                <w:lang w:val="ru-RU"/>
              </w:rPr>
            </w:pPr>
            <w:ins w:id="2234" w:author="nikitadorogin@yandex.ru" w:date="2024-10-23T15:21:00Z">
              <w:r w:rsidRPr="009330D8">
                <w:rPr>
                  <w:b/>
                  <w:szCs w:val="20"/>
                  <w:lang w:val="ru-RU"/>
                </w:rPr>
                <w:t>80</w:t>
              </w:r>
            </w:ins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2D2B40" w14:textId="77777777" w:rsidR="009330D8" w:rsidRPr="009330D8" w:rsidRDefault="009330D8" w:rsidP="009330D8">
            <w:pPr>
              <w:spacing w:line="240" w:lineRule="auto"/>
              <w:ind w:firstLine="0"/>
              <w:jc w:val="center"/>
              <w:rPr>
                <w:ins w:id="2235" w:author="nikitadorogin@yandex.ru" w:date="2024-10-23T15:21:00Z"/>
                <w:b/>
                <w:szCs w:val="20"/>
                <w:lang w:val="ru-RU"/>
              </w:rPr>
            </w:pPr>
            <w:ins w:id="2236" w:author="nikitadorogin@yandex.ru" w:date="2024-10-23T15:21:00Z">
              <w:r w:rsidRPr="009330D8">
                <w:rPr>
                  <w:b/>
                  <w:szCs w:val="20"/>
                  <w:lang w:val="ru-RU"/>
                </w:rPr>
                <w:t>60</w:t>
              </w:r>
            </w:ins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E116AF" w14:textId="77777777" w:rsidR="009330D8" w:rsidRPr="009330D8" w:rsidRDefault="009330D8" w:rsidP="009330D8">
            <w:pPr>
              <w:spacing w:line="240" w:lineRule="auto"/>
              <w:ind w:firstLine="0"/>
              <w:jc w:val="center"/>
              <w:rPr>
                <w:ins w:id="2237" w:author="nikitadorogin@yandex.ru" w:date="2024-10-23T15:21:00Z"/>
                <w:b/>
                <w:szCs w:val="20"/>
                <w:lang w:val="ru-RU"/>
              </w:rPr>
            </w:pPr>
            <w:ins w:id="2238" w:author="nikitadorogin@yandex.ru" w:date="2024-10-23T15:21:00Z">
              <w:r w:rsidRPr="009330D8">
                <w:rPr>
                  <w:b/>
                  <w:szCs w:val="20"/>
                  <w:lang w:val="ru-RU"/>
                </w:rPr>
                <w:t>40</w:t>
              </w:r>
            </w:ins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3008BA" w14:textId="77777777" w:rsidR="009330D8" w:rsidRPr="009330D8" w:rsidRDefault="009330D8" w:rsidP="009330D8">
            <w:pPr>
              <w:spacing w:line="240" w:lineRule="auto"/>
              <w:ind w:firstLine="0"/>
              <w:jc w:val="center"/>
              <w:rPr>
                <w:ins w:id="2239" w:author="nikitadorogin@yandex.ru" w:date="2024-10-23T15:21:00Z"/>
                <w:b/>
                <w:szCs w:val="20"/>
                <w:lang w:val="ru-RU"/>
              </w:rPr>
            </w:pPr>
            <w:ins w:id="2240" w:author="nikitadorogin@yandex.ru" w:date="2024-10-23T15:21:00Z">
              <w:r w:rsidRPr="009330D8">
                <w:rPr>
                  <w:b/>
                  <w:szCs w:val="20"/>
                  <w:lang w:val="ru-RU"/>
                </w:rPr>
                <w:t>20</w:t>
              </w:r>
            </w:ins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CB702E" w14:textId="77777777" w:rsidR="009330D8" w:rsidRPr="009330D8" w:rsidRDefault="009330D8" w:rsidP="009330D8">
            <w:pPr>
              <w:spacing w:line="240" w:lineRule="auto"/>
              <w:ind w:firstLine="0"/>
              <w:jc w:val="center"/>
              <w:rPr>
                <w:ins w:id="2241" w:author="nikitadorogin@yandex.ru" w:date="2024-10-23T15:21:00Z"/>
                <w:b/>
                <w:szCs w:val="20"/>
                <w:lang w:val="ru-RU"/>
              </w:rPr>
            </w:pPr>
            <w:ins w:id="2242" w:author="nikitadorogin@yandex.ru" w:date="2024-10-23T15:21:00Z">
              <w:r w:rsidRPr="009330D8">
                <w:rPr>
                  <w:b/>
                  <w:szCs w:val="20"/>
                  <w:lang w:val="ru-RU"/>
                </w:rPr>
                <w:t>10</w:t>
              </w:r>
            </w:ins>
          </w:p>
        </w:tc>
      </w:tr>
      <w:tr w:rsidR="009330D8" w:rsidRPr="009330D8" w14:paraId="3A55C370" w14:textId="77777777" w:rsidTr="00255998">
        <w:trPr>
          <w:ins w:id="2243" w:author="nikitadorogin@yandex.ru" w:date="2024-10-23T15:21:00Z"/>
        </w:trPr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821989" w14:textId="77777777" w:rsidR="009330D8" w:rsidRPr="009330D8" w:rsidRDefault="009330D8" w:rsidP="009330D8">
            <w:pPr>
              <w:spacing w:line="240" w:lineRule="auto"/>
              <w:ind w:firstLine="0"/>
              <w:jc w:val="center"/>
              <w:rPr>
                <w:ins w:id="2244" w:author="nikitadorogin@yandex.ru" w:date="2024-10-23T15:21:00Z"/>
                <w:b/>
                <w:szCs w:val="20"/>
                <w:lang w:val="ru-RU"/>
              </w:rPr>
            </w:pPr>
            <w:ins w:id="2245" w:author="nikitadorogin@yandex.ru" w:date="2024-10-23T15:21:00Z">
              <w:r w:rsidRPr="009330D8">
                <w:rPr>
                  <w:b/>
                  <w:szCs w:val="20"/>
                  <w:lang w:val="en-US"/>
                </w:rPr>
                <w:t>U</w:t>
              </w:r>
              <w:r w:rsidRPr="009330D8">
                <w:rPr>
                  <w:b/>
                  <w:szCs w:val="20"/>
                  <w:vertAlign w:val="subscript"/>
                  <w:lang w:val="en-US"/>
                </w:rPr>
                <w:t>0</w:t>
              </w:r>
              <w:r w:rsidRPr="009330D8">
                <w:rPr>
                  <w:b/>
                  <w:szCs w:val="20"/>
                  <w:lang w:val="en-US"/>
                </w:rPr>
                <w:t xml:space="preserve">, </w:t>
              </w:r>
              <w:r w:rsidRPr="009330D8">
                <w:rPr>
                  <w:b/>
                  <w:szCs w:val="20"/>
                  <w:lang w:val="ru-RU"/>
                </w:rPr>
                <w:t>В</w:t>
              </w:r>
            </w:ins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1A7C9A" w14:textId="77777777" w:rsidR="009330D8" w:rsidRPr="009330D8" w:rsidRDefault="009330D8" w:rsidP="009330D8">
            <w:pPr>
              <w:spacing w:line="240" w:lineRule="auto"/>
              <w:ind w:firstLine="0"/>
              <w:jc w:val="center"/>
              <w:rPr>
                <w:ins w:id="2246" w:author="nikitadorogin@yandex.ru" w:date="2024-10-23T15:21:00Z"/>
                <w:szCs w:val="20"/>
                <w:lang w:val="en-US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2B05FF" w14:textId="77777777" w:rsidR="009330D8" w:rsidRPr="009330D8" w:rsidRDefault="009330D8" w:rsidP="009330D8">
            <w:pPr>
              <w:spacing w:line="240" w:lineRule="auto"/>
              <w:ind w:firstLine="0"/>
              <w:jc w:val="center"/>
              <w:rPr>
                <w:ins w:id="2247" w:author="nikitadorogin@yandex.ru" w:date="2024-10-23T15:21:00Z"/>
                <w:szCs w:val="20"/>
                <w:lang w:val="en-US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91F0C2" w14:textId="77777777" w:rsidR="009330D8" w:rsidRPr="009330D8" w:rsidRDefault="009330D8" w:rsidP="009330D8">
            <w:pPr>
              <w:spacing w:line="240" w:lineRule="auto"/>
              <w:ind w:firstLine="0"/>
              <w:jc w:val="center"/>
              <w:rPr>
                <w:ins w:id="2248" w:author="nikitadorogin@yandex.ru" w:date="2024-10-23T15:21:00Z"/>
                <w:szCs w:val="20"/>
                <w:lang w:val="en-US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CE3CAF" w14:textId="77777777" w:rsidR="009330D8" w:rsidRPr="009330D8" w:rsidRDefault="009330D8" w:rsidP="009330D8">
            <w:pPr>
              <w:spacing w:line="240" w:lineRule="auto"/>
              <w:ind w:firstLine="0"/>
              <w:jc w:val="center"/>
              <w:rPr>
                <w:ins w:id="2249" w:author="nikitadorogin@yandex.ru" w:date="2024-10-23T15:21:00Z"/>
                <w:szCs w:val="20"/>
                <w:lang w:val="en-US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FAE94E" w14:textId="77777777" w:rsidR="009330D8" w:rsidRPr="009330D8" w:rsidRDefault="009330D8" w:rsidP="009330D8">
            <w:pPr>
              <w:spacing w:line="240" w:lineRule="auto"/>
              <w:ind w:firstLine="0"/>
              <w:jc w:val="center"/>
              <w:rPr>
                <w:ins w:id="2250" w:author="nikitadorogin@yandex.ru" w:date="2024-10-23T15:21:00Z"/>
                <w:szCs w:val="20"/>
                <w:lang w:val="en-US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D5261C" w14:textId="77777777" w:rsidR="009330D8" w:rsidRPr="009330D8" w:rsidRDefault="009330D8" w:rsidP="009330D8">
            <w:pPr>
              <w:spacing w:line="240" w:lineRule="auto"/>
              <w:ind w:firstLine="0"/>
              <w:jc w:val="center"/>
              <w:rPr>
                <w:ins w:id="2251" w:author="nikitadorogin@yandex.ru" w:date="2024-10-23T15:21:00Z"/>
                <w:szCs w:val="20"/>
                <w:lang w:val="en-US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23D2AB" w14:textId="77777777" w:rsidR="009330D8" w:rsidRPr="009330D8" w:rsidRDefault="009330D8" w:rsidP="009330D8">
            <w:pPr>
              <w:spacing w:line="240" w:lineRule="auto"/>
              <w:ind w:firstLine="0"/>
              <w:jc w:val="center"/>
              <w:rPr>
                <w:ins w:id="2252" w:author="nikitadorogin@yandex.ru" w:date="2024-10-23T15:21:00Z"/>
                <w:szCs w:val="20"/>
                <w:lang w:val="en-US"/>
              </w:rPr>
            </w:pPr>
          </w:p>
        </w:tc>
      </w:tr>
      <w:tr w:rsidR="009330D8" w:rsidRPr="009330D8" w14:paraId="1472769D" w14:textId="77777777" w:rsidTr="00255998">
        <w:trPr>
          <w:ins w:id="2253" w:author="nikitadorogin@yandex.ru" w:date="2024-10-23T15:21:00Z"/>
        </w:trPr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3766F3" w14:textId="77777777" w:rsidR="009330D8" w:rsidRPr="009330D8" w:rsidRDefault="009330D8" w:rsidP="009330D8">
            <w:pPr>
              <w:spacing w:line="240" w:lineRule="auto"/>
              <w:ind w:firstLine="0"/>
              <w:jc w:val="center"/>
              <w:rPr>
                <w:ins w:id="2254" w:author="nikitadorogin@yandex.ru" w:date="2024-10-23T15:21:00Z"/>
                <w:b/>
                <w:szCs w:val="20"/>
                <w:lang w:val="en-US"/>
              </w:rPr>
            </w:pPr>
            <w:ins w:id="2255" w:author="nikitadorogin@yandex.ru" w:date="2024-10-23T15:21:00Z">
              <w:r w:rsidRPr="009330D8">
                <w:rPr>
                  <w:b/>
                  <w:szCs w:val="20"/>
                  <w:lang w:val="en-US"/>
                </w:rPr>
                <w:t>I</w:t>
              </w:r>
              <w:r w:rsidRPr="009330D8">
                <w:rPr>
                  <w:b/>
                  <w:szCs w:val="20"/>
                  <w:vertAlign w:val="subscript"/>
                  <w:lang w:val="en-US"/>
                </w:rPr>
                <w:t>0</w:t>
              </w:r>
              <w:r w:rsidRPr="009330D8">
                <w:rPr>
                  <w:b/>
                  <w:szCs w:val="20"/>
                  <w:lang w:val="en-US"/>
                </w:rPr>
                <w:t>, A</w:t>
              </w:r>
            </w:ins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7521C9" w14:textId="77777777" w:rsidR="009330D8" w:rsidRPr="009330D8" w:rsidRDefault="009330D8" w:rsidP="009330D8">
            <w:pPr>
              <w:spacing w:line="240" w:lineRule="auto"/>
              <w:ind w:firstLine="0"/>
              <w:jc w:val="center"/>
              <w:rPr>
                <w:ins w:id="2256" w:author="nikitadorogin@yandex.ru" w:date="2024-10-23T15:21:00Z"/>
                <w:szCs w:val="20"/>
                <w:lang w:val="en-US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9E0DFC" w14:textId="77777777" w:rsidR="009330D8" w:rsidRPr="009330D8" w:rsidRDefault="009330D8" w:rsidP="009330D8">
            <w:pPr>
              <w:spacing w:line="240" w:lineRule="auto"/>
              <w:ind w:firstLine="0"/>
              <w:jc w:val="center"/>
              <w:rPr>
                <w:ins w:id="2257" w:author="nikitadorogin@yandex.ru" w:date="2024-10-23T15:21:00Z"/>
                <w:szCs w:val="20"/>
                <w:lang w:val="en-US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8B6107" w14:textId="77777777" w:rsidR="009330D8" w:rsidRPr="009330D8" w:rsidRDefault="009330D8" w:rsidP="009330D8">
            <w:pPr>
              <w:spacing w:line="240" w:lineRule="auto"/>
              <w:ind w:firstLine="0"/>
              <w:jc w:val="center"/>
              <w:rPr>
                <w:ins w:id="2258" w:author="nikitadorogin@yandex.ru" w:date="2024-10-23T15:21:00Z"/>
                <w:szCs w:val="20"/>
                <w:lang w:val="en-US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16135A" w14:textId="77777777" w:rsidR="009330D8" w:rsidRPr="009330D8" w:rsidRDefault="009330D8" w:rsidP="009330D8">
            <w:pPr>
              <w:spacing w:line="240" w:lineRule="auto"/>
              <w:ind w:firstLine="0"/>
              <w:jc w:val="center"/>
              <w:rPr>
                <w:ins w:id="2259" w:author="nikitadorogin@yandex.ru" w:date="2024-10-23T15:21:00Z"/>
                <w:szCs w:val="20"/>
                <w:lang w:val="en-US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F113F2" w14:textId="77777777" w:rsidR="009330D8" w:rsidRPr="009330D8" w:rsidRDefault="009330D8" w:rsidP="009330D8">
            <w:pPr>
              <w:spacing w:line="240" w:lineRule="auto"/>
              <w:ind w:firstLine="0"/>
              <w:jc w:val="center"/>
              <w:rPr>
                <w:ins w:id="2260" w:author="nikitadorogin@yandex.ru" w:date="2024-10-23T15:21:00Z"/>
                <w:szCs w:val="20"/>
                <w:lang w:val="en-US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972A37" w14:textId="77777777" w:rsidR="009330D8" w:rsidRPr="009330D8" w:rsidRDefault="009330D8" w:rsidP="009330D8">
            <w:pPr>
              <w:spacing w:line="240" w:lineRule="auto"/>
              <w:ind w:firstLine="0"/>
              <w:jc w:val="center"/>
              <w:rPr>
                <w:ins w:id="2261" w:author="nikitadorogin@yandex.ru" w:date="2024-10-23T15:21:00Z"/>
                <w:szCs w:val="20"/>
                <w:lang w:val="en-US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3B7132" w14:textId="77777777" w:rsidR="009330D8" w:rsidRPr="009330D8" w:rsidRDefault="009330D8" w:rsidP="009330D8">
            <w:pPr>
              <w:spacing w:line="240" w:lineRule="auto"/>
              <w:ind w:firstLine="0"/>
              <w:jc w:val="center"/>
              <w:rPr>
                <w:ins w:id="2262" w:author="nikitadorogin@yandex.ru" w:date="2024-10-23T15:21:00Z"/>
                <w:szCs w:val="20"/>
                <w:lang w:val="en-US"/>
              </w:rPr>
            </w:pPr>
          </w:p>
        </w:tc>
      </w:tr>
      <w:tr w:rsidR="009330D8" w:rsidRPr="009330D8" w14:paraId="20890C2A" w14:textId="77777777" w:rsidTr="00255998">
        <w:trPr>
          <w:ins w:id="2263" w:author="nikitadorogin@yandex.ru" w:date="2024-10-23T15:21:00Z"/>
        </w:trPr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3D2AA6" w14:textId="77777777" w:rsidR="009330D8" w:rsidRPr="009330D8" w:rsidRDefault="009330D8" w:rsidP="009330D8">
            <w:pPr>
              <w:spacing w:line="240" w:lineRule="auto"/>
              <w:ind w:firstLine="0"/>
              <w:jc w:val="center"/>
              <w:rPr>
                <w:ins w:id="2264" w:author="nikitadorogin@yandex.ru" w:date="2024-10-23T15:21:00Z"/>
                <w:b/>
                <w:szCs w:val="20"/>
                <w:lang w:val="en-US"/>
              </w:rPr>
            </w:pPr>
            <w:ins w:id="2265" w:author="nikitadorogin@yandex.ru" w:date="2024-10-23T15:21:00Z">
              <w:r w:rsidRPr="009330D8">
                <w:rPr>
                  <w:b/>
                  <w:szCs w:val="20"/>
                  <w:lang w:val="en-US"/>
                </w:rPr>
                <w:t>U</w:t>
              </w:r>
              <w:r w:rsidRPr="009330D8">
                <w:rPr>
                  <w:b/>
                  <w:szCs w:val="20"/>
                  <w:vertAlign w:val="subscript"/>
                  <w:lang w:val="en-US"/>
                </w:rPr>
                <w:t>2</w:t>
              </w:r>
              <w:r w:rsidRPr="009330D8">
                <w:rPr>
                  <w:b/>
                  <w:szCs w:val="20"/>
                  <w:lang w:val="en-US"/>
                </w:rPr>
                <w:t>, B</w:t>
              </w:r>
            </w:ins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99CBF6" w14:textId="77777777" w:rsidR="009330D8" w:rsidRPr="009330D8" w:rsidRDefault="009330D8" w:rsidP="009330D8">
            <w:pPr>
              <w:spacing w:line="240" w:lineRule="auto"/>
              <w:ind w:firstLine="0"/>
              <w:jc w:val="center"/>
              <w:rPr>
                <w:ins w:id="2266" w:author="nikitadorogin@yandex.ru" w:date="2024-10-23T15:21:00Z"/>
                <w:szCs w:val="20"/>
                <w:lang w:val="en-US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329C44" w14:textId="77777777" w:rsidR="009330D8" w:rsidRPr="009330D8" w:rsidRDefault="009330D8" w:rsidP="009330D8">
            <w:pPr>
              <w:spacing w:line="240" w:lineRule="auto"/>
              <w:ind w:firstLine="0"/>
              <w:jc w:val="center"/>
              <w:rPr>
                <w:ins w:id="2267" w:author="nikitadorogin@yandex.ru" w:date="2024-10-23T15:21:00Z"/>
                <w:szCs w:val="20"/>
                <w:lang w:val="en-US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A1DF4E" w14:textId="77777777" w:rsidR="009330D8" w:rsidRPr="009330D8" w:rsidRDefault="009330D8" w:rsidP="009330D8">
            <w:pPr>
              <w:spacing w:line="240" w:lineRule="auto"/>
              <w:ind w:firstLine="0"/>
              <w:jc w:val="center"/>
              <w:rPr>
                <w:ins w:id="2268" w:author="nikitadorogin@yandex.ru" w:date="2024-10-23T15:21:00Z"/>
                <w:szCs w:val="20"/>
                <w:lang w:val="en-US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007DE4" w14:textId="77777777" w:rsidR="009330D8" w:rsidRPr="009330D8" w:rsidRDefault="009330D8" w:rsidP="009330D8">
            <w:pPr>
              <w:spacing w:line="240" w:lineRule="auto"/>
              <w:ind w:firstLine="0"/>
              <w:jc w:val="center"/>
              <w:rPr>
                <w:ins w:id="2269" w:author="nikitadorogin@yandex.ru" w:date="2024-10-23T15:21:00Z"/>
                <w:szCs w:val="20"/>
                <w:lang w:val="en-US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EA6367" w14:textId="77777777" w:rsidR="009330D8" w:rsidRPr="009330D8" w:rsidRDefault="009330D8" w:rsidP="009330D8">
            <w:pPr>
              <w:spacing w:line="240" w:lineRule="auto"/>
              <w:ind w:firstLine="0"/>
              <w:jc w:val="center"/>
              <w:rPr>
                <w:ins w:id="2270" w:author="nikitadorogin@yandex.ru" w:date="2024-10-23T15:21:00Z"/>
                <w:szCs w:val="20"/>
                <w:lang w:val="en-US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F43C82" w14:textId="77777777" w:rsidR="009330D8" w:rsidRPr="009330D8" w:rsidRDefault="009330D8" w:rsidP="009330D8">
            <w:pPr>
              <w:spacing w:line="240" w:lineRule="auto"/>
              <w:ind w:firstLine="0"/>
              <w:jc w:val="center"/>
              <w:rPr>
                <w:ins w:id="2271" w:author="nikitadorogin@yandex.ru" w:date="2024-10-23T15:21:00Z"/>
                <w:szCs w:val="20"/>
                <w:lang w:val="en-US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C23C1D" w14:textId="77777777" w:rsidR="009330D8" w:rsidRPr="009330D8" w:rsidRDefault="009330D8" w:rsidP="009330D8">
            <w:pPr>
              <w:spacing w:line="240" w:lineRule="auto"/>
              <w:ind w:firstLine="0"/>
              <w:jc w:val="center"/>
              <w:rPr>
                <w:ins w:id="2272" w:author="nikitadorogin@yandex.ru" w:date="2024-10-23T15:21:00Z"/>
                <w:szCs w:val="20"/>
                <w:lang w:val="en-US"/>
              </w:rPr>
            </w:pPr>
          </w:p>
        </w:tc>
      </w:tr>
      <w:tr w:rsidR="009330D8" w:rsidRPr="009330D8" w14:paraId="2B8D60F9" w14:textId="77777777" w:rsidTr="00255998">
        <w:trPr>
          <w:ins w:id="2273" w:author="nikitadorogin@yandex.ru" w:date="2024-10-23T15:21:00Z"/>
        </w:trPr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A462D3" w14:textId="77777777" w:rsidR="009330D8" w:rsidRPr="009330D8" w:rsidRDefault="009330D8" w:rsidP="009330D8">
            <w:pPr>
              <w:spacing w:line="240" w:lineRule="auto"/>
              <w:ind w:firstLine="0"/>
              <w:jc w:val="center"/>
              <w:rPr>
                <w:ins w:id="2274" w:author="nikitadorogin@yandex.ru" w:date="2024-10-23T15:21:00Z"/>
                <w:b/>
                <w:szCs w:val="20"/>
                <w:lang w:val="en-US"/>
              </w:rPr>
            </w:pPr>
            <w:ins w:id="2275" w:author="nikitadorogin@yandex.ru" w:date="2024-10-23T15:21:00Z">
              <w:r w:rsidRPr="009330D8">
                <w:rPr>
                  <w:b/>
                  <w:szCs w:val="20"/>
                  <w:lang w:val="en-US"/>
                </w:rPr>
                <w:t>I</w:t>
              </w:r>
              <w:r w:rsidRPr="009330D8">
                <w:rPr>
                  <w:b/>
                  <w:szCs w:val="20"/>
                  <w:vertAlign w:val="subscript"/>
                  <w:lang w:val="en-US"/>
                </w:rPr>
                <w:t>1</w:t>
              </w:r>
              <w:r w:rsidRPr="009330D8">
                <w:rPr>
                  <w:b/>
                  <w:szCs w:val="20"/>
                  <w:lang w:val="en-US"/>
                </w:rPr>
                <w:t>, A</w:t>
              </w:r>
            </w:ins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702200" w14:textId="77777777" w:rsidR="009330D8" w:rsidRPr="009330D8" w:rsidRDefault="009330D8" w:rsidP="009330D8">
            <w:pPr>
              <w:spacing w:line="240" w:lineRule="auto"/>
              <w:ind w:firstLine="0"/>
              <w:jc w:val="center"/>
              <w:rPr>
                <w:ins w:id="2276" w:author="nikitadorogin@yandex.ru" w:date="2024-10-23T15:21:00Z"/>
                <w:szCs w:val="20"/>
                <w:lang w:val="en-US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D542AC" w14:textId="77777777" w:rsidR="009330D8" w:rsidRPr="009330D8" w:rsidRDefault="009330D8" w:rsidP="009330D8">
            <w:pPr>
              <w:spacing w:line="240" w:lineRule="auto"/>
              <w:ind w:firstLine="0"/>
              <w:jc w:val="center"/>
              <w:rPr>
                <w:ins w:id="2277" w:author="nikitadorogin@yandex.ru" w:date="2024-10-23T15:21:00Z"/>
                <w:szCs w:val="20"/>
                <w:lang w:val="en-US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6BB740" w14:textId="77777777" w:rsidR="009330D8" w:rsidRPr="009330D8" w:rsidRDefault="009330D8" w:rsidP="009330D8">
            <w:pPr>
              <w:spacing w:line="240" w:lineRule="auto"/>
              <w:ind w:firstLine="0"/>
              <w:jc w:val="center"/>
              <w:rPr>
                <w:ins w:id="2278" w:author="nikitadorogin@yandex.ru" w:date="2024-10-23T15:21:00Z"/>
                <w:szCs w:val="20"/>
                <w:lang w:val="en-US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61C1FA" w14:textId="77777777" w:rsidR="009330D8" w:rsidRPr="009330D8" w:rsidRDefault="009330D8" w:rsidP="009330D8">
            <w:pPr>
              <w:spacing w:line="240" w:lineRule="auto"/>
              <w:ind w:firstLine="0"/>
              <w:jc w:val="center"/>
              <w:rPr>
                <w:ins w:id="2279" w:author="nikitadorogin@yandex.ru" w:date="2024-10-23T15:21:00Z"/>
                <w:szCs w:val="20"/>
                <w:lang w:val="en-US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5B88B4" w14:textId="77777777" w:rsidR="009330D8" w:rsidRPr="009330D8" w:rsidRDefault="009330D8" w:rsidP="009330D8">
            <w:pPr>
              <w:spacing w:line="240" w:lineRule="auto"/>
              <w:ind w:firstLine="0"/>
              <w:jc w:val="center"/>
              <w:rPr>
                <w:ins w:id="2280" w:author="nikitadorogin@yandex.ru" w:date="2024-10-23T15:21:00Z"/>
                <w:szCs w:val="20"/>
                <w:lang w:val="en-US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986F61" w14:textId="77777777" w:rsidR="009330D8" w:rsidRPr="009330D8" w:rsidRDefault="009330D8" w:rsidP="009330D8">
            <w:pPr>
              <w:spacing w:line="240" w:lineRule="auto"/>
              <w:ind w:firstLine="0"/>
              <w:jc w:val="center"/>
              <w:rPr>
                <w:ins w:id="2281" w:author="nikitadorogin@yandex.ru" w:date="2024-10-23T15:21:00Z"/>
                <w:szCs w:val="20"/>
                <w:lang w:val="en-US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F5BE2B" w14:textId="77777777" w:rsidR="009330D8" w:rsidRPr="009330D8" w:rsidRDefault="009330D8" w:rsidP="009330D8">
            <w:pPr>
              <w:spacing w:line="240" w:lineRule="auto"/>
              <w:ind w:firstLine="0"/>
              <w:jc w:val="center"/>
              <w:rPr>
                <w:ins w:id="2282" w:author="nikitadorogin@yandex.ru" w:date="2024-10-23T15:21:00Z"/>
                <w:szCs w:val="20"/>
                <w:lang w:val="en-US"/>
              </w:rPr>
            </w:pPr>
          </w:p>
        </w:tc>
      </w:tr>
      <w:tr w:rsidR="009330D8" w:rsidRPr="009330D8" w14:paraId="450B3071" w14:textId="77777777" w:rsidTr="00255998">
        <w:trPr>
          <w:ins w:id="2283" w:author="nikitadorogin@yandex.ru" w:date="2024-10-23T15:21:00Z"/>
        </w:trPr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CDF2C4" w14:textId="77777777" w:rsidR="009330D8" w:rsidRPr="009330D8" w:rsidRDefault="009330D8" w:rsidP="009330D8">
            <w:pPr>
              <w:spacing w:line="240" w:lineRule="auto"/>
              <w:ind w:firstLine="0"/>
              <w:jc w:val="center"/>
              <w:rPr>
                <w:ins w:id="2284" w:author="nikitadorogin@yandex.ru" w:date="2024-10-23T15:21:00Z"/>
                <w:b/>
                <w:szCs w:val="20"/>
                <w:lang w:val="en-US"/>
              </w:rPr>
            </w:pPr>
            <w:ins w:id="2285" w:author="nikitadorogin@yandex.ru" w:date="2024-10-23T15:21:00Z">
              <w:r w:rsidRPr="009330D8">
                <w:rPr>
                  <w:b/>
                  <w:szCs w:val="20"/>
                  <w:lang w:val="en-US"/>
                </w:rPr>
                <w:t>I</w:t>
              </w:r>
              <w:r w:rsidRPr="009330D8">
                <w:rPr>
                  <w:b/>
                  <w:sz w:val="16"/>
                  <w:szCs w:val="20"/>
                  <w:lang w:val="en-US"/>
                </w:rPr>
                <w:t>2</w:t>
              </w:r>
              <w:r w:rsidRPr="009330D8">
                <w:rPr>
                  <w:b/>
                  <w:szCs w:val="20"/>
                  <w:lang w:val="en-US"/>
                </w:rPr>
                <w:t>,A</w:t>
              </w:r>
            </w:ins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E73FE4" w14:textId="77777777" w:rsidR="009330D8" w:rsidRPr="009330D8" w:rsidRDefault="009330D8" w:rsidP="009330D8">
            <w:pPr>
              <w:spacing w:line="240" w:lineRule="auto"/>
              <w:ind w:firstLine="0"/>
              <w:jc w:val="center"/>
              <w:rPr>
                <w:ins w:id="2286" w:author="nikitadorogin@yandex.ru" w:date="2024-10-23T15:21:00Z"/>
                <w:szCs w:val="20"/>
                <w:lang w:val="en-US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8ADCE0" w14:textId="77777777" w:rsidR="009330D8" w:rsidRPr="009330D8" w:rsidRDefault="009330D8" w:rsidP="009330D8">
            <w:pPr>
              <w:spacing w:line="240" w:lineRule="auto"/>
              <w:ind w:firstLine="0"/>
              <w:jc w:val="center"/>
              <w:rPr>
                <w:ins w:id="2287" w:author="nikitadorogin@yandex.ru" w:date="2024-10-23T15:21:00Z"/>
                <w:szCs w:val="20"/>
                <w:lang w:val="en-US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486F6A" w14:textId="77777777" w:rsidR="009330D8" w:rsidRPr="009330D8" w:rsidRDefault="009330D8" w:rsidP="009330D8">
            <w:pPr>
              <w:spacing w:line="240" w:lineRule="auto"/>
              <w:ind w:firstLine="0"/>
              <w:jc w:val="center"/>
              <w:rPr>
                <w:ins w:id="2288" w:author="nikitadorogin@yandex.ru" w:date="2024-10-23T15:21:00Z"/>
                <w:szCs w:val="20"/>
                <w:lang w:val="en-US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E72107" w14:textId="77777777" w:rsidR="009330D8" w:rsidRPr="009330D8" w:rsidRDefault="009330D8" w:rsidP="009330D8">
            <w:pPr>
              <w:spacing w:line="240" w:lineRule="auto"/>
              <w:ind w:firstLine="0"/>
              <w:jc w:val="center"/>
              <w:rPr>
                <w:ins w:id="2289" w:author="nikitadorogin@yandex.ru" w:date="2024-10-23T15:21:00Z"/>
                <w:szCs w:val="20"/>
                <w:lang w:val="en-US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EAFC7C" w14:textId="77777777" w:rsidR="009330D8" w:rsidRPr="009330D8" w:rsidRDefault="009330D8" w:rsidP="009330D8">
            <w:pPr>
              <w:spacing w:line="240" w:lineRule="auto"/>
              <w:ind w:firstLine="0"/>
              <w:jc w:val="center"/>
              <w:rPr>
                <w:ins w:id="2290" w:author="nikitadorogin@yandex.ru" w:date="2024-10-23T15:21:00Z"/>
                <w:szCs w:val="20"/>
                <w:lang w:val="en-US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E4ECF3" w14:textId="77777777" w:rsidR="009330D8" w:rsidRPr="009330D8" w:rsidRDefault="009330D8" w:rsidP="009330D8">
            <w:pPr>
              <w:spacing w:line="240" w:lineRule="auto"/>
              <w:ind w:firstLine="0"/>
              <w:jc w:val="center"/>
              <w:rPr>
                <w:ins w:id="2291" w:author="nikitadorogin@yandex.ru" w:date="2024-10-23T15:21:00Z"/>
                <w:szCs w:val="20"/>
                <w:lang w:val="en-US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630030" w14:textId="77777777" w:rsidR="009330D8" w:rsidRPr="009330D8" w:rsidRDefault="009330D8" w:rsidP="009330D8">
            <w:pPr>
              <w:spacing w:line="240" w:lineRule="auto"/>
              <w:ind w:firstLine="0"/>
              <w:jc w:val="center"/>
              <w:rPr>
                <w:ins w:id="2292" w:author="nikitadorogin@yandex.ru" w:date="2024-10-23T15:21:00Z"/>
                <w:szCs w:val="20"/>
                <w:lang w:val="en-US"/>
              </w:rPr>
            </w:pPr>
          </w:p>
        </w:tc>
      </w:tr>
      <w:tr w:rsidR="009330D8" w:rsidRPr="009330D8" w14:paraId="33F6CA8E" w14:textId="77777777" w:rsidTr="00255998">
        <w:trPr>
          <w:ins w:id="2293" w:author="nikitadorogin@yandex.ru" w:date="2024-10-23T15:21:00Z"/>
        </w:trPr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4E3451" w14:textId="77777777" w:rsidR="009330D8" w:rsidRPr="009330D8" w:rsidRDefault="009330D8" w:rsidP="009330D8">
            <w:pPr>
              <w:spacing w:line="240" w:lineRule="auto"/>
              <w:ind w:firstLine="0"/>
              <w:jc w:val="center"/>
              <w:rPr>
                <w:ins w:id="2294" w:author="nikitadorogin@yandex.ru" w:date="2024-10-23T15:21:00Z"/>
                <w:b/>
                <w:szCs w:val="20"/>
                <w:lang w:val="en-US"/>
              </w:rPr>
            </w:pPr>
            <w:smartTag w:uri="urn:schemas-microsoft-com:office:smarttags" w:element="place">
              <w:ins w:id="2295" w:author="nikitadorogin@yandex.ru" w:date="2024-10-23T15:21:00Z">
                <w:r w:rsidRPr="009330D8">
                  <w:rPr>
                    <w:b/>
                    <w:szCs w:val="20"/>
                    <w:lang w:val="en-US"/>
                  </w:rPr>
                  <w:t>K</w:t>
                </w:r>
                <w:r w:rsidRPr="009330D8">
                  <w:rPr>
                    <w:b/>
                    <w:szCs w:val="20"/>
                    <w:vertAlign w:val="subscript"/>
                    <w:lang w:val="en-US"/>
                  </w:rPr>
                  <w:t>2</w:t>
                </w:r>
              </w:ins>
            </w:smartTag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39FC64" w14:textId="77777777" w:rsidR="009330D8" w:rsidRPr="009330D8" w:rsidRDefault="009330D8" w:rsidP="009330D8">
            <w:pPr>
              <w:spacing w:line="240" w:lineRule="auto"/>
              <w:ind w:firstLine="0"/>
              <w:jc w:val="center"/>
              <w:rPr>
                <w:ins w:id="2296" w:author="nikitadorogin@yandex.ru" w:date="2024-10-23T15:21:00Z"/>
                <w:szCs w:val="20"/>
                <w:lang w:val="ru-RU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94508F" w14:textId="77777777" w:rsidR="009330D8" w:rsidRPr="009330D8" w:rsidRDefault="009330D8" w:rsidP="009330D8">
            <w:pPr>
              <w:spacing w:line="240" w:lineRule="auto"/>
              <w:ind w:firstLine="0"/>
              <w:jc w:val="center"/>
              <w:rPr>
                <w:ins w:id="2297" w:author="nikitadorogin@yandex.ru" w:date="2024-10-23T15:21:00Z"/>
                <w:szCs w:val="20"/>
                <w:lang w:val="ru-RU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E35BAE" w14:textId="77777777" w:rsidR="009330D8" w:rsidRPr="009330D8" w:rsidRDefault="009330D8" w:rsidP="009330D8">
            <w:pPr>
              <w:spacing w:line="240" w:lineRule="auto"/>
              <w:ind w:firstLine="0"/>
              <w:jc w:val="center"/>
              <w:rPr>
                <w:ins w:id="2298" w:author="nikitadorogin@yandex.ru" w:date="2024-10-23T15:21:00Z"/>
                <w:szCs w:val="20"/>
                <w:lang w:val="ru-RU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412B54" w14:textId="77777777" w:rsidR="009330D8" w:rsidRPr="009330D8" w:rsidRDefault="009330D8" w:rsidP="009330D8">
            <w:pPr>
              <w:spacing w:line="240" w:lineRule="auto"/>
              <w:ind w:firstLine="0"/>
              <w:jc w:val="center"/>
              <w:rPr>
                <w:ins w:id="2299" w:author="nikitadorogin@yandex.ru" w:date="2024-10-23T15:21:00Z"/>
                <w:szCs w:val="20"/>
                <w:lang w:val="ru-RU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281EF0" w14:textId="77777777" w:rsidR="009330D8" w:rsidRPr="009330D8" w:rsidRDefault="009330D8" w:rsidP="009330D8">
            <w:pPr>
              <w:spacing w:line="240" w:lineRule="auto"/>
              <w:ind w:firstLine="0"/>
              <w:jc w:val="center"/>
              <w:rPr>
                <w:ins w:id="2300" w:author="nikitadorogin@yandex.ru" w:date="2024-10-23T15:21:00Z"/>
                <w:szCs w:val="20"/>
                <w:lang w:val="ru-RU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37CCD4" w14:textId="77777777" w:rsidR="009330D8" w:rsidRPr="009330D8" w:rsidRDefault="009330D8" w:rsidP="009330D8">
            <w:pPr>
              <w:spacing w:line="240" w:lineRule="auto"/>
              <w:ind w:firstLine="0"/>
              <w:jc w:val="center"/>
              <w:rPr>
                <w:ins w:id="2301" w:author="nikitadorogin@yandex.ru" w:date="2024-10-23T15:21:00Z"/>
                <w:szCs w:val="20"/>
                <w:lang w:val="ru-RU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B9D395" w14:textId="77777777" w:rsidR="009330D8" w:rsidRPr="009330D8" w:rsidRDefault="009330D8" w:rsidP="009330D8">
            <w:pPr>
              <w:spacing w:line="240" w:lineRule="auto"/>
              <w:ind w:firstLine="0"/>
              <w:jc w:val="center"/>
              <w:rPr>
                <w:ins w:id="2302" w:author="nikitadorogin@yandex.ru" w:date="2024-10-23T15:21:00Z"/>
                <w:szCs w:val="20"/>
                <w:lang w:val="ru-RU"/>
              </w:rPr>
            </w:pPr>
          </w:p>
        </w:tc>
      </w:tr>
      <w:tr w:rsidR="009330D8" w:rsidRPr="009330D8" w14:paraId="3C678BB0" w14:textId="77777777" w:rsidTr="00255998">
        <w:trPr>
          <w:ins w:id="2303" w:author="nikitadorogin@yandex.ru" w:date="2024-10-23T15:21:00Z"/>
        </w:trPr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C571BF" w14:textId="77777777" w:rsidR="009330D8" w:rsidRPr="009330D8" w:rsidRDefault="009330D8" w:rsidP="009330D8">
            <w:pPr>
              <w:spacing w:line="240" w:lineRule="auto"/>
              <w:ind w:firstLine="0"/>
              <w:jc w:val="center"/>
              <w:rPr>
                <w:ins w:id="2304" w:author="nikitadorogin@yandex.ru" w:date="2024-10-23T15:21:00Z"/>
                <w:b/>
                <w:szCs w:val="20"/>
                <w:lang w:val="en-US"/>
              </w:rPr>
            </w:pPr>
            <w:ins w:id="2305" w:author="nikitadorogin@yandex.ru" w:date="2024-10-23T15:21:00Z">
              <w:r w:rsidRPr="009330D8">
                <w:rPr>
                  <w:b/>
                  <w:szCs w:val="20"/>
                  <w:lang w:val="ru-RU"/>
                </w:rPr>
                <w:lastRenderedPageBreak/>
                <w:sym w:font="Symbol" w:char="0068"/>
              </w:r>
              <w:r w:rsidRPr="009330D8">
                <w:rPr>
                  <w:b/>
                  <w:szCs w:val="20"/>
                  <w:lang w:val="en-US"/>
                </w:rPr>
                <w:t>=P</w:t>
              </w:r>
              <w:r w:rsidRPr="009330D8">
                <w:rPr>
                  <w:b/>
                  <w:szCs w:val="20"/>
                  <w:vertAlign w:val="subscript"/>
                  <w:lang w:val="en-US"/>
                </w:rPr>
                <w:t>0</w:t>
              </w:r>
              <w:r w:rsidRPr="009330D8">
                <w:rPr>
                  <w:b/>
                  <w:szCs w:val="20"/>
                  <w:lang w:val="en-US"/>
                </w:rPr>
                <w:t>/P</w:t>
              </w:r>
              <w:r w:rsidRPr="009330D8">
                <w:rPr>
                  <w:b/>
                  <w:szCs w:val="20"/>
                  <w:vertAlign w:val="subscript"/>
                  <w:lang w:val="en-US"/>
                </w:rPr>
                <w:t>1</w:t>
              </w:r>
            </w:ins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A95CCB" w14:textId="77777777" w:rsidR="009330D8" w:rsidRPr="009330D8" w:rsidRDefault="009330D8" w:rsidP="009330D8">
            <w:pPr>
              <w:spacing w:line="240" w:lineRule="auto"/>
              <w:ind w:firstLine="0"/>
              <w:jc w:val="center"/>
              <w:rPr>
                <w:ins w:id="2306" w:author="nikitadorogin@yandex.ru" w:date="2024-10-23T15:21:00Z"/>
                <w:szCs w:val="20"/>
                <w:lang w:val="en-US"/>
              </w:rPr>
            </w:pPr>
            <w:ins w:id="2307" w:author="nikitadorogin@yandex.ru" w:date="2024-10-23T15:21:00Z">
              <w:r w:rsidRPr="009330D8">
                <w:rPr>
                  <w:szCs w:val="20"/>
                  <w:lang w:val="en-US"/>
                </w:rPr>
                <w:t>-</w:t>
              </w:r>
            </w:ins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599843" w14:textId="77777777" w:rsidR="009330D8" w:rsidRPr="009330D8" w:rsidRDefault="009330D8" w:rsidP="009330D8">
            <w:pPr>
              <w:spacing w:line="240" w:lineRule="auto"/>
              <w:ind w:firstLine="0"/>
              <w:jc w:val="center"/>
              <w:rPr>
                <w:ins w:id="2308" w:author="nikitadorogin@yandex.ru" w:date="2024-10-23T15:21:00Z"/>
                <w:szCs w:val="20"/>
                <w:lang w:val="ru-RU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3304E1" w14:textId="77777777" w:rsidR="009330D8" w:rsidRPr="009330D8" w:rsidRDefault="009330D8" w:rsidP="009330D8">
            <w:pPr>
              <w:spacing w:line="240" w:lineRule="auto"/>
              <w:ind w:firstLine="0"/>
              <w:jc w:val="center"/>
              <w:rPr>
                <w:ins w:id="2309" w:author="nikitadorogin@yandex.ru" w:date="2024-10-23T15:21:00Z"/>
                <w:szCs w:val="20"/>
                <w:lang w:val="ru-RU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4EEA9B" w14:textId="77777777" w:rsidR="009330D8" w:rsidRPr="009330D8" w:rsidRDefault="009330D8" w:rsidP="009330D8">
            <w:pPr>
              <w:spacing w:line="240" w:lineRule="auto"/>
              <w:ind w:firstLine="0"/>
              <w:jc w:val="center"/>
              <w:rPr>
                <w:ins w:id="2310" w:author="nikitadorogin@yandex.ru" w:date="2024-10-23T15:21:00Z"/>
                <w:szCs w:val="20"/>
                <w:lang w:val="ru-RU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8AFEFF" w14:textId="77777777" w:rsidR="009330D8" w:rsidRPr="009330D8" w:rsidRDefault="009330D8" w:rsidP="009330D8">
            <w:pPr>
              <w:spacing w:line="240" w:lineRule="auto"/>
              <w:ind w:firstLine="0"/>
              <w:jc w:val="center"/>
              <w:rPr>
                <w:ins w:id="2311" w:author="nikitadorogin@yandex.ru" w:date="2024-10-23T15:21:00Z"/>
                <w:szCs w:val="20"/>
                <w:lang w:val="ru-RU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654970" w14:textId="77777777" w:rsidR="009330D8" w:rsidRPr="009330D8" w:rsidRDefault="009330D8" w:rsidP="009330D8">
            <w:pPr>
              <w:spacing w:line="240" w:lineRule="auto"/>
              <w:ind w:firstLine="0"/>
              <w:jc w:val="center"/>
              <w:rPr>
                <w:ins w:id="2312" w:author="nikitadorogin@yandex.ru" w:date="2024-10-23T15:21:00Z"/>
                <w:szCs w:val="20"/>
                <w:lang w:val="ru-RU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BF2E7F" w14:textId="77777777" w:rsidR="009330D8" w:rsidRPr="009330D8" w:rsidRDefault="009330D8" w:rsidP="009330D8">
            <w:pPr>
              <w:spacing w:line="240" w:lineRule="auto"/>
              <w:ind w:firstLine="0"/>
              <w:jc w:val="center"/>
              <w:rPr>
                <w:ins w:id="2313" w:author="nikitadorogin@yandex.ru" w:date="2024-10-23T15:21:00Z"/>
                <w:szCs w:val="20"/>
                <w:lang w:val="ru-RU"/>
              </w:rPr>
            </w:pPr>
          </w:p>
        </w:tc>
      </w:tr>
    </w:tbl>
    <w:p w14:paraId="47546156" w14:textId="6B481F21" w:rsidR="008E14E7" w:rsidDel="00B172D8" w:rsidRDefault="008E14E7">
      <w:pPr>
        <w:ind w:firstLine="0"/>
        <w:rPr>
          <w:del w:id="2314" w:author="nikitadorogin@yandex.ru" w:date="2024-10-17T11:57:00Z"/>
          <w:lang w:val="en-US"/>
        </w:rPr>
      </w:pPr>
    </w:p>
    <w:p w14:paraId="48DF13EC" w14:textId="05427588" w:rsidR="00B172D8" w:rsidRDefault="00B172D8" w:rsidP="00006BFC">
      <w:pPr>
        <w:ind w:firstLine="0"/>
        <w:rPr>
          <w:ins w:id="2315" w:author="nikitadorogin@yandex.ru" w:date="2024-10-23T15:23:00Z"/>
          <w:lang w:val="en-US"/>
        </w:rPr>
      </w:pPr>
    </w:p>
    <w:p w14:paraId="61A39761" w14:textId="64E50688" w:rsidR="00B172D8" w:rsidRPr="00B172D8" w:rsidRDefault="00B172D8" w:rsidP="00006BFC">
      <w:pPr>
        <w:ind w:firstLine="0"/>
        <w:rPr>
          <w:ins w:id="2316" w:author="nikitadorogin@yandex.ru" w:date="2024-10-23T15:23:00Z"/>
          <w:b/>
          <w:bCs/>
          <w:lang w:val="ru-RU"/>
          <w:rPrChange w:id="2317" w:author="nikitadorogin@yandex.ru" w:date="2024-10-23T15:24:00Z">
            <w:rPr>
              <w:ins w:id="2318" w:author="nikitadorogin@yandex.ru" w:date="2024-10-23T15:23:00Z"/>
              <w:lang w:val="en-US"/>
            </w:rPr>
          </w:rPrChange>
        </w:rPr>
      </w:pPr>
      <w:ins w:id="2319" w:author="nikitadorogin@yandex.ru" w:date="2024-10-23T15:23:00Z">
        <w:r w:rsidRPr="00B172D8">
          <w:rPr>
            <w:b/>
            <w:bCs/>
            <w:lang w:val="ru-RU"/>
            <w:rPrChange w:id="2320" w:author="nikitadorogin@yandex.ru" w:date="2024-10-23T15:24:00Z">
              <w:rPr>
                <w:lang w:val="ru-RU"/>
              </w:rPr>
            </w:rPrChange>
          </w:rPr>
          <w:t>Выходное сопротивление выпрямителя:</w:t>
        </w:r>
      </w:ins>
    </w:p>
    <w:p w14:paraId="13356BF3" w14:textId="68541E09" w:rsidR="009330D8" w:rsidRDefault="00B172D8">
      <w:pPr>
        <w:ind w:firstLine="0"/>
        <w:rPr>
          <w:ins w:id="2321" w:author="nikitadorogin@yandex.ru" w:date="2024-10-23T15:24:00Z"/>
          <w:position w:val="-32"/>
        </w:rPr>
      </w:pPr>
      <w:ins w:id="2322" w:author="nikitadorogin@yandex.ru" w:date="2024-10-23T15:24:00Z">
        <w:r>
          <w:rPr>
            <w:position w:val="-32"/>
          </w:rPr>
          <w:object w:dxaOrig="3299" w:dyaOrig="1000" w14:anchorId="59720647">
            <v:shape id="_x0000_i1079" type="#_x0000_t75" style="width:135pt;height:40.8pt" o:ole="" fillcolor="window">
              <v:imagedata r:id="rId31" o:title=""/>
            </v:shape>
            <o:OLEObject Type="Embed" ProgID="Equation.3" ShapeID="_x0000_i1079" DrawAspect="Content" ObjectID="_1791202526" r:id="rId32"/>
          </w:object>
        </w:r>
      </w:ins>
    </w:p>
    <w:p w14:paraId="7E112A6A" w14:textId="2E5416E9" w:rsidR="00B172D8" w:rsidRPr="00B172D8" w:rsidRDefault="00EF4D3C">
      <w:pPr>
        <w:ind w:firstLine="0"/>
        <w:rPr>
          <w:ins w:id="2323" w:author="nikitadorogin@yandex.ru" w:date="2024-10-23T15:22:00Z"/>
          <w:lang w:val="ru-RU"/>
          <w:rPrChange w:id="2324" w:author="nikitadorogin@yandex.ru" w:date="2024-10-23T15:24:00Z">
            <w:rPr>
              <w:ins w:id="2325" w:author="nikitadorogin@yandex.ru" w:date="2024-10-23T15:22:00Z"/>
              <w:lang w:val="en-US"/>
            </w:rPr>
          </w:rPrChange>
        </w:rPr>
      </w:pPr>
      <w:ins w:id="2326" w:author="nikitadorogin@yandex.ru" w:date="2024-10-23T15:25:00Z">
        <w:r>
          <w:rPr>
            <w:lang w:val="en-US"/>
          </w:rPr>
          <w:t>R</w:t>
        </w:r>
        <w:r>
          <w:rPr>
            <w:lang w:val="ru-RU"/>
          </w:rPr>
          <w:t>вых</w:t>
        </w:r>
        <w:r w:rsidR="005674A2">
          <w:rPr>
            <w:lang w:val="ru-RU"/>
          </w:rPr>
          <w:t>1</w:t>
        </w:r>
      </w:ins>
      <w:ins w:id="2327" w:author="nikitadorogin@yandex.ru" w:date="2024-10-23T15:24:00Z">
        <w:r w:rsidR="00B172D8">
          <w:rPr>
            <w:lang w:val="ru-RU"/>
          </w:rPr>
          <w:t>…</w:t>
        </w:r>
      </w:ins>
    </w:p>
    <w:p w14:paraId="5799559A" w14:textId="6F149570" w:rsidR="009330D8" w:rsidRPr="009330D8" w:rsidRDefault="009330D8">
      <w:pPr>
        <w:ind w:firstLine="0"/>
        <w:rPr>
          <w:ins w:id="2328" w:author="nikitadorogin@yandex.ru" w:date="2024-10-23T15:22:00Z"/>
          <w:b/>
          <w:bCs/>
          <w:lang w:val="ru-RU"/>
          <w:rPrChange w:id="2329" w:author="nikitadorogin@yandex.ru" w:date="2024-10-23T15:22:00Z">
            <w:rPr>
              <w:ins w:id="2330" w:author="nikitadorogin@yandex.ru" w:date="2024-10-23T15:22:00Z"/>
            </w:rPr>
          </w:rPrChange>
        </w:rPr>
      </w:pPr>
      <w:ins w:id="2331" w:author="nikitadorogin@yandex.ru" w:date="2024-10-23T15:22:00Z">
        <w:r w:rsidRPr="009330D8">
          <w:rPr>
            <w:b/>
            <w:bCs/>
            <w:lang w:val="ru-RU"/>
            <w:rPrChange w:id="2332" w:author="nikitadorogin@yandex.ru" w:date="2024-10-23T15:22:00Z">
              <w:rPr>
                <w:lang w:val="ru-RU"/>
              </w:rPr>
            </w:rPrChange>
          </w:rPr>
          <w:t>Внешняя характеристика:</w:t>
        </w:r>
      </w:ins>
    </w:p>
    <w:tbl>
      <w:tblPr>
        <w:tblW w:w="0" w:type="auto"/>
        <w:tblInd w:w="20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95"/>
        <w:gridCol w:w="1196"/>
        <w:gridCol w:w="1195"/>
        <w:gridCol w:w="1196"/>
      </w:tblGrid>
      <w:tr w:rsidR="009330D8" w:rsidRPr="009330D8" w14:paraId="3248C996" w14:textId="77777777" w:rsidTr="00255998">
        <w:trPr>
          <w:ins w:id="2333" w:author="nikitadorogin@yandex.ru" w:date="2024-10-23T15:22:00Z"/>
        </w:trPr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4E3DE9" w14:textId="77777777" w:rsidR="009330D8" w:rsidRPr="009330D8" w:rsidRDefault="009330D8" w:rsidP="009330D8">
            <w:pPr>
              <w:spacing w:line="240" w:lineRule="auto"/>
              <w:ind w:firstLine="0"/>
              <w:rPr>
                <w:ins w:id="2334" w:author="nikitadorogin@yandex.ru" w:date="2024-10-23T15:22:00Z"/>
                <w:b/>
                <w:szCs w:val="20"/>
                <w:lang w:val="ru-RU"/>
              </w:rPr>
            </w:pPr>
            <w:ins w:id="2335" w:author="nikitadorogin@yandex.ru" w:date="2024-10-23T15:22:00Z">
              <w:r w:rsidRPr="009330D8">
                <w:rPr>
                  <w:b/>
                  <w:szCs w:val="20"/>
                  <w:lang w:val="en-US"/>
                </w:rPr>
                <w:t>R</w:t>
              </w:r>
              <w:r w:rsidRPr="009330D8">
                <w:rPr>
                  <w:b/>
                  <w:szCs w:val="20"/>
                  <w:lang w:val="ru-RU"/>
                </w:rPr>
                <w:t>Н, %</w:t>
              </w:r>
            </w:ins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A9F74D" w14:textId="77777777" w:rsidR="009330D8" w:rsidRPr="009330D8" w:rsidRDefault="009330D8" w:rsidP="009330D8">
            <w:pPr>
              <w:spacing w:line="240" w:lineRule="auto"/>
              <w:ind w:firstLine="0"/>
              <w:jc w:val="center"/>
              <w:rPr>
                <w:ins w:id="2336" w:author="nikitadorogin@yandex.ru" w:date="2024-10-23T15:22:00Z"/>
                <w:b/>
                <w:szCs w:val="20"/>
                <w:lang w:val="ru-RU"/>
              </w:rPr>
            </w:pPr>
            <w:ins w:id="2337" w:author="nikitadorogin@yandex.ru" w:date="2024-10-23T15:22:00Z">
              <w:r w:rsidRPr="009330D8">
                <w:rPr>
                  <w:b/>
                  <w:szCs w:val="20"/>
                  <w:lang w:val="ru-RU"/>
                </w:rPr>
                <w:t>ХХ</w:t>
              </w:r>
            </w:ins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810EC8" w14:textId="77777777" w:rsidR="009330D8" w:rsidRPr="009330D8" w:rsidRDefault="009330D8" w:rsidP="009330D8">
            <w:pPr>
              <w:spacing w:line="240" w:lineRule="auto"/>
              <w:ind w:firstLine="0"/>
              <w:jc w:val="center"/>
              <w:rPr>
                <w:ins w:id="2338" w:author="nikitadorogin@yandex.ru" w:date="2024-10-23T15:22:00Z"/>
                <w:b/>
                <w:szCs w:val="20"/>
                <w:lang w:val="ru-RU"/>
              </w:rPr>
            </w:pPr>
            <w:ins w:id="2339" w:author="nikitadorogin@yandex.ru" w:date="2024-10-23T15:22:00Z">
              <w:r w:rsidRPr="009330D8">
                <w:rPr>
                  <w:b/>
                  <w:szCs w:val="20"/>
                  <w:lang w:val="ru-RU"/>
                </w:rPr>
                <w:t>100</w:t>
              </w:r>
            </w:ins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20BEE8" w14:textId="77777777" w:rsidR="009330D8" w:rsidRPr="009330D8" w:rsidRDefault="009330D8" w:rsidP="009330D8">
            <w:pPr>
              <w:spacing w:line="240" w:lineRule="auto"/>
              <w:ind w:firstLine="0"/>
              <w:jc w:val="center"/>
              <w:rPr>
                <w:ins w:id="2340" w:author="nikitadorogin@yandex.ru" w:date="2024-10-23T15:22:00Z"/>
                <w:b/>
                <w:szCs w:val="20"/>
                <w:lang w:val="ru-RU"/>
              </w:rPr>
            </w:pPr>
            <w:ins w:id="2341" w:author="nikitadorogin@yandex.ru" w:date="2024-10-23T15:22:00Z">
              <w:r w:rsidRPr="009330D8">
                <w:rPr>
                  <w:b/>
                  <w:szCs w:val="20"/>
                  <w:lang w:val="ru-RU"/>
                </w:rPr>
                <w:t>10</w:t>
              </w:r>
            </w:ins>
          </w:p>
        </w:tc>
      </w:tr>
      <w:tr w:rsidR="009330D8" w:rsidRPr="009330D8" w14:paraId="1D902E4C" w14:textId="77777777" w:rsidTr="00255998">
        <w:trPr>
          <w:ins w:id="2342" w:author="nikitadorogin@yandex.ru" w:date="2024-10-23T15:22:00Z"/>
        </w:trPr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6A4A59" w14:textId="77777777" w:rsidR="009330D8" w:rsidRPr="009330D8" w:rsidRDefault="009330D8" w:rsidP="009330D8">
            <w:pPr>
              <w:spacing w:line="240" w:lineRule="auto"/>
              <w:ind w:firstLine="0"/>
              <w:rPr>
                <w:ins w:id="2343" w:author="nikitadorogin@yandex.ru" w:date="2024-10-23T15:22:00Z"/>
                <w:b/>
                <w:szCs w:val="20"/>
                <w:lang w:val="ru-RU"/>
              </w:rPr>
            </w:pPr>
            <w:ins w:id="2344" w:author="nikitadorogin@yandex.ru" w:date="2024-10-23T15:22:00Z">
              <w:r w:rsidRPr="009330D8">
                <w:rPr>
                  <w:b/>
                  <w:szCs w:val="20"/>
                  <w:lang w:val="en-US"/>
                </w:rPr>
                <w:t>U</w:t>
              </w:r>
              <w:r w:rsidRPr="009330D8">
                <w:rPr>
                  <w:b/>
                  <w:szCs w:val="20"/>
                  <w:vertAlign w:val="subscript"/>
                  <w:lang w:val="en-US"/>
                </w:rPr>
                <w:t>0</w:t>
              </w:r>
              <w:r w:rsidRPr="009330D8">
                <w:rPr>
                  <w:b/>
                  <w:szCs w:val="20"/>
                  <w:lang w:val="en-US"/>
                </w:rPr>
                <w:t xml:space="preserve">, </w:t>
              </w:r>
              <w:r w:rsidRPr="009330D8">
                <w:rPr>
                  <w:b/>
                  <w:szCs w:val="20"/>
                  <w:lang w:val="ru-RU"/>
                </w:rPr>
                <w:t>В</w:t>
              </w:r>
            </w:ins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B2FD6A" w14:textId="77777777" w:rsidR="009330D8" w:rsidRPr="009330D8" w:rsidRDefault="009330D8" w:rsidP="009330D8">
            <w:pPr>
              <w:spacing w:line="240" w:lineRule="auto"/>
              <w:ind w:firstLine="0"/>
              <w:jc w:val="center"/>
              <w:rPr>
                <w:ins w:id="2345" w:author="nikitadorogin@yandex.ru" w:date="2024-10-23T15:22:00Z"/>
                <w:szCs w:val="20"/>
                <w:lang w:val="en-US"/>
              </w:rPr>
            </w:pP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B0B77B" w14:textId="77777777" w:rsidR="009330D8" w:rsidRPr="009330D8" w:rsidRDefault="009330D8" w:rsidP="009330D8">
            <w:pPr>
              <w:spacing w:line="240" w:lineRule="auto"/>
              <w:ind w:firstLine="0"/>
              <w:jc w:val="center"/>
              <w:rPr>
                <w:ins w:id="2346" w:author="nikitadorogin@yandex.ru" w:date="2024-10-23T15:22:00Z"/>
                <w:szCs w:val="20"/>
                <w:lang w:val="en-US"/>
              </w:rPr>
            </w:pP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7BB9B5" w14:textId="77777777" w:rsidR="009330D8" w:rsidRPr="009330D8" w:rsidRDefault="009330D8" w:rsidP="009330D8">
            <w:pPr>
              <w:spacing w:line="240" w:lineRule="auto"/>
              <w:ind w:firstLine="0"/>
              <w:jc w:val="center"/>
              <w:rPr>
                <w:ins w:id="2347" w:author="nikitadorogin@yandex.ru" w:date="2024-10-23T15:22:00Z"/>
                <w:szCs w:val="20"/>
                <w:lang w:val="en-US"/>
              </w:rPr>
            </w:pPr>
          </w:p>
        </w:tc>
      </w:tr>
      <w:tr w:rsidR="009330D8" w:rsidRPr="009330D8" w14:paraId="3FC5B799" w14:textId="77777777" w:rsidTr="00255998">
        <w:trPr>
          <w:ins w:id="2348" w:author="nikitadorogin@yandex.ru" w:date="2024-10-23T15:22:00Z"/>
        </w:trPr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4CCF69" w14:textId="77777777" w:rsidR="009330D8" w:rsidRPr="009330D8" w:rsidRDefault="009330D8" w:rsidP="009330D8">
            <w:pPr>
              <w:spacing w:line="240" w:lineRule="auto"/>
              <w:ind w:firstLine="0"/>
              <w:rPr>
                <w:ins w:id="2349" w:author="nikitadorogin@yandex.ru" w:date="2024-10-23T15:22:00Z"/>
                <w:b/>
                <w:szCs w:val="20"/>
                <w:lang w:val="en-US"/>
              </w:rPr>
            </w:pPr>
            <w:ins w:id="2350" w:author="nikitadorogin@yandex.ru" w:date="2024-10-23T15:22:00Z">
              <w:r w:rsidRPr="009330D8">
                <w:rPr>
                  <w:b/>
                  <w:szCs w:val="20"/>
                  <w:lang w:val="en-US"/>
                </w:rPr>
                <w:t>I</w:t>
              </w:r>
              <w:r w:rsidRPr="009330D8">
                <w:rPr>
                  <w:b/>
                  <w:szCs w:val="20"/>
                  <w:vertAlign w:val="subscript"/>
                  <w:lang w:val="en-US"/>
                </w:rPr>
                <w:t>0</w:t>
              </w:r>
              <w:r w:rsidRPr="009330D8">
                <w:rPr>
                  <w:b/>
                  <w:szCs w:val="20"/>
                  <w:lang w:val="en-US"/>
                </w:rPr>
                <w:t>, A</w:t>
              </w:r>
            </w:ins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BDB2A9" w14:textId="77777777" w:rsidR="009330D8" w:rsidRPr="009330D8" w:rsidRDefault="009330D8" w:rsidP="009330D8">
            <w:pPr>
              <w:spacing w:line="240" w:lineRule="auto"/>
              <w:ind w:firstLine="0"/>
              <w:jc w:val="center"/>
              <w:rPr>
                <w:ins w:id="2351" w:author="nikitadorogin@yandex.ru" w:date="2024-10-23T15:22:00Z"/>
                <w:szCs w:val="20"/>
                <w:lang w:val="en-US"/>
              </w:rPr>
            </w:pP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7BA3C3" w14:textId="77777777" w:rsidR="009330D8" w:rsidRPr="009330D8" w:rsidRDefault="009330D8" w:rsidP="009330D8">
            <w:pPr>
              <w:spacing w:line="240" w:lineRule="auto"/>
              <w:ind w:firstLine="0"/>
              <w:jc w:val="center"/>
              <w:rPr>
                <w:ins w:id="2352" w:author="nikitadorogin@yandex.ru" w:date="2024-10-23T15:22:00Z"/>
                <w:szCs w:val="20"/>
                <w:lang w:val="en-US"/>
              </w:rPr>
            </w:pP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462352" w14:textId="77777777" w:rsidR="009330D8" w:rsidRPr="009330D8" w:rsidRDefault="009330D8" w:rsidP="009330D8">
            <w:pPr>
              <w:spacing w:line="240" w:lineRule="auto"/>
              <w:ind w:firstLine="0"/>
              <w:jc w:val="center"/>
              <w:rPr>
                <w:ins w:id="2353" w:author="nikitadorogin@yandex.ru" w:date="2024-10-23T15:22:00Z"/>
                <w:szCs w:val="20"/>
                <w:lang w:val="en-US"/>
              </w:rPr>
            </w:pPr>
          </w:p>
        </w:tc>
      </w:tr>
      <w:tr w:rsidR="009330D8" w:rsidRPr="009330D8" w14:paraId="396A9165" w14:textId="77777777" w:rsidTr="00255998">
        <w:trPr>
          <w:ins w:id="2354" w:author="nikitadorogin@yandex.ru" w:date="2024-10-23T15:22:00Z"/>
        </w:trPr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21509F" w14:textId="77777777" w:rsidR="009330D8" w:rsidRPr="009330D8" w:rsidRDefault="009330D8" w:rsidP="009330D8">
            <w:pPr>
              <w:spacing w:line="240" w:lineRule="auto"/>
              <w:ind w:firstLine="0"/>
              <w:rPr>
                <w:ins w:id="2355" w:author="nikitadorogin@yandex.ru" w:date="2024-10-23T15:22:00Z"/>
                <w:b/>
                <w:szCs w:val="20"/>
                <w:lang w:val="en-US"/>
              </w:rPr>
            </w:pPr>
            <w:ins w:id="2356" w:author="nikitadorogin@yandex.ru" w:date="2024-10-23T15:22:00Z">
              <w:r w:rsidRPr="009330D8">
                <w:rPr>
                  <w:b/>
                  <w:szCs w:val="20"/>
                  <w:lang w:val="en-US"/>
                </w:rPr>
                <w:t>I1, A</w:t>
              </w:r>
            </w:ins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1EB26F" w14:textId="77777777" w:rsidR="009330D8" w:rsidRPr="009330D8" w:rsidRDefault="009330D8" w:rsidP="009330D8">
            <w:pPr>
              <w:spacing w:line="240" w:lineRule="auto"/>
              <w:ind w:firstLine="0"/>
              <w:jc w:val="center"/>
              <w:rPr>
                <w:ins w:id="2357" w:author="nikitadorogin@yandex.ru" w:date="2024-10-23T15:22:00Z"/>
                <w:szCs w:val="20"/>
                <w:lang w:val="ru-RU"/>
              </w:rPr>
            </w:pP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B041E4" w14:textId="77777777" w:rsidR="009330D8" w:rsidRPr="009330D8" w:rsidRDefault="009330D8" w:rsidP="009330D8">
            <w:pPr>
              <w:spacing w:line="240" w:lineRule="auto"/>
              <w:ind w:firstLine="0"/>
              <w:jc w:val="center"/>
              <w:rPr>
                <w:ins w:id="2358" w:author="nikitadorogin@yandex.ru" w:date="2024-10-23T15:22:00Z"/>
                <w:szCs w:val="20"/>
                <w:lang w:val="ru-RU"/>
              </w:rPr>
            </w:pP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DC7B15" w14:textId="77777777" w:rsidR="009330D8" w:rsidRPr="009330D8" w:rsidRDefault="009330D8" w:rsidP="009330D8">
            <w:pPr>
              <w:spacing w:line="240" w:lineRule="auto"/>
              <w:ind w:firstLine="0"/>
              <w:jc w:val="center"/>
              <w:rPr>
                <w:ins w:id="2359" w:author="nikitadorogin@yandex.ru" w:date="2024-10-23T15:22:00Z"/>
                <w:szCs w:val="20"/>
                <w:lang w:val="ru-RU"/>
              </w:rPr>
            </w:pPr>
          </w:p>
        </w:tc>
      </w:tr>
      <w:tr w:rsidR="009330D8" w:rsidRPr="009330D8" w14:paraId="2FD23267" w14:textId="77777777" w:rsidTr="00255998">
        <w:trPr>
          <w:ins w:id="2360" w:author="nikitadorogin@yandex.ru" w:date="2024-10-23T15:22:00Z"/>
        </w:trPr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58B572" w14:textId="77777777" w:rsidR="009330D8" w:rsidRPr="009330D8" w:rsidRDefault="009330D8" w:rsidP="009330D8">
            <w:pPr>
              <w:spacing w:line="240" w:lineRule="auto"/>
              <w:ind w:firstLine="0"/>
              <w:rPr>
                <w:ins w:id="2361" w:author="nikitadorogin@yandex.ru" w:date="2024-10-23T15:22:00Z"/>
                <w:b/>
                <w:szCs w:val="20"/>
                <w:lang w:val="en-US"/>
              </w:rPr>
            </w:pPr>
            <w:ins w:id="2362" w:author="nikitadorogin@yandex.ru" w:date="2024-10-23T15:22:00Z">
              <w:r w:rsidRPr="009330D8">
                <w:rPr>
                  <w:b/>
                  <w:szCs w:val="20"/>
                  <w:lang w:val="ru-RU"/>
                </w:rPr>
                <w:sym w:font="Symbol" w:char="0068"/>
              </w:r>
              <w:r w:rsidRPr="009330D8">
                <w:rPr>
                  <w:b/>
                  <w:szCs w:val="20"/>
                  <w:lang w:val="en-US"/>
                </w:rPr>
                <w:t>=P</w:t>
              </w:r>
              <w:r w:rsidRPr="009330D8">
                <w:rPr>
                  <w:b/>
                  <w:szCs w:val="20"/>
                  <w:vertAlign w:val="subscript"/>
                  <w:lang w:val="en-US"/>
                </w:rPr>
                <w:t>0</w:t>
              </w:r>
              <w:r w:rsidRPr="009330D8">
                <w:rPr>
                  <w:b/>
                  <w:szCs w:val="20"/>
                  <w:lang w:val="en-US"/>
                </w:rPr>
                <w:t>/P</w:t>
              </w:r>
              <w:r w:rsidRPr="009330D8">
                <w:rPr>
                  <w:b/>
                  <w:szCs w:val="20"/>
                  <w:vertAlign w:val="subscript"/>
                  <w:lang w:val="en-US"/>
                </w:rPr>
                <w:t>1</w:t>
              </w:r>
            </w:ins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35A385" w14:textId="77777777" w:rsidR="009330D8" w:rsidRPr="009330D8" w:rsidRDefault="009330D8" w:rsidP="009330D8">
            <w:pPr>
              <w:spacing w:line="240" w:lineRule="auto"/>
              <w:ind w:firstLine="0"/>
              <w:jc w:val="center"/>
              <w:rPr>
                <w:ins w:id="2363" w:author="nikitadorogin@yandex.ru" w:date="2024-10-23T15:22:00Z"/>
                <w:szCs w:val="20"/>
                <w:lang w:val="ru-RU"/>
              </w:rPr>
            </w:pPr>
            <w:ins w:id="2364" w:author="nikitadorogin@yandex.ru" w:date="2024-10-23T15:22:00Z">
              <w:r w:rsidRPr="009330D8">
                <w:rPr>
                  <w:szCs w:val="20"/>
                  <w:lang w:val="ru-RU"/>
                </w:rPr>
                <w:t>–</w:t>
              </w:r>
            </w:ins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CED545" w14:textId="77777777" w:rsidR="009330D8" w:rsidRPr="009330D8" w:rsidRDefault="009330D8" w:rsidP="009330D8">
            <w:pPr>
              <w:spacing w:line="240" w:lineRule="auto"/>
              <w:ind w:firstLine="0"/>
              <w:jc w:val="center"/>
              <w:rPr>
                <w:ins w:id="2365" w:author="nikitadorogin@yandex.ru" w:date="2024-10-23T15:22:00Z"/>
                <w:szCs w:val="20"/>
                <w:lang w:val="ru-RU"/>
              </w:rPr>
            </w:pP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D89B7F" w14:textId="77777777" w:rsidR="009330D8" w:rsidRPr="009330D8" w:rsidRDefault="009330D8" w:rsidP="009330D8">
            <w:pPr>
              <w:spacing w:line="240" w:lineRule="auto"/>
              <w:ind w:firstLine="0"/>
              <w:jc w:val="center"/>
              <w:rPr>
                <w:ins w:id="2366" w:author="nikitadorogin@yandex.ru" w:date="2024-10-23T15:22:00Z"/>
                <w:szCs w:val="20"/>
                <w:lang w:val="ru-RU"/>
              </w:rPr>
            </w:pPr>
          </w:p>
        </w:tc>
      </w:tr>
    </w:tbl>
    <w:p w14:paraId="52FD2D7B" w14:textId="22A412A2" w:rsidR="008E14E7" w:rsidDel="005674A2" w:rsidRDefault="008E14E7" w:rsidP="00006BFC">
      <w:pPr>
        <w:ind w:firstLine="0"/>
        <w:rPr>
          <w:del w:id="2367" w:author="nikitadorogin@yandex.ru" w:date="2024-10-17T11:57:00Z"/>
        </w:rPr>
      </w:pPr>
      <w:del w:id="2368" w:author="nikitadorogin@yandex.ru" w:date="2024-10-17T11:57:00Z">
        <w:r w:rsidDel="00242197">
          <w:delText>Схема</w:delText>
        </w:r>
        <w:r w:rsidRPr="00821BBB" w:rsidDel="00242197">
          <w:rPr>
            <w:lang w:val="en-US"/>
            <w:rPrChange w:id="2369" w:author="Student" w:date="2024-10-04T12:00:00Z">
              <w:rPr/>
            </w:rPrChange>
          </w:rPr>
          <w:delText xml:space="preserve"> </w:delText>
        </w:r>
        <w:r w:rsidDel="00242197">
          <w:delText>содержит</w:delText>
        </w:r>
        <w:r w:rsidRPr="00821BBB" w:rsidDel="00242197">
          <w:rPr>
            <w:lang w:val="en-US"/>
            <w:rPrChange w:id="2370" w:author="Student" w:date="2024-10-04T12:00:00Z">
              <w:rPr/>
            </w:rPrChange>
          </w:rPr>
          <w:delText xml:space="preserve"> </w:delText>
        </w:r>
        <w:r w:rsidDel="00242197">
          <w:delText>следующие</w:delText>
        </w:r>
        <w:r w:rsidRPr="00821BBB" w:rsidDel="00242197">
          <w:rPr>
            <w:lang w:val="en-US"/>
            <w:rPrChange w:id="2371" w:author="Student" w:date="2024-10-04T12:00:00Z">
              <w:rPr/>
            </w:rPrChange>
          </w:rPr>
          <w:delText xml:space="preserve"> </w:delText>
        </w:r>
        <w:r w:rsidDel="00242197">
          <w:delText>элементы</w:delText>
        </w:r>
        <w:r w:rsidRPr="00821BBB" w:rsidDel="00242197">
          <w:rPr>
            <w:lang w:val="en-US"/>
            <w:rPrChange w:id="2372" w:author="Student" w:date="2024-10-04T12:00:00Z">
              <w:rPr/>
            </w:rPrChange>
          </w:rPr>
          <w:delText xml:space="preserve">: – </w:delText>
        </w:r>
        <w:r w:rsidDel="00242197">
          <w:delText>источник</w:delText>
        </w:r>
        <w:r w:rsidRPr="00821BBB" w:rsidDel="00242197">
          <w:rPr>
            <w:lang w:val="en-US"/>
            <w:rPrChange w:id="2373" w:author="Student" w:date="2024-10-04T12:00:00Z">
              <w:rPr/>
            </w:rPrChange>
          </w:rPr>
          <w:delText xml:space="preserve"> </w:delText>
        </w:r>
        <w:r w:rsidDel="00242197">
          <w:delText>напряжения</w:delText>
        </w:r>
        <w:r w:rsidRPr="00821BBB" w:rsidDel="00242197">
          <w:rPr>
            <w:lang w:val="en-US"/>
            <w:rPrChange w:id="2374" w:author="Student" w:date="2024-10-04T12:00:00Z">
              <w:rPr/>
            </w:rPrChange>
          </w:rPr>
          <w:delText xml:space="preserve"> </w:delText>
        </w:r>
        <w:r w:rsidDel="00242197">
          <w:delText>переменного</w:delText>
        </w:r>
        <w:r w:rsidRPr="00821BBB" w:rsidDel="00242197">
          <w:rPr>
            <w:lang w:val="en-US"/>
            <w:rPrChange w:id="2375" w:author="Student" w:date="2024-10-04T12:00:00Z">
              <w:rPr/>
            </w:rPrChange>
          </w:rPr>
          <w:delText xml:space="preserve"> </w:delText>
        </w:r>
        <w:r w:rsidDel="00242197">
          <w:delText>тока</w:delText>
        </w:r>
        <w:r w:rsidRPr="00821BBB" w:rsidDel="00242197">
          <w:rPr>
            <w:lang w:val="en-US"/>
            <w:rPrChange w:id="2376" w:author="Student" w:date="2024-10-04T12:00:00Z">
              <w:rPr/>
            </w:rPrChange>
          </w:rPr>
          <w:delText xml:space="preserve"> U1; – </w:delText>
        </w:r>
        <w:r w:rsidDel="00242197">
          <w:delText>однофазный</w:delText>
        </w:r>
        <w:r w:rsidRPr="00821BBB" w:rsidDel="00242197">
          <w:rPr>
            <w:lang w:val="en-US"/>
            <w:rPrChange w:id="2377" w:author="Student" w:date="2024-10-04T12:00:00Z">
              <w:rPr/>
            </w:rPrChange>
          </w:rPr>
          <w:delText xml:space="preserve"> </w:delText>
        </w:r>
        <w:r w:rsidDel="00242197">
          <w:delText>трансформатор</w:delText>
        </w:r>
        <w:r w:rsidRPr="00821BBB" w:rsidDel="00242197">
          <w:rPr>
            <w:lang w:val="en-US"/>
            <w:rPrChange w:id="2378" w:author="Student" w:date="2024-10-04T12:00:00Z">
              <w:rPr/>
            </w:rPrChange>
          </w:rPr>
          <w:delText xml:space="preserve"> T; – </w:delText>
        </w:r>
        <w:r w:rsidDel="00242197">
          <w:delText>ключи</w:delText>
        </w:r>
        <w:r w:rsidRPr="00821BBB" w:rsidDel="00242197">
          <w:rPr>
            <w:lang w:val="en-US"/>
            <w:rPrChange w:id="2379" w:author="Student" w:date="2024-10-04T12:00:00Z">
              <w:rPr/>
            </w:rPrChange>
          </w:rPr>
          <w:delText xml:space="preserve"> K1, K2 </w:delText>
        </w:r>
        <w:r w:rsidDel="00242197">
          <w:delText>и</w:delText>
        </w:r>
        <w:r w:rsidRPr="00821BBB" w:rsidDel="00242197">
          <w:rPr>
            <w:lang w:val="en-US"/>
            <w:rPrChange w:id="2380" w:author="Student" w:date="2024-10-04T12:00:00Z">
              <w:rPr/>
            </w:rPrChange>
          </w:rPr>
          <w:delText xml:space="preserve"> K3 </w:delText>
        </w:r>
        <w:r w:rsidDel="00242197">
          <w:delText>для</w:delText>
        </w:r>
        <w:r w:rsidRPr="00821BBB" w:rsidDel="00242197">
          <w:rPr>
            <w:lang w:val="en-US"/>
            <w:rPrChange w:id="2381" w:author="Student" w:date="2024-10-04T12:00:00Z">
              <w:rPr/>
            </w:rPrChange>
          </w:rPr>
          <w:delText xml:space="preserve"> </w:delText>
        </w:r>
        <w:r w:rsidDel="00242197">
          <w:delText>проведения</w:delText>
        </w:r>
        <w:r w:rsidRPr="00821BBB" w:rsidDel="00242197">
          <w:rPr>
            <w:lang w:val="en-US"/>
            <w:rPrChange w:id="2382" w:author="Student" w:date="2024-10-04T12:00:00Z">
              <w:rPr/>
            </w:rPrChange>
          </w:rPr>
          <w:delText xml:space="preserve"> </w:delText>
        </w:r>
        <w:r w:rsidDel="00242197">
          <w:delText>опытов</w:delText>
        </w:r>
        <w:r w:rsidRPr="00821BBB" w:rsidDel="00242197">
          <w:rPr>
            <w:lang w:val="en-US"/>
            <w:rPrChange w:id="2383" w:author="Student" w:date="2024-10-04T12:00:00Z">
              <w:rPr/>
            </w:rPrChange>
          </w:rPr>
          <w:delText xml:space="preserve"> </w:delText>
        </w:r>
        <w:r w:rsidDel="00242197">
          <w:delText>ХХ</w:delText>
        </w:r>
        <w:r w:rsidRPr="00821BBB" w:rsidDel="00242197">
          <w:rPr>
            <w:lang w:val="en-US"/>
            <w:rPrChange w:id="2384" w:author="Student" w:date="2024-10-04T12:00:00Z">
              <w:rPr/>
            </w:rPrChange>
          </w:rPr>
          <w:delText xml:space="preserve"> (</w:delText>
        </w:r>
        <w:r w:rsidDel="00242197">
          <w:delText>подключением</w:delText>
        </w:r>
        <w:r w:rsidRPr="00821BBB" w:rsidDel="00242197">
          <w:rPr>
            <w:lang w:val="en-US"/>
            <w:rPrChange w:id="2385" w:author="Student" w:date="2024-10-04T12:00:00Z">
              <w:rPr/>
            </w:rPrChange>
          </w:rPr>
          <w:delText xml:space="preserve"> RXX), </w:delText>
        </w:r>
        <w:r w:rsidDel="00242197">
          <w:delText>КЗ</w:delText>
        </w:r>
        <w:r w:rsidRPr="00821BBB" w:rsidDel="00242197">
          <w:rPr>
            <w:lang w:val="en-US"/>
            <w:rPrChange w:id="2386" w:author="Student" w:date="2024-10-04T12:00:00Z">
              <w:rPr/>
            </w:rPrChange>
          </w:rPr>
          <w:delText xml:space="preserve"> </w:delText>
        </w:r>
        <w:r w:rsidDel="00242197">
          <w:delText>и</w:delText>
        </w:r>
        <w:r w:rsidRPr="00821BBB" w:rsidDel="00242197">
          <w:rPr>
            <w:lang w:val="en-US"/>
            <w:rPrChange w:id="2387" w:author="Student" w:date="2024-10-04T12:00:00Z">
              <w:rPr/>
            </w:rPrChange>
          </w:rPr>
          <w:delText xml:space="preserve"> </w:delText>
        </w:r>
        <w:r w:rsidDel="00242197">
          <w:delText>измерения</w:delText>
        </w:r>
        <w:r w:rsidRPr="00821BBB" w:rsidDel="00242197">
          <w:rPr>
            <w:lang w:val="en-US"/>
            <w:rPrChange w:id="2388" w:author="Student" w:date="2024-10-04T12:00:00Z">
              <w:rPr/>
            </w:rPrChange>
          </w:rPr>
          <w:delText xml:space="preserve"> </w:delText>
        </w:r>
        <w:r w:rsidDel="00242197">
          <w:delText>внешней</w:delText>
        </w:r>
        <w:r w:rsidRPr="00821BBB" w:rsidDel="00242197">
          <w:rPr>
            <w:lang w:val="en-US"/>
            <w:rPrChange w:id="2389" w:author="Student" w:date="2024-10-04T12:00:00Z">
              <w:rPr/>
            </w:rPrChange>
          </w:rPr>
          <w:delText xml:space="preserve"> </w:delText>
        </w:r>
        <w:r w:rsidDel="00242197">
          <w:delText>характеристики</w:delText>
        </w:r>
        <w:r w:rsidRPr="00821BBB" w:rsidDel="00242197">
          <w:rPr>
            <w:lang w:val="en-US"/>
            <w:rPrChange w:id="2390" w:author="Student" w:date="2024-10-04T12:00:00Z">
              <w:rPr/>
            </w:rPrChange>
          </w:rPr>
          <w:delText xml:space="preserve"> </w:delText>
        </w:r>
        <w:r w:rsidDel="00242197">
          <w:delText>трансформатора</w:delText>
        </w:r>
        <w:r w:rsidRPr="00821BBB" w:rsidDel="00242197">
          <w:rPr>
            <w:lang w:val="en-US"/>
            <w:rPrChange w:id="2391" w:author="Student" w:date="2024-10-04T12:00:00Z">
              <w:rPr/>
            </w:rPrChange>
          </w:rPr>
          <w:delText xml:space="preserve">; – </w:delText>
        </w:r>
        <w:r w:rsidDel="00242197">
          <w:delText>низкоомный</w:delText>
        </w:r>
        <w:r w:rsidRPr="00821BBB" w:rsidDel="00242197">
          <w:rPr>
            <w:lang w:val="en-US"/>
            <w:rPrChange w:id="2392" w:author="Student" w:date="2024-10-04T12:00:00Z">
              <w:rPr/>
            </w:rPrChange>
          </w:rPr>
          <w:delText xml:space="preserve"> </w:delText>
        </w:r>
        <w:r w:rsidDel="00242197">
          <w:delText>шунт</w:delText>
        </w:r>
        <w:r w:rsidRPr="00821BBB" w:rsidDel="00242197">
          <w:rPr>
            <w:lang w:val="en-US"/>
            <w:rPrChange w:id="2393" w:author="Student" w:date="2024-10-04T12:00:00Z">
              <w:rPr/>
            </w:rPrChange>
          </w:rPr>
          <w:delText xml:space="preserve"> RS </w:delText>
        </w:r>
        <w:r w:rsidDel="00242197">
          <w:delText>для</w:delText>
        </w:r>
        <w:r w:rsidRPr="00821BBB" w:rsidDel="00242197">
          <w:rPr>
            <w:lang w:val="en-US"/>
            <w:rPrChange w:id="2394" w:author="Student" w:date="2024-10-04T12:00:00Z">
              <w:rPr/>
            </w:rPrChange>
          </w:rPr>
          <w:delText xml:space="preserve"> </w:delText>
        </w:r>
        <w:r w:rsidDel="00242197">
          <w:delText>просмотра</w:delText>
        </w:r>
        <w:r w:rsidRPr="00821BBB" w:rsidDel="00242197">
          <w:rPr>
            <w:lang w:val="en-US"/>
            <w:rPrChange w:id="2395" w:author="Student" w:date="2024-10-04T12:00:00Z">
              <w:rPr/>
            </w:rPrChange>
          </w:rPr>
          <w:delText xml:space="preserve"> </w:delText>
        </w:r>
        <w:r w:rsidDel="00242197">
          <w:delText>формы</w:delText>
        </w:r>
        <w:r w:rsidRPr="00821BBB" w:rsidDel="00242197">
          <w:rPr>
            <w:lang w:val="en-US"/>
            <w:rPrChange w:id="2396" w:author="Student" w:date="2024-10-04T12:00:00Z">
              <w:rPr/>
            </w:rPrChange>
          </w:rPr>
          <w:delText xml:space="preserve"> </w:delText>
        </w:r>
        <w:r w:rsidDel="00242197">
          <w:delText>тока</w:delText>
        </w:r>
        <w:r w:rsidRPr="00821BBB" w:rsidDel="00242197">
          <w:rPr>
            <w:lang w:val="en-US"/>
            <w:rPrChange w:id="2397" w:author="Student" w:date="2024-10-04T12:00:00Z">
              <w:rPr/>
            </w:rPrChange>
          </w:rPr>
          <w:delText xml:space="preserve"> I1; – </w:delText>
        </w:r>
        <w:r w:rsidDel="00242197">
          <w:delText>нагрузочный</w:delText>
        </w:r>
        <w:r w:rsidRPr="00821BBB" w:rsidDel="00242197">
          <w:rPr>
            <w:lang w:val="en-US"/>
            <w:rPrChange w:id="2398" w:author="Student" w:date="2024-10-04T12:00:00Z">
              <w:rPr/>
            </w:rPrChange>
          </w:rPr>
          <w:delText xml:space="preserve"> </w:delText>
        </w:r>
        <w:r w:rsidDel="00242197">
          <w:delText>резистор</w:delText>
        </w:r>
        <w:r w:rsidRPr="00821BBB" w:rsidDel="00242197">
          <w:rPr>
            <w:lang w:val="en-US"/>
            <w:rPrChange w:id="2399" w:author="Student" w:date="2024-10-04T12:00:00Z">
              <w:rPr/>
            </w:rPrChange>
          </w:rPr>
          <w:delText xml:space="preserve"> R</w:delText>
        </w:r>
        <w:r w:rsidDel="00242197">
          <w:delText>Н</w:delText>
        </w:r>
        <w:r w:rsidRPr="00821BBB" w:rsidDel="00242197">
          <w:rPr>
            <w:lang w:val="en-US"/>
            <w:rPrChange w:id="2400" w:author="Student" w:date="2024-10-04T12:00:00Z">
              <w:rPr/>
            </w:rPrChange>
          </w:rPr>
          <w:delText xml:space="preserve">; – </w:delText>
        </w:r>
        <w:r w:rsidDel="00242197">
          <w:delText>измерительные</w:delText>
        </w:r>
        <w:r w:rsidRPr="00821BBB" w:rsidDel="00242197">
          <w:rPr>
            <w:lang w:val="en-US"/>
            <w:rPrChange w:id="2401" w:author="Student" w:date="2024-10-04T12:00:00Z">
              <w:rPr/>
            </w:rPrChange>
          </w:rPr>
          <w:delText xml:space="preserve"> </w:delText>
        </w:r>
        <w:r w:rsidDel="00242197">
          <w:delText>приборы</w:delText>
        </w:r>
        <w:r w:rsidRPr="00821BBB" w:rsidDel="00242197">
          <w:rPr>
            <w:lang w:val="en-US"/>
            <w:rPrChange w:id="2402" w:author="Student" w:date="2024-10-04T12:00:00Z">
              <w:rPr/>
            </w:rPrChange>
          </w:rPr>
          <w:delText>.</w:delText>
        </w:r>
      </w:del>
    </w:p>
    <w:p w14:paraId="0B6B8BF9" w14:textId="7176F615" w:rsidR="005674A2" w:rsidRDefault="005674A2">
      <w:pPr>
        <w:ind w:firstLine="0"/>
        <w:rPr>
          <w:ins w:id="2403" w:author="nikitadorogin@yandex.ru" w:date="2024-10-23T15:25:00Z"/>
        </w:rPr>
      </w:pPr>
    </w:p>
    <w:p w14:paraId="7BCB8507" w14:textId="55C92807" w:rsidR="005674A2" w:rsidRDefault="005674A2">
      <w:pPr>
        <w:ind w:firstLine="0"/>
        <w:rPr>
          <w:ins w:id="2404" w:author="nikitadorogin@yandex.ru" w:date="2024-10-23T15:25:00Z"/>
          <w:b/>
          <w:bCs/>
          <w:lang w:val="ru-RU"/>
        </w:rPr>
      </w:pPr>
      <w:ins w:id="2405" w:author="nikitadorogin@yandex.ru" w:date="2024-10-23T15:25:00Z">
        <w:r w:rsidRPr="005674A2">
          <w:rPr>
            <w:b/>
            <w:bCs/>
            <w:lang w:val="ru-RU"/>
            <w:rPrChange w:id="2406" w:author="nikitadorogin@yandex.ru" w:date="2024-10-23T15:25:00Z">
              <w:rPr>
                <w:lang w:val="ru-RU"/>
              </w:rPr>
            </w:rPrChange>
          </w:rPr>
          <w:t>Выходное сопротивление:</w:t>
        </w:r>
      </w:ins>
    </w:p>
    <w:p w14:paraId="19C2433E" w14:textId="245E0023" w:rsidR="005674A2" w:rsidRDefault="005674A2">
      <w:pPr>
        <w:ind w:firstLine="0"/>
        <w:rPr>
          <w:ins w:id="2407" w:author="nikitadorogin@yandex.ru" w:date="2024-10-23T15:26:00Z"/>
          <w:lang w:val="ru-RU"/>
        </w:rPr>
      </w:pPr>
      <w:ins w:id="2408" w:author="nikitadorogin@yandex.ru" w:date="2024-10-23T15:25:00Z">
        <w:r>
          <w:rPr>
            <w:lang w:val="en-US"/>
          </w:rPr>
          <w:t>R</w:t>
        </w:r>
      </w:ins>
      <w:ins w:id="2409" w:author="nikitadorogin@yandex.ru" w:date="2024-10-23T15:26:00Z">
        <w:r>
          <w:rPr>
            <w:lang w:val="ru-RU"/>
          </w:rPr>
          <w:t>вых2…</w:t>
        </w:r>
      </w:ins>
    </w:p>
    <w:p w14:paraId="45380DC4" w14:textId="77777777" w:rsidR="005674A2" w:rsidRDefault="005674A2">
      <w:pPr>
        <w:ind w:firstLine="0"/>
        <w:rPr>
          <w:ins w:id="2410" w:author="nikitadorogin@yandex.ru" w:date="2024-10-23T15:26:00Z"/>
          <w:lang w:val="ru-RU"/>
        </w:rPr>
      </w:pPr>
    </w:p>
    <w:p w14:paraId="38E34DE1" w14:textId="24A9579C" w:rsidR="005674A2" w:rsidRDefault="005674A2">
      <w:pPr>
        <w:ind w:firstLine="0"/>
        <w:rPr>
          <w:ins w:id="2411" w:author="nikitadorogin@yandex.ru" w:date="2024-10-23T15:26:00Z"/>
          <w:b/>
          <w:bCs/>
          <w:lang w:val="ru-RU"/>
        </w:rPr>
      </w:pPr>
      <w:ins w:id="2412" w:author="nikitadorogin@yandex.ru" w:date="2024-10-23T15:26:00Z">
        <w:r w:rsidRPr="005674A2">
          <w:rPr>
            <w:b/>
            <w:bCs/>
            <w:lang w:val="ru-RU"/>
            <w:rPrChange w:id="2413" w:author="nikitadorogin@yandex.ru" w:date="2024-10-23T15:26:00Z">
              <w:rPr>
                <w:lang w:val="ru-RU"/>
              </w:rPr>
            </w:rPrChange>
          </w:rPr>
          <w:t>КПД:</w:t>
        </w:r>
      </w:ins>
    </w:p>
    <w:p w14:paraId="0F92B7FE" w14:textId="3643B5EB" w:rsidR="005674A2" w:rsidRPr="005674A2" w:rsidRDefault="005674A2">
      <w:pPr>
        <w:ind w:firstLine="0"/>
        <w:rPr>
          <w:ins w:id="2414" w:author="nikitadorogin@yandex.ru" w:date="2024-10-23T15:25:00Z"/>
          <w:lang w:val="ru-RU"/>
          <w:rPrChange w:id="2415" w:author="nikitadorogin@yandex.ru" w:date="2024-10-23T15:26:00Z">
            <w:rPr>
              <w:ins w:id="2416" w:author="nikitadorogin@yandex.ru" w:date="2024-10-23T15:25:00Z"/>
              <w:b/>
            </w:rPr>
          </w:rPrChange>
        </w:rPr>
        <w:pPrChange w:id="2417" w:author="Student" w:date="2024-10-04T11:41:00Z">
          <w:pPr/>
        </w:pPrChange>
      </w:pPr>
      <w:ins w:id="2418" w:author="nikitadorogin@yandex.ru" w:date="2024-10-23T15:26:00Z">
        <w:r>
          <w:rPr>
            <w:lang w:val="ru-RU"/>
          </w:rPr>
          <w:t>…</w:t>
        </w:r>
      </w:ins>
    </w:p>
    <w:p w14:paraId="0FE6638F" w14:textId="417FC68A" w:rsidR="00697E35" w:rsidRPr="00821BBB" w:rsidDel="00242197" w:rsidRDefault="00697E35">
      <w:pPr>
        <w:ind w:firstLine="0"/>
        <w:rPr>
          <w:del w:id="2419" w:author="nikitadorogin@yandex.ru" w:date="2024-10-17T11:57:00Z"/>
          <w:b/>
          <w:lang w:val="en-US"/>
          <w:rPrChange w:id="2420" w:author="Student" w:date="2024-10-04T12:00:00Z">
            <w:rPr>
              <w:del w:id="2421" w:author="nikitadorogin@yandex.ru" w:date="2024-10-17T11:57:00Z"/>
              <w:b/>
              <w:lang w:val="ru-RU"/>
            </w:rPr>
          </w:rPrChange>
        </w:rPr>
      </w:pPr>
      <w:del w:id="2422" w:author="nikitadorogin@yandex.ru" w:date="2024-10-17T11:57:00Z">
        <w:r w:rsidRPr="00821BBB" w:rsidDel="00242197">
          <w:rPr>
            <w:b/>
            <w:lang w:val="en-US"/>
            <w:rPrChange w:id="2423" w:author="Student" w:date="2024-10-04T12:00:00Z">
              <w:rPr>
                <w:b/>
                <w:lang w:val="ru-RU"/>
              </w:rPr>
            </w:rPrChange>
          </w:rPr>
          <w:delText xml:space="preserve">1.2 </w:delText>
        </w:r>
        <w:r w:rsidRPr="00DD2D24" w:rsidDel="00242197">
          <w:rPr>
            <w:b/>
            <w:lang w:val="ru-RU"/>
          </w:rPr>
          <w:delText>Ход</w:delText>
        </w:r>
        <w:r w:rsidRPr="00821BBB" w:rsidDel="00242197">
          <w:rPr>
            <w:b/>
            <w:lang w:val="en-US"/>
            <w:rPrChange w:id="2424" w:author="Student" w:date="2024-10-04T12:00:00Z">
              <w:rPr>
                <w:b/>
                <w:lang w:val="ru-RU"/>
              </w:rPr>
            </w:rPrChange>
          </w:rPr>
          <w:delText xml:space="preserve"> </w:delText>
        </w:r>
        <w:r w:rsidRPr="00DD2D24" w:rsidDel="00242197">
          <w:rPr>
            <w:b/>
            <w:lang w:val="ru-RU"/>
          </w:rPr>
          <w:delText>работы</w:delText>
        </w:r>
        <w:r w:rsidRPr="00821BBB" w:rsidDel="00242197">
          <w:rPr>
            <w:b/>
            <w:lang w:val="en-US"/>
            <w:rPrChange w:id="2425" w:author="Student" w:date="2024-10-04T12:00:00Z">
              <w:rPr>
                <w:b/>
                <w:lang w:val="ru-RU"/>
              </w:rPr>
            </w:rPrChange>
          </w:rPr>
          <w:delText>:</w:delText>
        </w:r>
      </w:del>
    </w:p>
    <w:p w14:paraId="50564EB1" w14:textId="2660401E" w:rsidR="006B4A6C" w:rsidRPr="00821BBB" w:rsidDel="00242197" w:rsidRDefault="00697E35">
      <w:pPr>
        <w:ind w:firstLine="0"/>
        <w:rPr>
          <w:ins w:id="2426" w:author="Lexer" w:date="2024-09-28T13:30:00Z"/>
          <w:del w:id="2427" w:author="nikitadorogin@yandex.ru" w:date="2024-10-17T11:57:00Z"/>
          <w:lang w:val="en-US"/>
          <w:rPrChange w:id="2428" w:author="Student" w:date="2024-10-04T12:00:00Z">
            <w:rPr>
              <w:ins w:id="2429" w:author="Lexer" w:date="2024-09-28T13:30:00Z"/>
              <w:del w:id="2430" w:author="nikitadorogin@yandex.ru" w:date="2024-10-17T11:57:00Z"/>
              <w:lang w:val="ru-RU"/>
            </w:rPr>
          </w:rPrChange>
        </w:rPr>
      </w:pPr>
      <w:del w:id="2431" w:author="nikitadorogin@yandex.ru" w:date="2024-10-17T11:57:00Z">
        <w:r w:rsidRPr="00821BBB" w:rsidDel="00242197">
          <w:rPr>
            <w:lang w:val="en-US"/>
            <w:rPrChange w:id="2432" w:author="Student" w:date="2024-10-04T12:00:00Z">
              <w:rPr>
                <w:lang w:val="ru-RU"/>
              </w:rPr>
            </w:rPrChange>
          </w:rPr>
          <w:tab/>
        </w:r>
        <w:r w:rsidR="008E14E7" w:rsidDel="00242197">
          <w:rPr>
            <w:lang w:val="ru-RU"/>
          </w:rPr>
          <w:delText>П</w:delText>
        </w:r>
        <w:r w:rsidR="008E14E7" w:rsidDel="00242197">
          <w:delText>оказания</w:delText>
        </w:r>
        <w:r w:rsidR="008E14E7" w:rsidRPr="00821BBB" w:rsidDel="00242197">
          <w:rPr>
            <w:lang w:val="en-US"/>
            <w:rPrChange w:id="2433" w:author="Student" w:date="2024-10-04T12:00:00Z">
              <w:rPr/>
            </w:rPrChange>
          </w:rPr>
          <w:delText xml:space="preserve"> </w:delText>
        </w:r>
        <w:r w:rsidR="008E14E7" w:rsidDel="00242197">
          <w:delText>приборов</w:delText>
        </w:r>
        <w:r w:rsidR="008E14E7" w:rsidRPr="00821BBB" w:rsidDel="00242197">
          <w:rPr>
            <w:lang w:val="en-US"/>
            <w:rPrChange w:id="2434" w:author="Student" w:date="2024-10-04T12:00:00Z">
              <w:rPr/>
            </w:rPrChange>
          </w:rPr>
          <w:delText xml:space="preserve">, </w:delText>
        </w:r>
        <w:r w:rsidR="008E14E7" w:rsidDel="00242197">
          <w:delText>где</w:delText>
        </w:r>
        <w:r w:rsidR="008E14E7" w:rsidRPr="00821BBB" w:rsidDel="00242197">
          <w:rPr>
            <w:lang w:val="en-US"/>
            <w:rPrChange w:id="2435" w:author="Student" w:date="2024-10-04T12:00:00Z">
              <w:rPr/>
            </w:rPrChange>
          </w:rPr>
          <w:delText xml:space="preserve"> </w:delText>
        </w:r>
        <w:r w:rsidR="008E14E7" w:rsidDel="00242197">
          <w:delText>амперметр</w:delText>
        </w:r>
        <w:r w:rsidR="008E14E7" w:rsidRPr="00821BBB" w:rsidDel="00242197">
          <w:rPr>
            <w:lang w:val="en-US"/>
            <w:rPrChange w:id="2436" w:author="Student" w:date="2024-10-04T12:00:00Z">
              <w:rPr/>
            </w:rPrChange>
          </w:rPr>
          <w:delText xml:space="preserve"> I</w:delText>
        </w:r>
        <w:r w:rsidR="008E14E7" w:rsidRPr="00821BBB" w:rsidDel="00242197">
          <w:rPr>
            <w:lang w:val="en-US"/>
            <w:rPrChange w:id="2437" w:author="Student" w:date="2024-10-04T12:00:00Z">
              <w:rPr>
                <w:lang w:val="ru-RU"/>
              </w:rPr>
            </w:rPrChange>
          </w:rPr>
          <w:delText>(</w:delText>
        </w:r>
        <w:r w:rsidR="008E14E7" w:rsidRPr="00821BBB" w:rsidDel="00242197">
          <w:rPr>
            <w:lang w:val="en-US"/>
            <w:rPrChange w:id="2438" w:author="Student" w:date="2024-10-04T12:00:00Z">
              <w:rPr/>
            </w:rPrChange>
          </w:rPr>
          <w:delText>1</w:delText>
        </w:r>
        <w:r w:rsidR="008E14E7" w:rsidRPr="00821BBB" w:rsidDel="00242197">
          <w:rPr>
            <w:lang w:val="en-US"/>
            <w:rPrChange w:id="2439" w:author="Student" w:date="2024-10-04T12:00:00Z">
              <w:rPr>
                <w:lang w:val="ru-RU"/>
              </w:rPr>
            </w:rPrChange>
          </w:rPr>
          <w:delText>)</w:delText>
        </w:r>
        <w:r w:rsidR="008E14E7" w:rsidRPr="00821BBB" w:rsidDel="00242197">
          <w:rPr>
            <w:lang w:val="en-US"/>
            <w:rPrChange w:id="2440" w:author="Student" w:date="2024-10-04T12:00:00Z">
              <w:rPr/>
            </w:rPrChange>
          </w:rPr>
          <w:delText xml:space="preserve"> </w:delText>
        </w:r>
        <w:r w:rsidR="008E14E7" w:rsidDel="00242197">
          <w:delText>показывает</w:delText>
        </w:r>
        <w:r w:rsidR="008E14E7" w:rsidRPr="00821BBB" w:rsidDel="00242197">
          <w:rPr>
            <w:lang w:val="en-US"/>
            <w:rPrChange w:id="2441" w:author="Student" w:date="2024-10-04T12:00:00Z">
              <w:rPr/>
            </w:rPrChange>
          </w:rPr>
          <w:delText xml:space="preserve"> </w:delText>
        </w:r>
        <w:r w:rsidR="008E14E7" w:rsidDel="00242197">
          <w:delText>ток</w:delText>
        </w:r>
        <w:r w:rsidR="008E14E7" w:rsidRPr="00821BBB" w:rsidDel="00242197">
          <w:rPr>
            <w:lang w:val="en-US"/>
            <w:rPrChange w:id="2442" w:author="Student" w:date="2024-10-04T12:00:00Z">
              <w:rPr/>
            </w:rPrChange>
          </w:rPr>
          <w:delText xml:space="preserve"> </w:delText>
        </w:r>
        <w:r w:rsidR="008E14E7" w:rsidDel="00242197">
          <w:delText>намагничивания</w:delText>
        </w:r>
        <w:r w:rsidR="008E14E7" w:rsidRPr="00821BBB" w:rsidDel="00242197">
          <w:rPr>
            <w:lang w:val="en-US"/>
            <w:rPrChange w:id="2443" w:author="Student" w:date="2024-10-04T12:00:00Z">
              <w:rPr/>
            </w:rPrChange>
          </w:rPr>
          <w:delText xml:space="preserve"> I</w:delText>
        </w:r>
        <w:r w:rsidR="008E14E7" w:rsidRPr="00821BBB" w:rsidDel="00242197">
          <w:rPr>
            <w:lang w:val="en-US"/>
            <w:rPrChange w:id="2444" w:author="Student" w:date="2024-10-04T12:00:00Z">
              <w:rPr>
                <w:lang w:val="ru-RU"/>
              </w:rPr>
            </w:rPrChange>
          </w:rPr>
          <w:delText>(</w:delText>
        </w:r>
        <w:r w:rsidR="008E14E7" w:rsidRPr="00821BBB" w:rsidDel="00242197">
          <w:rPr>
            <w:lang w:val="en-US"/>
            <w:rPrChange w:id="2445" w:author="Student" w:date="2024-10-04T12:00:00Z">
              <w:rPr/>
            </w:rPrChange>
          </w:rPr>
          <w:delText>01</w:delText>
        </w:r>
        <w:r w:rsidR="008E14E7" w:rsidRPr="00821BBB" w:rsidDel="00242197">
          <w:rPr>
            <w:lang w:val="en-US"/>
            <w:rPrChange w:id="2446" w:author="Student" w:date="2024-10-04T12:00:00Z">
              <w:rPr>
                <w:lang w:val="ru-RU"/>
              </w:rPr>
            </w:rPrChange>
          </w:rPr>
          <w:delText xml:space="preserve">). </w:delText>
        </w:r>
      </w:del>
    </w:p>
    <w:p w14:paraId="2EF99710" w14:textId="5B520252" w:rsidR="00402D50" w:rsidRPr="00821BBB" w:rsidDel="00242197" w:rsidRDefault="00402D50">
      <w:pPr>
        <w:ind w:firstLine="0"/>
        <w:rPr>
          <w:del w:id="2447" w:author="nikitadorogin@yandex.ru" w:date="2024-10-17T11:57:00Z"/>
          <w:b/>
          <w:bCs/>
          <w:lang w:val="en-US"/>
          <w:rPrChange w:id="2448" w:author="Student" w:date="2024-10-04T12:00:00Z">
            <w:rPr>
              <w:del w:id="2449" w:author="nikitadorogin@yandex.ru" w:date="2024-10-17T11:57:00Z"/>
              <w:lang w:val="ru-RU"/>
            </w:rPr>
          </w:rPrChange>
        </w:rPr>
      </w:pPr>
      <w:ins w:id="2450" w:author="Lexer" w:date="2024-09-28T13:30:00Z">
        <w:del w:id="2451" w:author="nikitadorogin@yandex.ru" w:date="2024-10-17T11:57:00Z">
          <w:r w:rsidRPr="00402D50" w:rsidDel="00242197">
            <w:rPr>
              <w:b/>
              <w:bCs/>
              <w:lang w:val="ru-RU"/>
              <w:rPrChange w:id="2452" w:author="Lexer" w:date="2024-09-28T13:30:00Z">
                <w:rPr>
                  <w:lang w:val="ru-RU"/>
                </w:rPr>
              </w:rPrChange>
            </w:rPr>
            <w:delText>Режим</w:delText>
          </w:r>
          <w:r w:rsidRPr="00821BBB" w:rsidDel="00242197">
            <w:rPr>
              <w:b/>
              <w:bCs/>
              <w:lang w:val="en-US"/>
              <w:rPrChange w:id="2453" w:author="Student" w:date="2024-10-04T12:00:00Z">
                <w:rPr>
                  <w:lang w:val="ru-RU"/>
                </w:rPr>
              </w:rPrChange>
            </w:rPr>
            <w:delText xml:space="preserve"> </w:delText>
          </w:r>
          <w:r w:rsidRPr="00402D50" w:rsidDel="00242197">
            <w:rPr>
              <w:b/>
              <w:bCs/>
              <w:lang w:val="ru-RU"/>
              <w:rPrChange w:id="2454" w:author="Lexer" w:date="2024-09-28T13:30:00Z">
                <w:rPr>
                  <w:lang w:val="ru-RU"/>
                </w:rPr>
              </w:rPrChange>
            </w:rPr>
            <w:delText>ХХ</w:delText>
          </w:r>
          <w:r w:rsidRPr="00821BBB" w:rsidDel="00242197">
            <w:rPr>
              <w:b/>
              <w:bCs/>
              <w:lang w:val="en-US"/>
              <w:rPrChange w:id="2455" w:author="Student" w:date="2024-10-04T12:00:00Z">
                <w:rPr>
                  <w:lang w:val="ru-RU"/>
                </w:rPr>
              </w:rPrChange>
            </w:rPr>
            <w:delText>:</w:delText>
          </w:r>
        </w:del>
      </w:ins>
    </w:p>
    <w:p w14:paraId="31128B83" w14:textId="3E7F06D3" w:rsidR="008E14E7" w:rsidRPr="00821BBB" w:rsidDel="00242197" w:rsidRDefault="008E14E7">
      <w:pPr>
        <w:ind w:firstLine="0"/>
        <w:rPr>
          <w:del w:id="2456" w:author="nikitadorogin@yandex.ru" w:date="2024-10-17T11:57:00Z"/>
          <w:lang w:val="en-US"/>
        </w:rPr>
      </w:pPr>
      <w:del w:id="2457" w:author="nikitadorogin@yandex.ru" w:date="2024-10-17T11:57:00Z">
        <w:r w:rsidRPr="008E14E7" w:rsidDel="00242197">
          <w:rPr>
            <w:b/>
            <w:bCs/>
            <w:lang w:val="ru-RU"/>
          </w:rPr>
          <w:delText>Показания</w:delText>
        </w:r>
        <w:r w:rsidRPr="00821BBB" w:rsidDel="00242197">
          <w:rPr>
            <w:b/>
            <w:bCs/>
            <w:lang w:val="en-US"/>
            <w:rPrChange w:id="2458" w:author="Student" w:date="2024-10-04T12:00:00Z">
              <w:rPr>
                <w:b/>
                <w:bCs/>
                <w:lang w:val="ru-RU"/>
              </w:rPr>
            </w:rPrChange>
          </w:rPr>
          <w:delText>:</w:delText>
        </w:r>
        <w:r w:rsidRPr="00821BBB" w:rsidDel="00242197">
          <w:rPr>
            <w:lang w:val="en-US"/>
            <w:rPrChange w:id="2459" w:author="Student" w:date="2024-10-04T12:00:00Z">
              <w:rPr>
                <w:lang w:val="ru-RU"/>
              </w:rPr>
            </w:rPrChange>
          </w:rPr>
          <w:delText xml:space="preserve"> </w:delText>
        </w:r>
        <w:r w:rsidDel="00242197">
          <w:rPr>
            <w:lang w:val="en-US"/>
          </w:rPr>
          <w:delText>I</w:delText>
        </w:r>
        <w:r w:rsidRPr="00821BBB" w:rsidDel="00242197">
          <w:rPr>
            <w:lang w:val="en-US"/>
            <w:rPrChange w:id="2460" w:author="Student" w:date="2024-10-04T12:00:00Z">
              <w:rPr>
                <w:lang w:val="ru-RU"/>
              </w:rPr>
            </w:rPrChange>
          </w:rPr>
          <w:delText xml:space="preserve">(01) = 196,3 </w:delText>
        </w:r>
        <w:r w:rsidDel="00242197">
          <w:rPr>
            <w:lang w:val="en-US"/>
          </w:rPr>
          <w:delText>mA</w:delText>
        </w:r>
        <w:r w:rsidRPr="00821BBB" w:rsidDel="00242197">
          <w:rPr>
            <w:lang w:val="en-US"/>
          </w:rPr>
          <w:delText>.</w:delText>
        </w:r>
      </w:del>
    </w:p>
    <w:p w14:paraId="1542A143" w14:textId="4DE66F00" w:rsidR="008E14E7" w:rsidRPr="00821BBB" w:rsidDel="00242197" w:rsidRDefault="008E14E7">
      <w:pPr>
        <w:ind w:firstLine="0"/>
        <w:rPr>
          <w:del w:id="2461" w:author="nikitadorogin@yandex.ru" w:date="2024-10-17T11:57:00Z"/>
          <w:b/>
          <w:bCs/>
          <w:lang w:val="en-US"/>
          <w:rPrChange w:id="2462" w:author="Student" w:date="2024-10-04T12:00:00Z">
            <w:rPr>
              <w:del w:id="2463" w:author="nikitadorogin@yandex.ru" w:date="2024-10-17T11:57:00Z"/>
              <w:b/>
              <w:bCs/>
              <w:lang w:val="ru-RU"/>
            </w:rPr>
          </w:rPrChange>
        </w:rPr>
      </w:pPr>
      <w:del w:id="2464" w:author="nikitadorogin@yandex.ru" w:date="2024-10-17T11:57:00Z">
        <w:r w:rsidRPr="008E14E7" w:rsidDel="00242197">
          <w:rPr>
            <w:b/>
            <w:bCs/>
            <w:lang w:val="ru-RU"/>
          </w:rPr>
          <w:delText>К</w:delText>
        </w:r>
        <w:r w:rsidRPr="008E14E7" w:rsidDel="00242197">
          <w:rPr>
            <w:b/>
            <w:bCs/>
          </w:rPr>
          <w:delText>оэффициент</w:delText>
        </w:r>
        <w:r w:rsidRPr="00821BBB" w:rsidDel="00242197">
          <w:rPr>
            <w:b/>
            <w:bCs/>
            <w:lang w:val="en-US"/>
            <w:rPrChange w:id="2465" w:author="Student" w:date="2024-10-04T12:00:00Z">
              <w:rPr>
                <w:b/>
                <w:bCs/>
              </w:rPr>
            </w:rPrChange>
          </w:rPr>
          <w:delText xml:space="preserve"> </w:delText>
        </w:r>
        <w:r w:rsidRPr="008E14E7" w:rsidDel="00242197">
          <w:rPr>
            <w:b/>
            <w:bCs/>
          </w:rPr>
          <w:delText>трансформации</w:delText>
        </w:r>
        <w:r w:rsidRPr="00821BBB" w:rsidDel="00242197">
          <w:rPr>
            <w:b/>
            <w:bCs/>
            <w:lang w:val="en-US"/>
            <w:rPrChange w:id="2466" w:author="Student" w:date="2024-10-04T12:00:00Z">
              <w:rPr>
                <w:b/>
                <w:bCs/>
                <w:lang w:val="ru-RU"/>
              </w:rPr>
            </w:rPrChange>
          </w:rPr>
          <w:delText xml:space="preserve">: </w:delText>
        </w:r>
      </w:del>
    </w:p>
    <w:p w14:paraId="729ACBCD" w14:textId="3F7A9FBE" w:rsidR="008E14E7" w:rsidRPr="00821BBB" w:rsidDel="00242197" w:rsidRDefault="008E14E7">
      <w:pPr>
        <w:ind w:firstLine="0"/>
        <w:rPr>
          <w:del w:id="2467" w:author="nikitadorogin@yandex.ru" w:date="2024-10-17T11:57:00Z"/>
          <w:lang w:val="en-US"/>
          <w:rPrChange w:id="2468" w:author="Student" w:date="2024-10-04T12:00:00Z">
            <w:rPr>
              <w:del w:id="2469" w:author="nikitadorogin@yandex.ru" w:date="2024-10-17T11:57:00Z"/>
              <w:lang w:val="ru-RU"/>
            </w:rPr>
          </w:rPrChange>
        </w:rPr>
      </w:pPr>
      <w:del w:id="2470" w:author="nikitadorogin@yandex.ru" w:date="2024-10-17T11:57:00Z">
        <w:r w:rsidRPr="008E14E7" w:rsidDel="00242197">
          <w:rPr>
            <w:lang w:val="en-US"/>
          </w:rPr>
          <w:delText>N</w:delText>
        </w:r>
        <w:r w:rsidRPr="00821BBB" w:rsidDel="00242197">
          <w:rPr>
            <w:lang w:val="en-US"/>
            <w:rPrChange w:id="2471" w:author="Student" w:date="2024-10-04T12:00:00Z">
              <w:rPr>
                <w:lang w:val="ru-RU"/>
              </w:rPr>
            </w:rPrChange>
          </w:rPr>
          <w:delText xml:space="preserve"> = </w:delText>
        </w:r>
        <w:r w:rsidRPr="008E14E7" w:rsidDel="00242197">
          <w:rPr>
            <w:lang w:val="en-US"/>
          </w:rPr>
          <w:delText>U</w:delText>
        </w:r>
        <w:r w:rsidRPr="00821BBB" w:rsidDel="00242197">
          <w:rPr>
            <w:lang w:val="en-US"/>
            <w:rPrChange w:id="2472" w:author="Student" w:date="2024-10-04T12:00:00Z">
              <w:rPr>
                <w:lang w:val="ru-RU"/>
              </w:rPr>
            </w:rPrChange>
          </w:rPr>
          <w:delText>(1)/</w:delText>
        </w:r>
        <w:r w:rsidRPr="008E14E7" w:rsidDel="00242197">
          <w:rPr>
            <w:lang w:val="en-US"/>
          </w:rPr>
          <w:delText>U</w:delText>
        </w:r>
        <w:r w:rsidRPr="00821BBB" w:rsidDel="00242197">
          <w:rPr>
            <w:lang w:val="en-US"/>
            <w:rPrChange w:id="2473" w:author="Student" w:date="2024-10-04T12:00:00Z">
              <w:rPr>
                <w:lang w:val="ru-RU"/>
              </w:rPr>
            </w:rPrChange>
          </w:rPr>
          <w:delText xml:space="preserve">(2) = 100/50,9 = 1,96 </w:delText>
        </w:r>
        <w:r w:rsidDel="00242197">
          <w:rPr>
            <w:lang w:val="en-US"/>
          </w:rPr>
          <w:delText>V</w:delText>
        </w:r>
      </w:del>
    </w:p>
    <w:p w14:paraId="3654CA66" w14:textId="6C7D77F5" w:rsidR="008E14E7" w:rsidRPr="00821BBB" w:rsidDel="00242197" w:rsidRDefault="008E14E7">
      <w:pPr>
        <w:ind w:firstLine="0"/>
        <w:rPr>
          <w:del w:id="2474" w:author="nikitadorogin@yandex.ru" w:date="2024-10-17T11:57:00Z"/>
          <w:lang w:val="en-US"/>
        </w:rPr>
      </w:pPr>
      <w:del w:id="2475" w:author="nikitadorogin@yandex.ru" w:date="2024-10-17T11:57:00Z">
        <w:r w:rsidRPr="008E14E7" w:rsidDel="00242197">
          <w:rPr>
            <w:b/>
            <w:bCs/>
            <w:lang w:val="ru-RU"/>
          </w:rPr>
          <w:delText>Заданный</w:delText>
        </w:r>
        <w:r w:rsidRPr="00821BBB" w:rsidDel="00242197">
          <w:rPr>
            <w:b/>
            <w:bCs/>
            <w:lang w:val="en-US"/>
            <w:rPrChange w:id="2476" w:author="Student" w:date="2024-10-04T12:00:00Z">
              <w:rPr>
                <w:b/>
                <w:bCs/>
                <w:lang w:val="ru-RU"/>
              </w:rPr>
            </w:rPrChange>
          </w:rPr>
          <w:delText xml:space="preserve"> </w:delText>
        </w:r>
        <w:r w:rsidRPr="008E14E7" w:rsidDel="00242197">
          <w:rPr>
            <w:b/>
            <w:bCs/>
            <w:lang w:val="ru-RU"/>
          </w:rPr>
          <w:delText>коэффициент</w:delText>
        </w:r>
        <w:r w:rsidRPr="00821BBB" w:rsidDel="00242197">
          <w:rPr>
            <w:b/>
            <w:bCs/>
            <w:lang w:val="en-US"/>
            <w:rPrChange w:id="2477" w:author="Student" w:date="2024-10-04T12:00:00Z">
              <w:rPr>
                <w:b/>
                <w:bCs/>
                <w:lang w:val="ru-RU"/>
              </w:rPr>
            </w:rPrChange>
          </w:rPr>
          <w:delText xml:space="preserve"> </w:delText>
        </w:r>
        <w:r w:rsidRPr="008E14E7" w:rsidDel="00242197">
          <w:rPr>
            <w:b/>
            <w:bCs/>
            <w:lang w:val="ru-RU"/>
          </w:rPr>
          <w:delText>трансформации</w:delText>
        </w:r>
        <w:r w:rsidRPr="00821BBB" w:rsidDel="00242197">
          <w:rPr>
            <w:b/>
            <w:bCs/>
            <w:lang w:val="en-US"/>
            <w:rPrChange w:id="2478" w:author="Student" w:date="2024-10-04T12:00:00Z">
              <w:rPr>
                <w:b/>
                <w:bCs/>
                <w:lang w:val="ru-RU"/>
              </w:rPr>
            </w:rPrChange>
          </w:rPr>
          <w:delText>:</w:delText>
        </w:r>
        <w:r w:rsidRPr="00821BBB" w:rsidDel="00242197">
          <w:rPr>
            <w:lang w:val="en-US"/>
            <w:rPrChange w:id="2479" w:author="Student" w:date="2024-10-04T12:00:00Z">
              <w:rPr>
                <w:lang w:val="ru-RU"/>
              </w:rPr>
            </w:rPrChange>
          </w:rPr>
          <w:delText xml:space="preserve"> </w:delText>
        </w:r>
        <w:r w:rsidDel="00242197">
          <w:rPr>
            <w:lang w:val="en-US"/>
          </w:rPr>
          <w:delText>N</w:delText>
        </w:r>
        <w:r w:rsidRPr="00821BBB" w:rsidDel="00242197">
          <w:rPr>
            <w:lang w:val="en-US"/>
            <w:rPrChange w:id="2480" w:author="Student" w:date="2024-10-04T12:00:00Z">
              <w:rPr>
                <w:lang w:val="ru-RU"/>
              </w:rPr>
            </w:rPrChange>
          </w:rPr>
          <w:delText xml:space="preserve"> = 2 </w:delText>
        </w:r>
        <w:r w:rsidDel="00242197">
          <w:rPr>
            <w:lang w:val="en-US"/>
          </w:rPr>
          <w:delText>V</w:delText>
        </w:r>
      </w:del>
    </w:p>
    <w:p w14:paraId="5D366296" w14:textId="1650466B" w:rsidR="008E14E7" w:rsidRPr="00821BBB" w:rsidDel="00242197" w:rsidRDefault="008E14E7">
      <w:pPr>
        <w:ind w:firstLine="0"/>
        <w:rPr>
          <w:del w:id="2481" w:author="nikitadorogin@yandex.ru" w:date="2024-10-17T11:57:00Z"/>
          <w:b/>
          <w:bCs/>
          <w:lang w:val="en-US"/>
          <w:rPrChange w:id="2482" w:author="Student" w:date="2024-10-04T12:00:00Z">
            <w:rPr>
              <w:del w:id="2483" w:author="nikitadorogin@yandex.ru" w:date="2024-10-17T11:57:00Z"/>
              <w:b/>
              <w:bCs/>
              <w:lang w:val="ru-RU"/>
            </w:rPr>
          </w:rPrChange>
        </w:rPr>
      </w:pPr>
      <w:del w:id="2484" w:author="nikitadorogin@yandex.ru" w:date="2024-10-17T11:57:00Z">
        <w:r w:rsidRPr="008E14E7" w:rsidDel="00242197">
          <w:rPr>
            <w:b/>
            <w:bCs/>
            <w:lang w:val="ru-RU"/>
          </w:rPr>
          <w:delText>П</w:delText>
        </w:r>
        <w:r w:rsidRPr="008E14E7" w:rsidDel="00242197">
          <w:rPr>
            <w:b/>
            <w:bCs/>
          </w:rPr>
          <w:delText>отери</w:delText>
        </w:r>
        <w:r w:rsidRPr="00821BBB" w:rsidDel="00242197">
          <w:rPr>
            <w:b/>
            <w:bCs/>
            <w:lang w:val="en-US"/>
            <w:rPrChange w:id="2485" w:author="Student" w:date="2024-10-04T12:00:00Z">
              <w:rPr>
                <w:b/>
                <w:bCs/>
              </w:rPr>
            </w:rPrChange>
          </w:rPr>
          <w:delText xml:space="preserve"> </w:delText>
        </w:r>
        <w:r w:rsidRPr="008E14E7" w:rsidDel="00242197">
          <w:rPr>
            <w:b/>
            <w:bCs/>
          </w:rPr>
          <w:delText>в</w:delText>
        </w:r>
        <w:r w:rsidRPr="00821BBB" w:rsidDel="00242197">
          <w:rPr>
            <w:b/>
            <w:bCs/>
            <w:lang w:val="en-US"/>
            <w:rPrChange w:id="2486" w:author="Student" w:date="2024-10-04T12:00:00Z">
              <w:rPr>
                <w:b/>
                <w:bCs/>
              </w:rPr>
            </w:rPrChange>
          </w:rPr>
          <w:delText xml:space="preserve"> </w:delText>
        </w:r>
        <w:r w:rsidRPr="008E14E7" w:rsidDel="00242197">
          <w:rPr>
            <w:b/>
            <w:bCs/>
          </w:rPr>
          <w:delText>магнитопроводе</w:delText>
        </w:r>
        <w:r w:rsidRPr="00821BBB" w:rsidDel="00242197">
          <w:rPr>
            <w:b/>
            <w:bCs/>
            <w:lang w:val="en-US"/>
            <w:rPrChange w:id="2487" w:author="Student" w:date="2024-10-04T12:00:00Z">
              <w:rPr>
                <w:b/>
                <w:bCs/>
                <w:lang w:val="ru-RU"/>
              </w:rPr>
            </w:rPrChange>
          </w:rPr>
          <w:delText xml:space="preserve">: </w:delText>
        </w:r>
      </w:del>
    </w:p>
    <w:p w14:paraId="0C28E4C3" w14:textId="50D64DA1" w:rsidR="003778B7" w:rsidRPr="00821BBB" w:rsidDel="00242197" w:rsidRDefault="003778B7">
      <w:pPr>
        <w:ind w:firstLine="0"/>
        <w:rPr>
          <w:del w:id="2488" w:author="nikitadorogin@yandex.ru" w:date="2024-10-17T11:57:00Z"/>
          <w:lang w:val="en-US"/>
          <w:rPrChange w:id="2489" w:author="Student" w:date="2024-10-04T12:00:00Z">
            <w:rPr>
              <w:del w:id="2490" w:author="nikitadorogin@yandex.ru" w:date="2024-10-17T11:57:00Z"/>
              <w:lang w:val="ru-RU"/>
            </w:rPr>
          </w:rPrChange>
        </w:rPr>
      </w:pPr>
      <w:del w:id="2491" w:author="nikitadorogin@yandex.ru" w:date="2024-10-17T11:57:00Z">
        <w:r w:rsidRPr="00B933F4" w:rsidDel="00242197">
          <w:rPr>
            <w:position w:val="-12"/>
          </w:rPr>
          <w:object w:dxaOrig="2520" w:dyaOrig="360" w14:anchorId="17DCCEDB">
            <v:shape id="_x0000_i1027" type="#_x0000_t75" style="width:186pt;height:27.6pt" o:ole="" fillcolor="window">
              <v:imagedata r:id="rId33" o:title=""/>
            </v:shape>
            <o:OLEObject Type="Embed" ProgID="Equation.DSMT4" ShapeID="_x0000_i1027" DrawAspect="Content" ObjectID="_1791202527" r:id="rId34"/>
          </w:object>
        </w:r>
        <w:r w:rsidRPr="00821BBB" w:rsidDel="00242197">
          <w:rPr>
            <w:lang w:val="en-US"/>
            <w:rPrChange w:id="2492" w:author="Student" w:date="2024-10-04T12:00:00Z">
              <w:rPr>
                <w:lang w:val="ru-RU"/>
              </w:rPr>
            </w:rPrChange>
          </w:rPr>
          <w:delText xml:space="preserve"> </w:delText>
        </w:r>
      </w:del>
    </w:p>
    <w:p w14:paraId="70366002" w14:textId="0FAB2320" w:rsidR="003778B7" w:rsidRPr="00821BBB" w:rsidDel="00242197" w:rsidRDefault="003778B7">
      <w:pPr>
        <w:ind w:firstLine="0"/>
        <w:rPr>
          <w:del w:id="2493" w:author="nikitadorogin@yandex.ru" w:date="2024-10-17T11:57:00Z"/>
          <w:lang w:val="en-US"/>
          <w:rPrChange w:id="2494" w:author="Student" w:date="2024-10-04T12:00:00Z">
            <w:rPr>
              <w:del w:id="2495" w:author="nikitadorogin@yandex.ru" w:date="2024-10-17T11:57:00Z"/>
              <w:lang w:val="ru-RU"/>
            </w:rPr>
          </w:rPrChange>
        </w:rPr>
      </w:pPr>
      <w:del w:id="2496" w:author="nikitadorogin@yandex.ru" w:date="2024-10-17T11:57:00Z">
        <w:r w:rsidDel="00242197">
          <w:rPr>
            <w:lang w:val="ru-RU"/>
          </w:rPr>
          <w:delText>Р</w:delText>
        </w:r>
        <w:r w:rsidRPr="00821BBB" w:rsidDel="00242197">
          <w:rPr>
            <w:lang w:val="en-US"/>
            <w:rPrChange w:id="2497" w:author="Student" w:date="2024-10-04T12:00:00Z">
              <w:rPr>
                <w:lang w:val="ru-RU"/>
              </w:rPr>
            </w:rPrChange>
          </w:rPr>
          <w:delText>(</w:delText>
        </w:r>
        <w:r w:rsidDel="00242197">
          <w:rPr>
            <w:lang w:val="ru-RU"/>
          </w:rPr>
          <w:delText>маг</w:delText>
        </w:r>
        <w:r w:rsidRPr="00821BBB" w:rsidDel="00242197">
          <w:rPr>
            <w:lang w:val="en-US"/>
            <w:rPrChange w:id="2498" w:author="Student" w:date="2024-10-04T12:00:00Z">
              <w:rPr>
                <w:lang w:val="ru-RU"/>
              </w:rPr>
            </w:rPrChange>
          </w:rPr>
          <w:delText xml:space="preserve">) = </w:delText>
        </w:r>
        <w:r w:rsidDel="00242197">
          <w:rPr>
            <w:lang w:val="ru-RU"/>
          </w:rPr>
          <w:delText>Р</w:delText>
        </w:r>
        <w:r w:rsidRPr="00821BBB" w:rsidDel="00242197">
          <w:rPr>
            <w:lang w:val="en-US"/>
            <w:rPrChange w:id="2499" w:author="Student" w:date="2024-10-04T12:00:00Z">
              <w:rPr>
                <w:lang w:val="ru-RU"/>
              </w:rPr>
            </w:rPrChange>
          </w:rPr>
          <w:delText xml:space="preserve">(01) = 100 * 0,1963 * </w:delText>
        </w:r>
      </w:del>
      <w:ins w:id="2500" w:author="Lexer" w:date="2024-09-28T14:18:00Z">
        <w:del w:id="2501" w:author="nikitadorogin@yandex.ru" w:date="2024-10-17T11:57:00Z">
          <w:r w:rsidR="004B709B" w:rsidRPr="00821BBB" w:rsidDel="00242197">
            <w:rPr>
              <w:lang w:val="en-US"/>
            </w:rPr>
            <w:delText>0</w:delText>
          </w:r>
        </w:del>
      </w:ins>
      <w:ins w:id="2502" w:author="Lexer" w:date="2024-09-28T14:22:00Z">
        <w:del w:id="2503" w:author="nikitadorogin@yandex.ru" w:date="2024-10-17T11:57:00Z">
          <w:r w:rsidR="00E47E68" w:rsidRPr="00821BBB" w:rsidDel="00242197">
            <w:rPr>
              <w:lang w:val="en-US"/>
            </w:rPr>
            <w:delText>3769</w:delText>
          </w:r>
        </w:del>
      </w:ins>
      <w:del w:id="2504" w:author="nikitadorogin@yandex.ru" w:date="2024-10-17T11:57:00Z">
        <w:r w:rsidR="00B07702" w:rsidRPr="00821BBB" w:rsidDel="00242197">
          <w:rPr>
            <w:lang w:val="en-US"/>
            <w:rPrChange w:id="2505" w:author="Student" w:date="2024-10-04T12:00:00Z">
              <w:rPr>
                <w:lang w:val="ru-RU"/>
              </w:rPr>
            </w:rPrChange>
          </w:rPr>
          <w:delText xml:space="preserve">-0,5 = </w:delText>
        </w:r>
      </w:del>
      <w:ins w:id="2506" w:author="Lexer" w:date="2024-09-28T14:22:00Z">
        <w:del w:id="2507" w:author="nikitadorogin@yandex.ru" w:date="2024-10-17T11:57:00Z">
          <w:r w:rsidR="00E47E68" w:rsidRPr="00821BBB" w:rsidDel="00242197">
            <w:rPr>
              <w:lang w:val="en-US"/>
            </w:rPr>
            <w:delText>0,74</w:delText>
          </w:r>
        </w:del>
      </w:ins>
      <w:del w:id="2508" w:author="nikitadorogin@yandex.ru" w:date="2024-10-17T11:57:00Z">
        <w:r w:rsidR="00B07702" w:rsidRPr="00821BBB" w:rsidDel="00242197">
          <w:rPr>
            <w:lang w:val="en-US"/>
            <w:rPrChange w:id="2509" w:author="Student" w:date="2024-10-04T12:00:00Z">
              <w:rPr>
                <w:lang w:val="ru-RU"/>
              </w:rPr>
            </w:rPrChange>
          </w:rPr>
          <w:delText xml:space="preserve">-9,815 </w:delText>
        </w:r>
        <w:r w:rsidR="00B07702" w:rsidDel="00242197">
          <w:rPr>
            <w:lang w:val="ru-RU"/>
          </w:rPr>
          <w:delText>Вт</w:delText>
        </w:r>
      </w:del>
    </w:p>
    <w:p w14:paraId="0E6DE0D1" w14:textId="2B46A36F" w:rsidR="003778B7" w:rsidRPr="00821BBB" w:rsidDel="00242197" w:rsidRDefault="003778B7">
      <w:pPr>
        <w:ind w:firstLine="0"/>
        <w:rPr>
          <w:del w:id="2510" w:author="nikitadorogin@yandex.ru" w:date="2024-10-17T11:57:00Z"/>
          <w:b/>
          <w:bCs/>
          <w:lang w:val="en-US"/>
          <w:rPrChange w:id="2511" w:author="Student" w:date="2024-10-04T12:00:00Z">
            <w:rPr>
              <w:del w:id="2512" w:author="nikitadorogin@yandex.ru" w:date="2024-10-17T11:57:00Z"/>
              <w:b/>
              <w:bCs/>
              <w:lang w:val="ru-RU"/>
            </w:rPr>
          </w:rPrChange>
        </w:rPr>
      </w:pPr>
      <w:del w:id="2513" w:author="nikitadorogin@yandex.ru" w:date="2024-10-17T11:57:00Z">
        <w:r w:rsidRPr="003778B7" w:rsidDel="00242197">
          <w:rPr>
            <w:b/>
            <w:bCs/>
          </w:rPr>
          <w:delText>интервал</w:delText>
        </w:r>
        <w:r w:rsidRPr="00821BBB" w:rsidDel="00242197">
          <w:rPr>
            <w:b/>
            <w:bCs/>
            <w:lang w:val="en-US"/>
            <w:rPrChange w:id="2514" w:author="Student" w:date="2024-10-04T12:00:00Z">
              <w:rPr>
                <w:b/>
                <w:bCs/>
              </w:rPr>
            </w:rPrChange>
          </w:rPr>
          <w:delText xml:space="preserve"> </w:delText>
        </w:r>
        <w:r w:rsidRPr="003778B7" w:rsidDel="00242197">
          <w:rPr>
            <w:b/>
            <w:bCs/>
          </w:rPr>
          <w:delText>времени</w:delText>
        </w:r>
        <w:r w:rsidRPr="00821BBB" w:rsidDel="00242197">
          <w:rPr>
            <w:b/>
            <w:bCs/>
            <w:lang w:val="en-US"/>
            <w:rPrChange w:id="2515" w:author="Student" w:date="2024-10-04T12:00:00Z">
              <w:rPr>
                <w:b/>
                <w:bCs/>
              </w:rPr>
            </w:rPrChange>
          </w:rPr>
          <w:delText xml:space="preserve">  </w:delText>
        </w:r>
        <w:r w:rsidRPr="003778B7" w:rsidDel="00242197">
          <w:rPr>
            <w:b/>
            <w:bCs/>
            <w:lang w:val="en-US"/>
          </w:rPr>
          <w:delText>T</w:delText>
        </w:r>
        <w:r w:rsidRPr="00821BBB" w:rsidDel="00242197">
          <w:rPr>
            <w:b/>
            <w:bCs/>
            <w:lang w:val="en-US"/>
            <w:rPrChange w:id="2516" w:author="Student" w:date="2024-10-04T12:00:00Z">
              <w:rPr>
                <w:b/>
                <w:bCs/>
              </w:rPr>
            </w:rPrChange>
          </w:rPr>
          <w:delText xml:space="preserve">2 – </w:delText>
        </w:r>
        <w:r w:rsidRPr="003778B7" w:rsidDel="00242197">
          <w:rPr>
            <w:b/>
            <w:bCs/>
            <w:lang w:val="en-US"/>
          </w:rPr>
          <w:delText>T</w:delText>
        </w:r>
        <w:r w:rsidRPr="00821BBB" w:rsidDel="00242197">
          <w:rPr>
            <w:b/>
            <w:bCs/>
            <w:lang w:val="en-US"/>
            <w:rPrChange w:id="2517" w:author="Student" w:date="2024-10-04T12:00:00Z">
              <w:rPr>
                <w:b/>
                <w:bCs/>
              </w:rPr>
            </w:rPrChange>
          </w:rPr>
          <w:delText>1</w:delText>
        </w:r>
        <w:r w:rsidRPr="00821BBB" w:rsidDel="00242197">
          <w:rPr>
            <w:b/>
            <w:bCs/>
            <w:lang w:val="en-US"/>
            <w:rPrChange w:id="2518" w:author="Student" w:date="2024-10-04T12:00:00Z">
              <w:rPr>
                <w:b/>
                <w:bCs/>
                <w:lang w:val="ru-RU"/>
              </w:rPr>
            </w:rPrChange>
          </w:rPr>
          <w:delText>:</w:delText>
        </w:r>
        <w:r w:rsidRPr="00821BBB" w:rsidDel="00242197">
          <w:rPr>
            <w:lang w:val="en-US"/>
            <w:rPrChange w:id="2519" w:author="Student" w:date="2024-10-04T12:00:00Z">
              <w:rPr>
                <w:lang w:val="ru-RU"/>
              </w:rPr>
            </w:rPrChange>
          </w:rPr>
          <w:delText xml:space="preserve"> </w:delText>
        </w:r>
        <w:r w:rsidR="001C1DE0" w:rsidRPr="00821BBB" w:rsidDel="00242197">
          <w:rPr>
            <w:lang w:val="en-US"/>
            <w:rPrChange w:id="2520" w:author="Student" w:date="2024-10-04T12:00:00Z">
              <w:rPr>
                <w:lang w:val="ru-RU"/>
              </w:rPr>
            </w:rPrChange>
          </w:rPr>
          <w:delText>3,</w:delText>
        </w:r>
      </w:del>
      <w:ins w:id="2521" w:author="Lexer" w:date="2024-09-28T14:18:00Z">
        <w:del w:id="2522" w:author="nikitadorogin@yandex.ru" w:date="2024-10-17T11:57:00Z">
          <w:r w:rsidR="004B709B" w:rsidRPr="00821BBB" w:rsidDel="00242197">
            <w:rPr>
              <w:lang w:val="en-US"/>
            </w:rPr>
            <w:delText>0</w:delText>
          </w:r>
        </w:del>
      </w:ins>
      <w:ins w:id="2523" w:author="Lexer" w:date="2024-09-28T14:20:00Z">
        <w:del w:id="2524" w:author="nikitadorogin@yandex.ru" w:date="2024-10-17T11:57:00Z">
          <w:r w:rsidR="00E47E68" w:rsidRPr="00821BBB" w:rsidDel="00242197">
            <w:rPr>
              <w:lang w:val="en-US"/>
            </w:rPr>
            <w:delText>5</w:delText>
          </w:r>
        </w:del>
      </w:ins>
      <w:del w:id="2525" w:author="nikitadorogin@yandex.ru" w:date="2024-10-17T11:57:00Z">
        <w:r w:rsidR="001C1DE0" w:rsidRPr="00821BBB" w:rsidDel="00242197">
          <w:rPr>
            <w:lang w:val="en-US"/>
            <w:rPrChange w:id="2526" w:author="Student" w:date="2024-10-04T12:00:00Z">
              <w:rPr>
                <w:lang w:val="ru-RU"/>
              </w:rPr>
            </w:rPrChange>
          </w:rPr>
          <w:delText xml:space="preserve">1 </w:delText>
        </w:r>
      </w:del>
      <w:ins w:id="2527" w:author="Lexer" w:date="2024-09-28T12:33:00Z">
        <w:del w:id="2528" w:author="nikitadorogin@yandex.ru" w:date="2024-10-17T11:57:00Z">
          <w:r w:rsidR="009D63A3" w:rsidDel="00242197">
            <w:rPr>
              <w:lang w:val="ru-RU"/>
            </w:rPr>
            <w:delText>м</w:delText>
          </w:r>
        </w:del>
      </w:ins>
      <w:del w:id="2529" w:author="nikitadorogin@yandex.ru" w:date="2024-10-17T11:57:00Z">
        <w:r w:rsidDel="00242197">
          <w:rPr>
            <w:lang w:val="ru-RU"/>
          </w:rPr>
          <w:delText>с</w:delText>
        </w:r>
      </w:del>
    </w:p>
    <w:p w14:paraId="0B9D3F19" w14:textId="5689E3FE" w:rsidR="008E14E7" w:rsidRPr="00821BBB" w:rsidDel="00242197" w:rsidRDefault="00B07702">
      <w:pPr>
        <w:ind w:firstLine="0"/>
        <w:rPr>
          <w:del w:id="2530" w:author="nikitadorogin@yandex.ru" w:date="2024-10-17T11:57:00Z"/>
          <w:lang w:val="en-US"/>
          <w:rPrChange w:id="2531" w:author="Student" w:date="2024-10-04T12:00:00Z">
            <w:rPr>
              <w:del w:id="2532" w:author="nikitadorogin@yandex.ru" w:date="2024-10-17T11:57:00Z"/>
              <w:lang w:val="ru-RU"/>
            </w:rPr>
          </w:rPrChange>
        </w:rPr>
      </w:pPr>
      <w:del w:id="2533" w:author="nikitadorogin@yandex.ru" w:date="2024-10-17T11:57:00Z">
        <w:r w:rsidRPr="00B07702" w:rsidDel="00242197">
          <w:rPr>
            <w:b/>
            <w:bCs/>
            <w:lang w:val="ru-RU"/>
          </w:rPr>
          <w:delText>период</w:delText>
        </w:r>
        <w:r w:rsidRPr="00821BBB" w:rsidDel="00242197">
          <w:rPr>
            <w:b/>
            <w:bCs/>
            <w:lang w:val="en-US"/>
            <w:rPrChange w:id="2534" w:author="Student" w:date="2024-10-04T12:00:00Z">
              <w:rPr>
                <w:b/>
                <w:bCs/>
                <w:lang w:val="ru-RU"/>
              </w:rPr>
            </w:rPrChange>
          </w:rPr>
          <w:delText xml:space="preserve"> </w:delText>
        </w:r>
        <w:r w:rsidRPr="00B07702" w:rsidDel="00242197">
          <w:rPr>
            <w:b/>
            <w:bCs/>
            <w:lang w:val="ru-RU"/>
          </w:rPr>
          <w:delText>Т</w:delText>
        </w:r>
        <w:r w:rsidRPr="00821BBB" w:rsidDel="00242197">
          <w:rPr>
            <w:b/>
            <w:bCs/>
            <w:lang w:val="en-US"/>
            <w:rPrChange w:id="2535" w:author="Student" w:date="2024-10-04T12:00:00Z">
              <w:rPr>
                <w:b/>
                <w:bCs/>
                <w:lang w:val="ru-RU"/>
              </w:rPr>
            </w:rPrChange>
          </w:rPr>
          <w:delText>:</w:delText>
        </w:r>
        <w:r w:rsidRPr="00821BBB" w:rsidDel="00242197">
          <w:rPr>
            <w:lang w:val="en-US"/>
            <w:rPrChange w:id="2536" w:author="Student" w:date="2024-10-04T12:00:00Z">
              <w:rPr>
                <w:lang w:val="ru-RU"/>
              </w:rPr>
            </w:rPrChange>
          </w:rPr>
          <w:delText xml:space="preserve"> </w:delText>
        </w:r>
        <w:r w:rsidR="003778B7" w:rsidDel="00242197">
          <w:rPr>
            <w:lang w:val="ru-RU"/>
          </w:rPr>
          <w:delText>Т</w:delText>
        </w:r>
        <w:r w:rsidR="003778B7" w:rsidRPr="00821BBB" w:rsidDel="00242197">
          <w:rPr>
            <w:lang w:val="en-US"/>
            <w:rPrChange w:id="2537" w:author="Student" w:date="2024-10-04T12:00:00Z">
              <w:rPr>
                <w:lang w:val="ru-RU"/>
              </w:rPr>
            </w:rPrChange>
          </w:rPr>
          <w:delText xml:space="preserve"> = </w:delText>
        </w:r>
        <w:r w:rsidRPr="00821BBB" w:rsidDel="00242197">
          <w:rPr>
            <w:lang w:val="en-US"/>
            <w:rPrChange w:id="2538" w:author="Student" w:date="2024-10-04T12:00:00Z">
              <w:rPr>
                <w:lang w:val="ru-RU"/>
              </w:rPr>
            </w:rPrChange>
          </w:rPr>
          <w:delText>12,</w:delText>
        </w:r>
        <w:r w:rsidR="001C1DE0" w:rsidRPr="00821BBB" w:rsidDel="00242197">
          <w:rPr>
            <w:lang w:val="en-US"/>
          </w:rPr>
          <w:delText>5</w:delText>
        </w:r>
        <w:r w:rsidRPr="00821BBB" w:rsidDel="00242197">
          <w:rPr>
            <w:lang w:val="en-US"/>
            <w:rPrChange w:id="2539" w:author="Student" w:date="2024-10-04T12:00:00Z">
              <w:rPr>
                <w:lang w:val="ru-RU"/>
              </w:rPr>
            </w:rPrChange>
          </w:rPr>
          <w:delText xml:space="preserve"> </w:delText>
        </w:r>
        <w:r w:rsidDel="00242197">
          <w:rPr>
            <w:lang w:val="ru-RU"/>
          </w:rPr>
          <w:delText>мс</w:delText>
        </w:r>
        <w:r w:rsidRPr="00821BBB" w:rsidDel="00242197">
          <w:rPr>
            <w:lang w:val="en-US"/>
            <w:rPrChange w:id="2540" w:author="Student" w:date="2024-10-04T12:00:00Z">
              <w:rPr>
                <w:lang w:val="ru-RU"/>
              </w:rPr>
            </w:rPrChange>
          </w:rPr>
          <w:delText xml:space="preserve"> = 0,0125 </w:delText>
        </w:r>
        <w:r w:rsidDel="00242197">
          <w:rPr>
            <w:lang w:val="ru-RU"/>
          </w:rPr>
          <w:delText>с</w:delText>
        </w:r>
      </w:del>
    </w:p>
    <w:p w14:paraId="64CF4DAA" w14:textId="0AD16288" w:rsidR="00B07702" w:rsidRPr="00821BBB" w:rsidDel="00242197" w:rsidRDefault="00B07702">
      <w:pPr>
        <w:ind w:firstLine="0"/>
        <w:rPr>
          <w:del w:id="2541" w:author="nikitadorogin@yandex.ru" w:date="2024-10-17T11:57:00Z"/>
          <w:b/>
          <w:bCs/>
          <w:lang w:val="en-US"/>
          <w:rPrChange w:id="2542" w:author="Student" w:date="2024-10-04T12:00:00Z">
            <w:rPr>
              <w:del w:id="2543" w:author="nikitadorogin@yandex.ru" w:date="2024-10-17T11:57:00Z"/>
              <w:b/>
              <w:bCs/>
              <w:lang w:val="ru-RU"/>
            </w:rPr>
          </w:rPrChange>
        </w:rPr>
      </w:pPr>
      <w:del w:id="2544" w:author="nikitadorogin@yandex.ru" w:date="2024-10-17T11:57:00Z">
        <w:r w:rsidRPr="00B07702" w:rsidDel="00242197">
          <w:rPr>
            <w:b/>
            <w:bCs/>
          </w:rPr>
          <w:delText>Угол</w:delText>
        </w:r>
        <w:r w:rsidRPr="00821BBB" w:rsidDel="00242197">
          <w:rPr>
            <w:b/>
            <w:bCs/>
            <w:lang w:val="en-US"/>
            <w:rPrChange w:id="2545" w:author="Student" w:date="2024-10-04T12:00:00Z">
              <w:rPr>
                <w:b/>
                <w:bCs/>
              </w:rPr>
            </w:rPrChange>
          </w:rPr>
          <w:delText xml:space="preserve"> </w:delText>
        </w:r>
        <w:r w:rsidRPr="00B07702" w:rsidDel="00242197">
          <w:rPr>
            <w:b/>
            <w:bCs/>
          </w:rPr>
          <w:delText>фазового</w:delText>
        </w:r>
        <w:r w:rsidRPr="00821BBB" w:rsidDel="00242197">
          <w:rPr>
            <w:b/>
            <w:bCs/>
            <w:lang w:val="en-US"/>
            <w:rPrChange w:id="2546" w:author="Student" w:date="2024-10-04T12:00:00Z">
              <w:rPr>
                <w:b/>
                <w:bCs/>
              </w:rPr>
            </w:rPrChange>
          </w:rPr>
          <w:delText xml:space="preserve"> </w:delText>
        </w:r>
        <w:r w:rsidRPr="00B07702" w:rsidDel="00242197">
          <w:rPr>
            <w:b/>
            <w:bCs/>
          </w:rPr>
          <w:delText>сдвига</w:delText>
        </w:r>
        <w:r w:rsidRPr="00821BBB" w:rsidDel="00242197">
          <w:rPr>
            <w:b/>
            <w:bCs/>
            <w:lang w:val="en-US"/>
            <w:rPrChange w:id="2547" w:author="Student" w:date="2024-10-04T12:00:00Z">
              <w:rPr>
                <w:b/>
                <w:bCs/>
                <w:lang w:val="ru-RU"/>
              </w:rPr>
            </w:rPrChange>
          </w:rPr>
          <w:delText xml:space="preserve">:  </w:delText>
        </w:r>
      </w:del>
    </w:p>
    <w:p w14:paraId="5AA4C86B" w14:textId="65C8E95B" w:rsidR="0053381D" w:rsidRPr="00821BBB" w:rsidDel="00242197" w:rsidRDefault="00B07702">
      <w:pPr>
        <w:ind w:firstLine="0"/>
        <w:rPr>
          <w:del w:id="2548" w:author="nikitadorogin@yandex.ru" w:date="2024-10-17T11:57:00Z"/>
          <w:szCs w:val="20"/>
          <w:lang w:val="en-US"/>
          <w:rPrChange w:id="2549" w:author="Student" w:date="2024-10-04T12:00:00Z">
            <w:rPr>
              <w:del w:id="2550" w:author="nikitadorogin@yandex.ru" w:date="2024-10-17T11:57:00Z"/>
              <w:szCs w:val="20"/>
              <w:lang w:val="ru-RU"/>
            </w:rPr>
          </w:rPrChange>
        </w:rPr>
      </w:pPr>
      <w:del w:id="2551" w:author="nikitadorogin@yandex.ru" w:date="2024-10-17T11:57:00Z">
        <w:r w:rsidRPr="00B07702" w:rsidDel="00242197">
          <w:rPr>
            <w:position w:val="-30"/>
            <w:szCs w:val="20"/>
            <w:lang w:val="ru-RU"/>
          </w:rPr>
          <w:object w:dxaOrig="2980" w:dyaOrig="840" w14:anchorId="38E4CB0F">
            <v:shape id="_x0000_i1028" type="#_x0000_t75" style="width:100.2pt;height:28.8pt" o:ole="">
              <v:imagedata r:id="rId35" o:title=""/>
            </v:shape>
            <o:OLEObject Type="Embed" ProgID="Equation.DSMT4" ShapeID="_x0000_i1028" DrawAspect="Content" ObjectID="_1791202528" r:id="rId36"/>
          </w:object>
        </w:r>
      </w:del>
    </w:p>
    <w:p w14:paraId="4F404CC5" w14:textId="053D97F2" w:rsidR="00B07702" w:rsidRPr="00821BBB" w:rsidDel="00242197" w:rsidRDefault="00B07702">
      <w:pPr>
        <w:ind w:firstLine="0"/>
        <w:rPr>
          <w:del w:id="2552" w:author="nikitadorogin@yandex.ru" w:date="2024-10-17T11:57:00Z"/>
          <w:szCs w:val="20"/>
          <w:lang w:val="en-US"/>
        </w:rPr>
      </w:pPr>
      <w:del w:id="2553" w:author="nikitadorogin@yandex.ru" w:date="2024-10-17T11:57:00Z">
        <w:r w:rsidDel="00242197">
          <w:rPr>
            <w:szCs w:val="20"/>
            <w:lang w:val="ru-RU"/>
          </w:rPr>
          <w:delText>Фи</w:delText>
        </w:r>
        <w:r w:rsidRPr="00821BBB" w:rsidDel="00242197">
          <w:rPr>
            <w:szCs w:val="20"/>
            <w:lang w:val="en-US"/>
            <w:rPrChange w:id="2554" w:author="Student" w:date="2024-10-04T12:00:00Z">
              <w:rPr>
                <w:szCs w:val="20"/>
                <w:lang w:val="ru-RU"/>
              </w:rPr>
            </w:rPrChange>
          </w:rPr>
          <w:delText>(1) = (360/12</w:delText>
        </w:r>
        <w:r w:rsidR="001C1DE0" w:rsidRPr="00821BBB" w:rsidDel="00242197">
          <w:rPr>
            <w:szCs w:val="20"/>
            <w:lang w:val="en-US"/>
          </w:rPr>
          <w:delText>,</w:delText>
        </w:r>
        <w:r w:rsidRPr="00821BBB" w:rsidDel="00242197">
          <w:rPr>
            <w:szCs w:val="20"/>
            <w:lang w:val="en-US"/>
            <w:rPrChange w:id="2555" w:author="Student" w:date="2024-10-04T12:00:00Z">
              <w:rPr>
                <w:szCs w:val="20"/>
                <w:lang w:val="ru-RU"/>
              </w:rPr>
            </w:rPrChange>
          </w:rPr>
          <w:delText>5)*</w:delText>
        </w:r>
        <w:r w:rsidR="001C1DE0" w:rsidRPr="00821BBB" w:rsidDel="00242197">
          <w:rPr>
            <w:szCs w:val="20"/>
            <w:lang w:val="en-US"/>
          </w:rPr>
          <w:delText>3,</w:delText>
        </w:r>
      </w:del>
      <w:ins w:id="2556" w:author="Lexer" w:date="2024-09-28T14:17:00Z">
        <w:del w:id="2557" w:author="nikitadorogin@yandex.ru" w:date="2024-10-17T11:57:00Z">
          <w:r w:rsidR="004B709B" w:rsidRPr="00821BBB" w:rsidDel="00242197">
            <w:rPr>
              <w:szCs w:val="20"/>
              <w:lang w:val="en-US"/>
            </w:rPr>
            <w:delText>0</w:delText>
          </w:r>
        </w:del>
      </w:ins>
      <w:ins w:id="2558" w:author="Lexer" w:date="2024-09-28T14:20:00Z">
        <w:del w:id="2559" w:author="nikitadorogin@yandex.ru" w:date="2024-10-17T11:57:00Z">
          <w:r w:rsidR="00E47E68" w:rsidRPr="00821BBB" w:rsidDel="00242197">
            <w:rPr>
              <w:szCs w:val="20"/>
              <w:lang w:val="en-US"/>
            </w:rPr>
            <w:delText>5</w:delText>
          </w:r>
        </w:del>
      </w:ins>
      <w:del w:id="2560" w:author="nikitadorogin@yandex.ru" w:date="2024-10-17T11:57:00Z">
        <w:r w:rsidR="001C1DE0" w:rsidRPr="00821BBB" w:rsidDel="00242197">
          <w:rPr>
            <w:szCs w:val="20"/>
            <w:lang w:val="en-US"/>
          </w:rPr>
          <w:delText>1</w:delText>
        </w:r>
        <w:r w:rsidRPr="00821BBB" w:rsidDel="00242197">
          <w:rPr>
            <w:szCs w:val="20"/>
            <w:lang w:val="en-US"/>
            <w:rPrChange w:id="2561" w:author="Student" w:date="2024-10-04T12:00:00Z">
              <w:rPr>
                <w:szCs w:val="20"/>
                <w:lang w:val="ru-RU"/>
              </w:rPr>
            </w:rPrChange>
          </w:rPr>
          <w:delText xml:space="preserve"> = </w:delText>
        </w:r>
      </w:del>
      <w:ins w:id="2562" w:author="Lexer" w:date="2024-09-28T14:20:00Z">
        <w:del w:id="2563" w:author="nikitadorogin@yandex.ru" w:date="2024-10-17T11:57:00Z">
          <w:r w:rsidR="00E47E68" w:rsidRPr="00821BBB" w:rsidDel="00242197">
            <w:rPr>
              <w:szCs w:val="20"/>
              <w:lang w:val="en-US"/>
            </w:rPr>
            <w:delText>87,8</w:delText>
          </w:r>
        </w:del>
      </w:ins>
      <w:ins w:id="2564" w:author="Lexer" w:date="2024-09-28T14:21:00Z">
        <w:del w:id="2565" w:author="nikitadorogin@yandex.ru" w:date="2024-10-17T11:57:00Z">
          <w:r w:rsidR="00E47E68" w:rsidRPr="00821BBB" w:rsidDel="00242197">
            <w:rPr>
              <w:szCs w:val="20"/>
              <w:lang w:val="en-US"/>
            </w:rPr>
            <w:delText>4</w:delText>
          </w:r>
        </w:del>
      </w:ins>
      <w:del w:id="2566" w:author="nikitadorogin@yandex.ru" w:date="2024-10-17T11:57:00Z">
        <w:r w:rsidR="001C1DE0" w:rsidRPr="00821BBB" w:rsidDel="00242197">
          <w:rPr>
            <w:szCs w:val="20"/>
            <w:lang w:val="en-US"/>
          </w:rPr>
          <w:delText>89,28</w:delText>
        </w:r>
      </w:del>
    </w:p>
    <w:p w14:paraId="6827321C" w14:textId="0D3BF47D" w:rsidR="00B07702" w:rsidRPr="00821BBB" w:rsidDel="00242197" w:rsidRDefault="00B07702">
      <w:pPr>
        <w:ind w:firstLine="0"/>
        <w:rPr>
          <w:del w:id="2567" w:author="nikitadorogin@yandex.ru" w:date="2024-10-17T11:57:00Z"/>
          <w:lang w:val="en-US"/>
          <w:rPrChange w:id="2568" w:author="Student" w:date="2024-10-04T12:00:00Z">
            <w:rPr>
              <w:del w:id="2569" w:author="nikitadorogin@yandex.ru" w:date="2024-10-17T11:57:00Z"/>
              <w:lang w:val="ru-RU"/>
            </w:rPr>
          </w:rPrChange>
        </w:rPr>
      </w:pPr>
      <w:del w:id="2570" w:author="nikitadorogin@yandex.ru" w:date="2024-10-17T11:57:00Z">
        <w:r w:rsidRPr="00B07702" w:rsidDel="00242197">
          <w:rPr>
            <w:b/>
            <w:bCs/>
            <w:lang w:val="ru-RU"/>
          </w:rPr>
          <w:delText>П</w:delText>
        </w:r>
        <w:r w:rsidRPr="00B07702" w:rsidDel="00242197">
          <w:rPr>
            <w:b/>
            <w:bCs/>
          </w:rPr>
          <w:delText>араметры</w:delText>
        </w:r>
        <w:r w:rsidRPr="00821BBB" w:rsidDel="00242197">
          <w:rPr>
            <w:b/>
            <w:bCs/>
            <w:lang w:val="en-US"/>
            <w:rPrChange w:id="2571" w:author="Student" w:date="2024-10-04T12:00:00Z">
              <w:rPr>
                <w:b/>
                <w:bCs/>
              </w:rPr>
            </w:rPrChange>
          </w:rPr>
          <w:delText xml:space="preserve"> </w:delText>
        </w:r>
        <w:r w:rsidRPr="00B07702" w:rsidDel="00242197">
          <w:rPr>
            <w:b/>
            <w:bCs/>
          </w:rPr>
          <w:delText>схемы</w:delText>
        </w:r>
        <w:r w:rsidRPr="00821BBB" w:rsidDel="00242197">
          <w:rPr>
            <w:b/>
            <w:bCs/>
            <w:lang w:val="en-US"/>
            <w:rPrChange w:id="2572" w:author="Student" w:date="2024-10-04T12:00:00Z">
              <w:rPr>
                <w:b/>
                <w:bCs/>
              </w:rPr>
            </w:rPrChange>
          </w:rPr>
          <w:delText xml:space="preserve"> </w:delText>
        </w:r>
        <w:r w:rsidRPr="00B07702" w:rsidDel="00242197">
          <w:rPr>
            <w:b/>
            <w:bCs/>
          </w:rPr>
          <w:delText>замещения</w:delText>
        </w:r>
        <w:r w:rsidRPr="00821BBB" w:rsidDel="00242197">
          <w:rPr>
            <w:b/>
            <w:bCs/>
            <w:lang w:val="en-US"/>
            <w:rPrChange w:id="2573" w:author="Student" w:date="2024-10-04T12:00:00Z">
              <w:rPr>
                <w:b/>
                <w:bCs/>
              </w:rPr>
            </w:rPrChange>
          </w:rPr>
          <w:delText xml:space="preserve"> </w:delText>
        </w:r>
        <w:r w:rsidRPr="00B07702" w:rsidDel="00242197">
          <w:rPr>
            <w:b/>
            <w:bCs/>
          </w:rPr>
          <w:delText>поперечного</w:delText>
        </w:r>
        <w:r w:rsidRPr="00821BBB" w:rsidDel="00242197">
          <w:rPr>
            <w:b/>
            <w:bCs/>
            <w:lang w:val="en-US"/>
            <w:rPrChange w:id="2574" w:author="Student" w:date="2024-10-04T12:00:00Z">
              <w:rPr>
                <w:b/>
                <w:bCs/>
              </w:rPr>
            </w:rPrChange>
          </w:rPr>
          <w:delText xml:space="preserve"> </w:delText>
        </w:r>
        <w:r w:rsidRPr="00B07702" w:rsidDel="00242197">
          <w:rPr>
            <w:b/>
            <w:bCs/>
          </w:rPr>
          <w:delText>плеча</w:delText>
        </w:r>
        <w:r w:rsidRPr="00821BBB" w:rsidDel="00242197">
          <w:rPr>
            <w:lang w:val="en-US"/>
            <w:rPrChange w:id="2575" w:author="Student" w:date="2024-10-04T12:00:00Z">
              <w:rPr>
                <w:lang w:val="ru-RU"/>
              </w:rPr>
            </w:rPrChange>
          </w:rPr>
          <w:delText xml:space="preserve">: </w:delText>
        </w:r>
      </w:del>
    </w:p>
    <w:p w14:paraId="2FD1FEAF" w14:textId="36CAA48F" w:rsidR="00B07702" w:rsidRPr="00821BBB" w:rsidDel="00242197" w:rsidRDefault="00B07702">
      <w:pPr>
        <w:ind w:firstLine="0"/>
        <w:rPr>
          <w:del w:id="2576" w:author="nikitadorogin@yandex.ru" w:date="2024-10-17T11:57:00Z"/>
          <w:lang w:val="en-US"/>
          <w:rPrChange w:id="2577" w:author="Student" w:date="2024-10-04T12:00:00Z">
            <w:rPr>
              <w:del w:id="2578" w:author="nikitadorogin@yandex.ru" w:date="2024-10-17T11:57:00Z"/>
            </w:rPr>
          </w:rPrChange>
        </w:rPr>
      </w:pPr>
      <w:del w:id="2579" w:author="nikitadorogin@yandex.ru" w:date="2024-10-17T11:57:00Z">
        <w:r w:rsidRPr="005808EE" w:rsidDel="00242197">
          <w:rPr>
            <w:position w:val="-30"/>
          </w:rPr>
          <w:object w:dxaOrig="859" w:dyaOrig="680" w14:anchorId="641391FD">
            <v:shape id="_x0000_i1029" type="#_x0000_t75" style="width:58.2pt;height:46.8pt" o:ole="" fillcolor="window">
              <v:imagedata r:id="rId37" o:title=""/>
            </v:shape>
            <o:OLEObject Type="Embed" ProgID="Equation.DSMT4" ShapeID="_x0000_i1029" DrawAspect="Content" ObjectID="_1791202529" r:id="rId38"/>
          </w:object>
        </w:r>
        <w:r w:rsidRPr="00821BBB" w:rsidDel="00242197">
          <w:rPr>
            <w:lang w:val="en-US"/>
            <w:rPrChange w:id="2580" w:author="Student" w:date="2024-10-04T12:00:00Z">
              <w:rPr>
                <w:lang w:val="ru-RU"/>
              </w:rPr>
            </w:rPrChange>
          </w:rPr>
          <w:delText xml:space="preserve"> </w:delText>
        </w:r>
        <w:r w:rsidRPr="005808EE" w:rsidDel="00242197">
          <w:rPr>
            <w:position w:val="-30"/>
          </w:rPr>
          <w:object w:dxaOrig="859" w:dyaOrig="680" w14:anchorId="4D2BAB97">
            <v:shape id="_x0000_i1030" type="#_x0000_t75" style="width:57.6pt;height:45.6pt" o:ole="" fillcolor="window">
              <v:imagedata r:id="rId39" o:title=""/>
            </v:shape>
            <o:OLEObject Type="Embed" ProgID="Equation.DSMT4" ShapeID="_x0000_i1030" DrawAspect="Content" ObjectID="_1791202530" r:id="rId40"/>
          </w:object>
        </w:r>
        <w:r w:rsidRPr="00821BBB" w:rsidDel="00242197">
          <w:rPr>
            <w:lang w:val="en-US"/>
            <w:rPrChange w:id="2581" w:author="Student" w:date="2024-10-04T12:00:00Z">
              <w:rPr>
                <w:lang w:val="ru-RU"/>
              </w:rPr>
            </w:rPrChange>
          </w:rPr>
          <w:delText xml:space="preserve"> </w:delText>
        </w:r>
        <w:r w:rsidRPr="005808EE" w:rsidDel="00242197">
          <w:rPr>
            <w:position w:val="-14"/>
          </w:rPr>
          <w:object w:dxaOrig="2740" w:dyaOrig="460" w14:anchorId="7A8FFEBF">
            <v:shape id="_x0000_i1031" type="#_x0000_t75" style="width:183.6pt;height:31.8pt" o:ole="" fillcolor="window">
              <v:imagedata r:id="rId41" o:title=""/>
            </v:shape>
            <o:OLEObject Type="Embed" ProgID="Equation.3" ShapeID="_x0000_i1031" DrawAspect="Content" ObjectID="_1791202531" r:id="rId42"/>
          </w:object>
        </w:r>
      </w:del>
    </w:p>
    <w:p w14:paraId="3A598239" w14:textId="21E2A794" w:rsidR="00B07702" w:rsidRPr="00821BBB" w:rsidDel="00242197" w:rsidRDefault="00B07702">
      <w:pPr>
        <w:ind w:firstLine="0"/>
        <w:rPr>
          <w:del w:id="2582" w:author="nikitadorogin@yandex.ru" w:date="2024-10-17T11:57:00Z"/>
          <w:lang w:val="en-US"/>
          <w:rPrChange w:id="2583" w:author="Student" w:date="2024-10-04T12:00:00Z">
            <w:rPr>
              <w:del w:id="2584" w:author="nikitadorogin@yandex.ru" w:date="2024-10-17T11:57:00Z"/>
              <w:lang w:val="ru-RU"/>
            </w:rPr>
          </w:rPrChange>
        </w:rPr>
      </w:pPr>
      <w:del w:id="2585" w:author="nikitadorogin@yandex.ru" w:date="2024-10-17T11:57:00Z">
        <w:r w:rsidDel="00242197">
          <w:rPr>
            <w:lang w:val="en-US"/>
          </w:rPr>
          <w:delText>Z</w:delText>
        </w:r>
        <w:r w:rsidRPr="00821BBB" w:rsidDel="00242197">
          <w:rPr>
            <w:lang w:val="en-US"/>
            <w:rPrChange w:id="2586" w:author="Student" w:date="2024-10-04T12:00:00Z">
              <w:rPr>
                <w:lang w:val="ru-RU"/>
              </w:rPr>
            </w:rPrChange>
          </w:rPr>
          <w:delText xml:space="preserve">(0) = 100/0,1963 = 509,42 </w:delText>
        </w:r>
        <w:r w:rsidDel="00242197">
          <w:rPr>
            <w:lang w:val="ru-RU"/>
          </w:rPr>
          <w:delText>Ом</w:delText>
        </w:r>
      </w:del>
    </w:p>
    <w:p w14:paraId="663B6F52" w14:textId="228E91AF" w:rsidR="00B07702" w:rsidRPr="00821BBB" w:rsidDel="00242197" w:rsidRDefault="00B07702">
      <w:pPr>
        <w:ind w:firstLine="0"/>
        <w:rPr>
          <w:del w:id="2587" w:author="nikitadorogin@yandex.ru" w:date="2024-10-17T11:57:00Z"/>
          <w:lang w:val="en-US"/>
          <w:rPrChange w:id="2588" w:author="Student" w:date="2024-10-04T12:00:00Z">
            <w:rPr>
              <w:del w:id="2589" w:author="nikitadorogin@yandex.ru" w:date="2024-10-17T11:57:00Z"/>
              <w:lang w:val="ru-RU"/>
            </w:rPr>
          </w:rPrChange>
        </w:rPr>
      </w:pPr>
      <w:del w:id="2590" w:author="nikitadorogin@yandex.ru" w:date="2024-10-17T11:57:00Z">
        <w:r w:rsidDel="00242197">
          <w:rPr>
            <w:lang w:val="en-US"/>
          </w:rPr>
          <w:delText>R</w:delText>
        </w:r>
        <w:r w:rsidRPr="00821BBB" w:rsidDel="00242197">
          <w:rPr>
            <w:lang w:val="en-US"/>
            <w:rPrChange w:id="2591" w:author="Student" w:date="2024-10-04T12:00:00Z">
              <w:rPr>
                <w:lang w:val="ru-RU"/>
              </w:rPr>
            </w:rPrChange>
          </w:rPr>
          <w:delText xml:space="preserve">(0) = </w:delText>
        </w:r>
      </w:del>
      <w:ins w:id="2592" w:author="Lexer" w:date="2024-09-28T14:23:00Z">
        <w:del w:id="2593" w:author="nikitadorogin@yandex.ru" w:date="2024-10-17T11:57:00Z">
          <w:r w:rsidR="00E47E68" w:rsidRPr="00821BBB" w:rsidDel="00242197">
            <w:rPr>
              <w:lang w:val="en-US"/>
            </w:rPr>
            <w:delText>0,74</w:delText>
          </w:r>
        </w:del>
      </w:ins>
      <w:del w:id="2594" w:author="nikitadorogin@yandex.ru" w:date="2024-10-17T11:57:00Z">
        <w:r w:rsidRPr="00821BBB" w:rsidDel="00242197">
          <w:rPr>
            <w:lang w:val="en-US"/>
            <w:rPrChange w:id="2595" w:author="Student" w:date="2024-10-04T12:00:00Z">
              <w:rPr>
                <w:lang w:val="ru-RU"/>
              </w:rPr>
            </w:rPrChange>
          </w:rPr>
          <w:delText>-9,815/0,1969</w:delText>
        </w:r>
        <w:r w:rsidRPr="00821BBB" w:rsidDel="00242197">
          <w:rPr>
            <w:lang w:val="en-US"/>
          </w:rPr>
          <w:delText>^</w:delText>
        </w:r>
        <w:r w:rsidRPr="00821BBB" w:rsidDel="00242197">
          <w:rPr>
            <w:lang w:val="en-US"/>
            <w:rPrChange w:id="2596" w:author="Student" w:date="2024-10-04T12:00:00Z">
              <w:rPr>
                <w:lang w:val="ru-RU"/>
              </w:rPr>
            </w:rPrChange>
          </w:rPr>
          <w:delText>2</w:delText>
        </w:r>
        <w:r w:rsidR="001C1DE0" w:rsidRPr="00821BBB" w:rsidDel="00242197">
          <w:rPr>
            <w:lang w:val="en-US"/>
            <w:rPrChange w:id="2597" w:author="Student" w:date="2024-10-04T12:00:00Z">
              <w:rPr>
                <w:lang w:val="ru-RU"/>
              </w:rPr>
            </w:rPrChange>
          </w:rPr>
          <w:delText xml:space="preserve"> = -254,71 </w:delText>
        </w:r>
      </w:del>
      <w:ins w:id="2598" w:author="Lexer" w:date="2024-09-28T14:23:00Z">
        <w:del w:id="2599" w:author="nikitadorogin@yandex.ru" w:date="2024-10-17T11:57:00Z">
          <w:r w:rsidR="00E47E68" w:rsidRPr="00821BBB" w:rsidDel="00242197">
            <w:rPr>
              <w:lang w:val="en-US"/>
            </w:rPr>
            <w:delText>19,2</w:delText>
          </w:r>
        </w:del>
      </w:ins>
      <w:ins w:id="2600" w:author="Lexer" w:date="2024-09-28T12:14:00Z">
        <w:del w:id="2601" w:author="nikitadorogin@yandex.ru" w:date="2024-10-17T11:57:00Z">
          <w:r w:rsidR="00496B71" w:rsidRPr="00821BBB" w:rsidDel="00242197">
            <w:rPr>
              <w:lang w:val="en-US"/>
              <w:rPrChange w:id="2602" w:author="Student" w:date="2024-10-04T12:00:00Z">
                <w:rPr>
                  <w:lang w:val="ru-RU"/>
                </w:rPr>
              </w:rPrChange>
            </w:rPr>
            <w:delText xml:space="preserve"> </w:delText>
          </w:r>
          <w:r w:rsidR="00496B71" w:rsidDel="00242197">
            <w:rPr>
              <w:lang w:val="ru-RU"/>
            </w:rPr>
            <w:delText>Ом</w:delText>
          </w:r>
        </w:del>
      </w:ins>
    </w:p>
    <w:p w14:paraId="28B0C54C" w14:textId="51BABC72" w:rsidR="001C1DE0" w:rsidRPr="00821BBB" w:rsidDel="00242197" w:rsidRDefault="001C1DE0">
      <w:pPr>
        <w:ind w:firstLine="0"/>
        <w:rPr>
          <w:ins w:id="2603" w:author="Lexer" w:date="2024-09-28T13:30:00Z"/>
          <w:del w:id="2604" w:author="nikitadorogin@yandex.ru" w:date="2024-10-17T11:57:00Z"/>
          <w:lang w:val="en-US"/>
          <w:rPrChange w:id="2605" w:author="Student" w:date="2024-10-04T12:00:00Z">
            <w:rPr>
              <w:ins w:id="2606" w:author="Lexer" w:date="2024-09-28T13:30:00Z"/>
              <w:del w:id="2607" w:author="nikitadorogin@yandex.ru" w:date="2024-10-17T11:57:00Z"/>
              <w:lang w:val="ru-RU"/>
            </w:rPr>
          </w:rPrChange>
        </w:rPr>
      </w:pPr>
      <w:del w:id="2608" w:author="nikitadorogin@yandex.ru" w:date="2024-10-17T11:57:00Z">
        <w:r w:rsidDel="00242197">
          <w:rPr>
            <w:lang w:val="en-US"/>
          </w:rPr>
          <w:delText>x</w:delText>
        </w:r>
        <w:r w:rsidRPr="00821BBB" w:rsidDel="00242197">
          <w:rPr>
            <w:lang w:val="en-US"/>
            <w:rPrChange w:id="2609" w:author="Student" w:date="2024-10-04T12:00:00Z">
              <w:rPr>
                <w:lang w:val="ru-RU"/>
              </w:rPr>
            </w:rPrChange>
          </w:rPr>
          <w:delText xml:space="preserve">(0) = </w:delText>
        </w:r>
        <w:r w:rsidDel="00242197">
          <w:rPr>
            <w:lang w:val="en-US"/>
          </w:rPr>
          <w:delText>sqrt</w:delText>
        </w:r>
        <w:r w:rsidRPr="00821BBB" w:rsidDel="00242197">
          <w:rPr>
            <w:lang w:val="en-US"/>
            <w:rPrChange w:id="2610" w:author="Student" w:date="2024-10-04T12:00:00Z">
              <w:rPr>
                <w:lang w:val="ru-RU"/>
              </w:rPr>
            </w:rPrChange>
          </w:rPr>
          <w:delText>((509,42)^2 – (-254,71</w:delText>
        </w:r>
      </w:del>
      <w:ins w:id="2611" w:author="Lexer" w:date="2024-09-28T14:24:00Z">
        <w:del w:id="2612" w:author="nikitadorogin@yandex.ru" w:date="2024-10-17T11:57:00Z">
          <w:r w:rsidR="00E43387" w:rsidRPr="00821BBB" w:rsidDel="00242197">
            <w:rPr>
              <w:lang w:val="en-US"/>
            </w:rPr>
            <w:delText>19,2</w:delText>
          </w:r>
        </w:del>
      </w:ins>
      <w:del w:id="2613" w:author="nikitadorogin@yandex.ru" w:date="2024-10-17T11:57:00Z">
        <w:r w:rsidRPr="00821BBB" w:rsidDel="00242197">
          <w:rPr>
            <w:lang w:val="en-US"/>
            <w:rPrChange w:id="2614" w:author="Student" w:date="2024-10-04T12:00:00Z">
              <w:rPr>
                <w:lang w:val="ru-RU"/>
              </w:rPr>
            </w:rPrChange>
          </w:rPr>
          <w:delText>)^2 ) = 492,8</w:delText>
        </w:r>
      </w:del>
      <w:ins w:id="2615" w:author="Lexer" w:date="2024-09-28T14:25:00Z">
        <w:del w:id="2616" w:author="nikitadorogin@yandex.ru" w:date="2024-10-17T11:57:00Z">
          <w:r w:rsidR="00E43387" w:rsidRPr="00821BBB" w:rsidDel="00242197">
            <w:rPr>
              <w:lang w:val="en-US"/>
            </w:rPr>
            <w:delText>509,06</w:delText>
          </w:r>
        </w:del>
      </w:ins>
      <w:del w:id="2617" w:author="nikitadorogin@yandex.ru" w:date="2024-10-17T11:57:00Z">
        <w:r w:rsidRPr="00821BBB" w:rsidDel="00242197">
          <w:rPr>
            <w:lang w:val="en-US"/>
            <w:rPrChange w:id="2618" w:author="Student" w:date="2024-10-04T12:00:00Z">
              <w:rPr>
                <w:lang w:val="ru-RU"/>
              </w:rPr>
            </w:rPrChange>
          </w:rPr>
          <w:delText>9</w:delText>
        </w:r>
      </w:del>
    </w:p>
    <w:p w14:paraId="07211830" w14:textId="03DC3DA8" w:rsidR="00402D50" w:rsidRPr="00821BBB" w:rsidDel="00242197" w:rsidRDefault="00402D50">
      <w:pPr>
        <w:ind w:firstLine="0"/>
        <w:rPr>
          <w:del w:id="2619" w:author="nikitadorogin@yandex.ru" w:date="2024-10-17T11:57:00Z"/>
          <w:lang w:val="en-US"/>
          <w:rPrChange w:id="2620" w:author="Student" w:date="2024-10-04T12:00:00Z">
            <w:rPr>
              <w:del w:id="2621" w:author="nikitadorogin@yandex.ru" w:date="2024-10-17T11:57:00Z"/>
              <w:lang w:val="ru-RU"/>
            </w:rPr>
          </w:rPrChange>
        </w:rPr>
      </w:pPr>
    </w:p>
    <w:p w14:paraId="5A589AAC" w14:textId="3335FA26" w:rsidR="001C1DE0" w:rsidRPr="00821BBB" w:rsidDel="00242197" w:rsidRDefault="001C1DE0">
      <w:pPr>
        <w:ind w:firstLine="0"/>
        <w:rPr>
          <w:del w:id="2622" w:author="nikitadorogin@yandex.ru" w:date="2024-10-17T11:57:00Z"/>
          <w:rFonts w:eastAsia="Courier New"/>
          <w:b/>
          <w:bCs/>
          <w:lang w:val="en-US"/>
          <w:rPrChange w:id="2623" w:author="Student" w:date="2024-10-04T12:00:00Z">
            <w:rPr>
              <w:del w:id="2624" w:author="nikitadorogin@yandex.ru" w:date="2024-10-17T11:57:00Z"/>
              <w:rFonts w:eastAsia="Courier New"/>
              <w:lang w:val="ru-RU"/>
            </w:rPr>
          </w:rPrChange>
        </w:rPr>
      </w:pPr>
    </w:p>
    <w:p w14:paraId="38E026EB" w14:textId="504902AA" w:rsidR="00665E0F" w:rsidRPr="00821BBB" w:rsidDel="00242197" w:rsidRDefault="00665E0F">
      <w:pPr>
        <w:ind w:firstLine="0"/>
        <w:rPr>
          <w:ins w:id="2625" w:author="Lexer" w:date="2024-09-28T13:30:00Z"/>
          <w:del w:id="2626" w:author="nikitadorogin@yandex.ru" w:date="2024-10-17T11:57:00Z"/>
          <w:lang w:val="en-US"/>
          <w:rPrChange w:id="2627" w:author="Student" w:date="2024-10-04T12:00:00Z">
            <w:rPr>
              <w:ins w:id="2628" w:author="Lexer" w:date="2024-09-28T13:30:00Z"/>
              <w:del w:id="2629" w:author="nikitadorogin@yandex.ru" w:date="2024-10-17T11:57:00Z"/>
              <w:lang w:val="ru-RU"/>
            </w:rPr>
          </w:rPrChange>
        </w:rPr>
      </w:pPr>
      <w:del w:id="2630" w:author="nikitadorogin@yandex.ru" w:date="2024-10-17T11:57:00Z">
        <w:r w:rsidRPr="00665E0F" w:rsidDel="00242197">
          <w:rPr>
            <w:lang w:val="ru-RU"/>
          </w:rPr>
          <w:fldChar w:fldCharType="begin"/>
        </w:r>
        <w:r w:rsidR="0061380A">
          <w:rPr>
            <w:lang w:val="ru-RU"/>
          </w:rPr>
          <w:fldChar w:fldCharType="separate"/>
        </w:r>
        <w:r w:rsidRPr="00665E0F" w:rsidDel="00242197">
          <w:rPr>
            <w:lang w:val="ru-RU"/>
          </w:rPr>
          <w:fldChar w:fldCharType="end"/>
        </w:r>
      </w:del>
      <w:ins w:id="2631" w:author="Lexer" w:date="2024-09-28T13:24:00Z">
        <w:del w:id="2632" w:author="nikitadorogin@yandex.ru" w:date="2024-10-17T11:57:00Z">
          <w:r w:rsidR="00301437" w:rsidRPr="00821BBB" w:rsidDel="00242197">
            <w:rPr>
              <w:szCs w:val="20"/>
              <w:lang w:val="en-US"/>
              <w:rPrChange w:id="2633" w:author="Student" w:date="2024-10-04T12:00:00Z">
                <w:rPr>
                  <w:szCs w:val="20"/>
                  <w:lang w:val="ru-RU"/>
                </w:rPr>
              </w:rPrChange>
            </w:rPr>
            <w:delText>0,012</w:delText>
          </w:r>
        </w:del>
      </w:ins>
      <w:ins w:id="2634" w:author="Lexer" w:date="2024-09-28T18:16:00Z">
        <w:del w:id="2635" w:author="nikitadorogin@yandex.ru" w:date="2024-10-17T11:57:00Z">
          <w:r w:rsidR="00960A0D" w:rsidRPr="00821BBB" w:rsidDel="00242197">
            <w:rPr>
              <w:szCs w:val="20"/>
              <w:lang w:val="en-US"/>
              <w:rPrChange w:id="2636" w:author="Student" w:date="2024-10-04T12:00:00Z">
                <w:rPr>
                  <w:szCs w:val="20"/>
                  <w:lang w:val="ru-RU"/>
                </w:rPr>
              </w:rPrChange>
            </w:rPr>
            <w:delText>5</w:delText>
          </w:r>
        </w:del>
      </w:ins>
      <w:ins w:id="2637" w:author="Lexer" w:date="2024-09-28T13:24:00Z">
        <w:del w:id="2638" w:author="nikitadorogin@yandex.ru" w:date="2024-10-17T11:57:00Z">
          <w:r w:rsidR="00301437" w:rsidRPr="00821BBB" w:rsidDel="00242197">
            <w:rPr>
              <w:szCs w:val="20"/>
              <w:lang w:val="en-US"/>
              <w:rPrChange w:id="2639" w:author="Student" w:date="2024-10-04T12:00:00Z">
                <w:rPr>
                  <w:szCs w:val="20"/>
                  <w:lang w:val="ru-RU"/>
                </w:rPr>
              </w:rPrChange>
            </w:rPr>
            <w:delText>0,0000</w:delText>
          </w:r>
        </w:del>
      </w:ins>
      <w:ins w:id="2640" w:author="Lexer" w:date="2024-09-28T18:16:00Z">
        <w:del w:id="2641" w:author="nikitadorogin@yandex.ru" w:date="2024-10-17T11:57:00Z">
          <w:r w:rsidR="00960A0D" w:rsidRPr="00821BBB" w:rsidDel="00242197">
            <w:rPr>
              <w:szCs w:val="20"/>
              <w:lang w:val="en-US"/>
              <w:rPrChange w:id="2642" w:author="Student" w:date="2024-10-04T12:00:00Z">
                <w:rPr>
                  <w:szCs w:val="20"/>
                  <w:lang w:val="ru-RU"/>
                </w:rPr>
              </w:rPrChange>
            </w:rPr>
            <w:delText>69877</w:delText>
          </w:r>
        </w:del>
      </w:ins>
      <w:ins w:id="2643" w:author="Lexer" w:date="2024-09-28T13:25:00Z">
        <w:del w:id="2644" w:author="nikitadorogin@yandex.ru" w:date="2024-10-17T11:57:00Z">
          <w:r w:rsidR="00301437" w:rsidRPr="00821BBB" w:rsidDel="00242197">
            <w:rPr>
              <w:szCs w:val="20"/>
              <w:lang w:val="en-US"/>
              <w:rPrChange w:id="2645" w:author="Student" w:date="2024-10-04T12:00:00Z">
                <w:rPr>
                  <w:szCs w:val="20"/>
                  <w:lang w:val="ru-RU"/>
                </w:rPr>
              </w:rPrChange>
            </w:rPr>
            <w:delText>2,</w:delText>
          </w:r>
        </w:del>
      </w:ins>
      <w:ins w:id="2646" w:author="Lexer" w:date="2024-09-28T18:16:00Z">
        <w:del w:id="2647" w:author="nikitadorogin@yandex.ru" w:date="2024-10-17T11:57:00Z">
          <w:r w:rsidR="00960A0D" w:rsidRPr="00821BBB" w:rsidDel="00242197">
            <w:rPr>
              <w:szCs w:val="20"/>
              <w:lang w:val="en-US"/>
              <w:rPrChange w:id="2648" w:author="Student" w:date="2024-10-04T12:00:00Z">
                <w:rPr>
                  <w:szCs w:val="20"/>
                  <w:lang w:val="ru-RU"/>
                </w:rPr>
              </w:rPrChange>
            </w:rPr>
            <w:delText>01</w:delText>
          </w:r>
        </w:del>
      </w:ins>
      <w:ins w:id="2649" w:author="Lexer" w:date="2024-09-28T14:11:00Z">
        <w:del w:id="2650" w:author="nikitadorogin@yandex.ru" w:date="2024-10-17T11:57:00Z">
          <w:r w:rsidR="00BA0DCB" w:rsidRPr="00821BBB" w:rsidDel="00242197">
            <w:rPr>
              <w:lang w:val="en-US"/>
            </w:rPr>
            <w:delText>0,99</w:delText>
          </w:r>
        </w:del>
      </w:ins>
      <w:ins w:id="2651" w:author="Lexer" w:date="2024-09-28T18:17:00Z">
        <w:del w:id="2652" w:author="nikitadorogin@yandex.ru" w:date="2024-10-17T11:57:00Z">
          <w:r w:rsidR="00960A0D" w:rsidRPr="00821BBB" w:rsidDel="00242197">
            <w:rPr>
              <w:lang w:val="en-US"/>
              <w:rPrChange w:id="2653" w:author="Student" w:date="2024-10-04T12:00:00Z">
                <w:rPr>
                  <w:lang w:val="ru-RU"/>
                </w:rPr>
              </w:rPrChange>
            </w:rPr>
            <w:delText>9384</w:delText>
          </w:r>
        </w:del>
      </w:ins>
      <w:ins w:id="2654" w:author="Lexer" w:date="2024-09-28T14:11:00Z">
        <w:del w:id="2655" w:author="nikitadorogin@yandex.ru" w:date="2024-10-17T11:57:00Z">
          <w:r w:rsidR="00BA0DCB" w:rsidRPr="00821BBB" w:rsidDel="00242197">
            <w:rPr>
              <w:lang w:val="en-US"/>
            </w:rPr>
            <w:delText>1,</w:delText>
          </w:r>
        </w:del>
      </w:ins>
      <w:ins w:id="2656" w:author="Lexer" w:date="2024-09-28T14:12:00Z">
        <w:del w:id="2657" w:author="nikitadorogin@yandex.ru" w:date="2024-10-17T11:57:00Z">
          <w:r w:rsidR="00BA0DCB" w:rsidRPr="00821BBB" w:rsidDel="00242197">
            <w:rPr>
              <w:lang w:val="en-US"/>
            </w:rPr>
            <w:delText>37</w:delText>
          </w:r>
        </w:del>
      </w:ins>
      <w:ins w:id="2658" w:author="Lexer" w:date="2024-09-28T18:17:00Z">
        <w:del w:id="2659" w:author="nikitadorogin@yandex.ru" w:date="2024-10-17T11:57:00Z">
          <w:r w:rsidR="00960A0D" w:rsidRPr="00821BBB" w:rsidDel="00242197">
            <w:rPr>
              <w:lang w:val="en-US"/>
              <w:rPrChange w:id="2660" w:author="Student" w:date="2024-10-04T12:00:00Z">
                <w:rPr>
                  <w:lang w:val="ru-RU"/>
                </w:rPr>
              </w:rPrChange>
            </w:rPr>
            <w:delText>96</w:delText>
          </w:r>
        </w:del>
      </w:ins>
      <w:ins w:id="2661" w:author="Lexer" w:date="2024-09-28T14:12:00Z">
        <w:del w:id="2662" w:author="nikitadorogin@yandex.ru" w:date="2024-10-17T11:57:00Z">
          <w:r w:rsidR="00BA0DCB" w:rsidRPr="00821BBB" w:rsidDel="00242197">
            <w:rPr>
              <w:lang w:val="en-US"/>
            </w:rPr>
            <w:delText xml:space="preserve"> </w:delText>
          </w:r>
        </w:del>
      </w:ins>
    </w:p>
    <w:p w14:paraId="628474E1" w14:textId="5D4F4597" w:rsidR="00402D50" w:rsidRPr="00821BBB" w:rsidDel="00242197" w:rsidRDefault="00402D50">
      <w:pPr>
        <w:ind w:firstLine="0"/>
        <w:rPr>
          <w:ins w:id="2663" w:author="Lexer" w:date="2024-09-28T13:30:00Z"/>
          <w:del w:id="2664" w:author="nikitadorogin@yandex.ru" w:date="2024-10-17T11:57:00Z"/>
          <w:lang w:val="en-US"/>
          <w:rPrChange w:id="2665" w:author="Student" w:date="2024-10-04T12:00:00Z">
            <w:rPr>
              <w:ins w:id="2666" w:author="Lexer" w:date="2024-09-28T13:30:00Z"/>
              <w:del w:id="2667" w:author="nikitadorogin@yandex.ru" w:date="2024-10-17T11:57:00Z"/>
              <w:lang w:val="ru-RU"/>
            </w:rPr>
          </w:rPrChange>
        </w:rPr>
      </w:pPr>
      <w:ins w:id="2668" w:author="Lexer" w:date="2024-09-28T13:30:00Z">
        <w:del w:id="2669" w:author="nikitadorogin@yandex.ru" w:date="2024-10-17T11:57:00Z">
          <w:r w:rsidRPr="00B07702" w:rsidDel="00242197">
            <w:rPr>
              <w:b/>
              <w:bCs/>
              <w:lang w:val="ru-RU"/>
            </w:rPr>
            <w:delText>П</w:delText>
          </w:r>
          <w:r w:rsidRPr="00B07702" w:rsidDel="00242197">
            <w:rPr>
              <w:b/>
              <w:bCs/>
            </w:rPr>
            <w:delText>араметры</w:delText>
          </w:r>
          <w:r w:rsidRPr="00821BBB" w:rsidDel="00242197">
            <w:rPr>
              <w:b/>
              <w:bCs/>
              <w:lang w:val="en-US"/>
              <w:rPrChange w:id="2670" w:author="Student" w:date="2024-10-04T12:00:00Z">
                <w:rPr>
                  <w:b/>
                  <w:bCs/>
                </w:rPr>
              </w:rPrChange>
            </w:rPr>
            <w:delText xml:space="preserve"> </w:delText>
          </w:r>
          <w:r w:rsidRPr="00B07702" w:rsidDel="00242197">
            <w:rPr>
              <w:b/>
              <w:bCs/>
            </w:rPr>
            <w:delText>схемы</w:delText>
          </w:r>
          <w:r w:rsidRPr="00821BBB" w:rsidDel="00242197">
            <w:rPr>
              <w:b/>
              <w:bCs/>
              <w:lang w:val="en-US"/>
              <w:rPrChange w:id="2671" w:author="Student" w:date="2024-10-04T12:00:00Z">
                <w:rPr>
                  <w:b/>
                  <w:bCs/>
                </w:rPr>
              </w:rPrChange>
            </w:rPr>
            <w:delText xml:space="preserve"> </w:delText>
          </w:r>
          <w:r w:rsidRPr="00B07702" w:rsidDel="00242197">
            <w:rPr>
              <w:b/>
              <w:bCs/>
            </w:rPr>
            <w:delText>замещения</w:delText>
          </w:r>
          <w:r w:rsidRPr="00821BBB" w:rsidDel="00242197">
            <w:rPr>
              <w:b/>
              <w:bCs/>
              <w:lang w:val="en-US"/>
              <w:rPrChange w:id="2672" w:author="Student" w:date="2024-10-04T12:00:00Z">
                <w:rPr>
                  <w:b/>
                  <w:bCs/>
                </w:rPr>
              </w:rPrChange>
            </w:rPr>
            <w:delText xml:space="preserve"> </w:delText>
          </w:r>
          <w:r w:rsidRPr="00B07702" w:rsidDel="00242197">
            <w:rPr>
              <w:b/>
              <w:bCs/>
            </w:rPr>
            <w:delText>поперечного</w:delText>
          </w:r>
          <w:r w:rsidRPr="00821BBB" w:rsidDel="00242197">
            <w:rPr>
              <w:b/>
              <w:bCs/>
              <w:lang w:val="en-US"/>
              <w:rPrChange w:id="2673" w:author="Student" w:date="2024-10-04T12:00:00Z">
                <w:rPr>
                  <w:b/>
                  <w:bCs/>
                </w:rPr>
              </w:rPrChange>
            </w:rPr>
            <w:delText xml:space="preserve"> </w:delText>
          </w:r>
          <w:r w:rsidRPr="00B07702" w:rsidDel="00242197">
            <w:rPr>
              <w:b/>
              <w:bCs/>
            </w:rPr>
            <w:delText>плеча</w:delText>
          </w:r>
          <w:r w:rsidRPr="00821BBB" w:rsidDel="00242197">
            <w:rPr>
              <w:lang w:val="en-US"/>
              <w:rPrChange w:id="2674" w:author="Student" w:date="2024-10-04T12:00:00Z">
                <w:rPr>
                  <w:lang w:val="ru-RU"/>
                </w:rPr>
              </w:rPrChange>
            </w:rPr>
            <w:delText xml:space="preserve">: </w:delText>
          </w:r>
        </w:del>
      </w:ins>
    </w:p>
    <w:p w14:paraId="6C9D1D93" w14:textId="600E0CDE" w:rsidR="00402D50" w:rsidRPr="00821BBB" w:rsidDel="00242197" w:rsidRDefault="00402D50">
      <w:pPr>
        <w:ind w:firstLine="0"/>
        <w:rPr>
          <w:ins w:id="2675" w:author="Lexer" w:date="2024-09-28T13:32:00Z"/>
          <w:del w:id="2676" w:author="nikitadorogin@yandex.ru" w:date="2024-10-17T11:57:00Z"/>
          <w:lang w:val="en-US"/>
          <w:rPrChange w:id="2677" w:author="Student" w:date="2024-10-04T12:00:00Z">
            <w:rPr>
              <w:ins w:id="2678" w:author="Lexer" w:date="2024-09-28T13:32:00Z"/>
              <w:del w:id="2679" w:author="nikitadorogin@yandex.ru" w:date="2024-10-17T11:57:00Z"/>
            </w:rPr>
          </w:rPrChange>
        </w:rPr>
      </w:pPr>
      <w:ins w:id="2680" w:author="Lexer" w:date="2024-09-28T13:32:00Z">
        <w:del w:id="2681" w:author="nikitadorogin@yandex.ru" w:date="2024-10-17T11:57:00Z">
          <w:r w:rsidRPr="005808EE" w:rsidDel="00242197">
            <w:rPr>
              <w:position w:val="-30"/>
            </w:rPr>
            <w:object w:dxaOrig="1440" w:dyaOrig="680" w14:anchorId="44046684">
              <v:shape id="_x0000_i1032" type="#_x0000_t75" style="width:98.4pt;height:46.8pt" o:ole="" fillcolor="window">
                <v:imagedata r:id="rId43" o:title=""/>
              </v:shape>
              <o:OLEObject Type="Embed" ProgID="Equation.DSMT4" ShapeID="_x0000_i1032" DrawAspect="Content" ObjectID="_1791202532" r:id="rId44"/>
            </w:object>
          </w:r>
        </w:del>
      </w:ins>
      <w:ins w:id="2682" w:author="Lexer" w:date="2024-09-28T13:32:00Z">
        <w:del w:id="2683" w:author="nikitadorogin@yandex.ru" w:date="2024-10-17T11:57:00Z">
          <w:r w:rsidRPr="00821BBB" w:rsidDel="00242197">
            <w:rPr>
              <w:lang w:val="en-US"/>
              <w:rPrChange w:id="2684" w:author="Student" w:date="2024-10-04T12:00:00Z">
                <w:rPr>
                  <w:lang w:val="ru-RU"/>
                </w:rPr>
              </w:rPrChange>
            </w:rPr>
            <w:delText xml:space="preserve"> </w:delText>
          </w:r>
        </w:del>
      </w:ins>
      <w:ins w:id="2685" w:author="Lexer" w:date="2024-09-28T13:32:00Z">
        <w:del w:id="2686" w:author="nikitadorogin@yandex.ru" w:date="2024-10-17T11:57:00Z">
          <w:r w:rsidRPr="005808EE" w:rsidDel="00242197">
            <w:rPr>
              <w:position w:val="-30"/>
            </w:rPr>
            <w:object w:dxaOrig="940" w:dyaOrig="680" w14:anchorId="259DC2A1">
              <v:shape id="_x0000_i1033" type="#_x0000_t75" style="width:62.4pt;height:46.8pt" o:ole="" fillcolor="window">
                <v:imagedata r:id="rId45" o:title=""/>
              </v:shape>
              <o:OLEObject Type="Embed" ProgID="Equation.DSMT4" ShapeID="_x0000_i1033" DrawAspect="Content" ObjectID="_1791202533" r:id="rId46"/>
            </w:object>
          </w:r>
        </w:del>
      </w:ins>
      <w:ins w:id="2687" w:author="Lexer" w:date="2024-09-28T13:32:00Z">
        <w:del w:id="2688" w:author="nikitadorogin@yandex.ru" w:date="2024-10-17T11:57:00Z">
          <w:r w:rsidRPr="00821BBB" w:rsidDel="00242197">
            <w:rPr>
              <w:lang w:val="en-US"/>
              <w:rPrChange w:id="2689" w:author="Student" w:date="2024-10-04T12:00:00Z">
                <w:rPr>
                  <w:lang w:val="ru-RU"/>
                </w:rPr>
              </w:rPrChange>
            </w:rPr>
            <w:delText xml:space="preserve"> </w:delText>
          </w:r>
        </w:del>
      </w:ins>
      <w:ins w:id="2690" w:author="Lexer" w:date="2024-09-28T13:32:00Z">
        <w:del w:id="2691" w:author="nikitadorogin@yandex.ru" w:date="2024-10-17T11:57:00Z">
          <w:r w:rsidRPr="00AB0C2D" w:rsidDel="00242197">
            <w:rPr>
              <w:position w:val="-12"/>
            </w:rPr>
            <w:object w:dxaOrig="2700" w:dyaOrig="440" w14:anchorId="738057B4">
              <v:shape id="_x0000_i1034" type="#_x0000_t75" style="width:204pt;height:33pt" o:ole="" fillcolor="window">
                <v:imagedata r:id="rId47" o:title=""/>
              </v:shape>
              <o:OLEObject Type="Embed" ProgID="Equation.DSMT4" ShapeID="_x0000_i1034" DrawAspect="Content" ObjectID="_1791202534" r:id="rId48"/>
            </w:object>
          </w:r>
        </w:del>
      </w:ins>
    </w:p>
    <w:p w14:paraId="71875CCA" w14:textId="450E6356" w:rsidR="00402D50" w:rsidRPr="00821BBB" w:rsidDel="00242197" w:rsidRDefault="00402D50">
      <w:pPr>
        <w:ind w:firstLine="0"/>
        <w:rPr>
          <w:ins w:id="2692" w:author="Lexer" w:date="2024-09-28T13:33:00Z"/>
          <w:del w:id="2693" w:author="nikitadorogin@yandex.ru" w:date="2024-10-17T11:57:00Z"/>
          <w:lang w:val="en-US"/>
          <w:rPrChange w:id="2694" w:author="Student" w:date="2024-10-04T12:00:00Z">
            <w:rPr>
              <w:ins w:id="2695" w:author="Lexer" w:date="2024-09-28T13:33:00Z"/>
              <w:del w:id="2696" w:author="nikitadorogin@yandex.ru" w:date="2024-10-17T11:57:00Z"/>
              <w:lang w:val="ru-RU"/>
            </w:rPr>
          </w:rPrChange>
        </w:rPr>
      </w:pPr>
      <w:ins w:id="2697" w:author="Lexer" w:date="2024-09-28T13:32:00Z">
        <w:del w:id="2698" w:author="nikitadorogin@yandex.ru" w:date="2024-10-17T11:57:00Z">
          <w:r w:rsidDel="00242197">
            <w:rPr>
              <w:lang w:val="en-US"/>
            </w:rPr>
            <w:delText>Z</w:delText>
          </w:r>
          <w:r w:rsidRPr="00821BBB" w:rsidDel="00242197">
            <w:rPr>
              <w:lang w:val="en-US"/>
            </w:rPr>
            <w:delText>(</w:delText>
          </w:r>
          <w:r w:rsidDel="00242197">
            <w:rPr>
              <w:lang w:val="en-US"/>
            </w:rPr>
            <w:delText>K</w:delText>
          </w:r>
          <w:r w:rsidRPr="00821BBB" w:rsidDel="00242197">
            <w:rPr>
              <w:lang w:val="en-US"/>
            </w:rPr>
            <w:delText xml:space="preserve">) = </w:delText>
          </w:r>
          <w:r w:rsidRPr="00821BBB" w:rsidDel="00242197">
            <w:rPr>
              <w:lang w:val="en-US"/>
              <w:rPrChange w:id="2699" w:author="Student" w:date="2024-10-04T12:00:00Z">
                <w:rPr>
                  <w:lang w:val="ru-RU"/>
                </w:rPr>
              </w:rPrChange>
            </w:rPr>
            <w:delText xml:space="preserve">5 </w:delText>
          </w:r>
        </w:del>
      </w:ins>
      <w:ins w:id="2700" w:author="Lexer" w:date="2024-09-28T13:39:00Z">
        <w:del w:id="2701" w:author="nikitadorogin@yandex.ru" w:date="2024-10-17T11:57:00Z">
          <w:r w:rsidR="008B3AA5" w:rsidRPr="00821BBB" w:rsidDel="00242197">
            <w:rPr>
              <w:lang w:val="en-US"/>
            </w:rPr>
            <w:delText>/</w:delText>
          </w:r>
        </w:del>
      </w:ins>
      <w:ins w:id="2702" w:author="Lexer" w:date="2024-09-28T13:32:00Z">
        <w:del w:id="2703" w:author="nikitadorogin@yandex.ru" w:date="2024-10-17T11:57:00Z">
          <w:r w:rsidRPr="00821BBB" w:rsidDel="00242197">
            <w:rPr>
              <w:lang w:val="en-US"/>
              <w:rPrChange w:id="2704" w:author="Student" w:date="2024-10-04T12:00:00Z">
                <w:rPr>
                  <w:lang w:val="ru-RU"/>
                </w:rPr>
              </w:rPrChange>
            </w:rPr>
            <w:delText xml:space="preserve"> </w:delText>
          </w:r>
        </w:del>
      </w:ins>
      <w:ins w:id="2705" w:author="Lexer" w:date="2024-09-28T13:33:00Z">
        <w:del w:id="2706" w:author="nikitadorogin@yandex.ru" w:date="2024-10-17T11:57:00Z">
          <w:r w:rsidRPr="00821BBB" w:rsidDel="00242197">
            <w:rPr>
              <w:lang w:val="en-US"/>
              <w:rPrChange w:id="2707" w:author="Student" w:date="2024-10-04T12:00:00Z">
                <w:rPr>
                  <w:lang w:val="ru-RU"/>
                </w:rPr>
              </w:rPrChange>
            </w:rPr>
            <w:delText>0,</w:delText>
          </w:r>
          <w:r w:rsidR="00A04790" w:rsidRPr="00821BBB" w:rsidDel="00242197">
            <w:rPr>
              <w:lang w:val="en-US"/>
              <w:rPrChange w:id="2708" w:author="Student" w:date="2024-10-04T12:00:00Z">
                <w:rPr>
                  <w:lang w:val="ru-RU"/>
                </w:rPr>
              </w:rPrChange>
            </w:rPr>
            <w:delText xml:space="preserve">2761 = </w:delText>
          </w:r>
        </w:del>
      </w:ins>
      <w:ins w:id="2709" w:author="Lexer" w:date="2024-09-28T13:39:00Z">
        <w:del w:id="2710" w:author="nikitadorogin@yandex.ru" w:date="2024-10-17T11:57:00Z">
          <w:r w:rsidR="008B3AA5" w:rsidRPr="00821BBB" w:rsidDel="00242197">
            <w:rPr>
              <w:lang w:val="en-US"/>
            </w:rPr>
            <w:delText>18,</w:delText>
          </w:r>
        </w:del>
      </w:ins>
      <w:ins w:id="2711" w:author="Lexer" w:date="2024-09-28T13:40:00Z">
        <w:del w:id="2712" w:author="nikitadorogin@yandex.ru" w:date="2024-10-17T11:57:00Z">
          <w:r w:rsidR="008B3AA5" w:rsidRPr="00821BBB" w:rsidDel="00242197">
            <w:rPr>
              <w:lang w:val="en-US"/>
            </w:rPr>
            <w:delText xml:space="preserve">1 </w:delText>
          </w:r>
        </w:del>
      </w:ins>
      <w:ins w:id="2713" w:author="Lexer" w:date="2024-09-28T13:33:00Z">
        <w:del w:id="2714" w:author="nikitadorogin@yandex.ru" w:date="2024-10-17T11:57:00Z">
          <w:r w:rsidR="00A04790" w:rsidDel="00242197">
            <w:rPr>
              <w:lang w:val="ru-RU"/>
            </w:rPr>
            <w:delText>Ом</w:delText>
          </w:r>
        </w:del>
      </w:ins>
    </w:p>
    <w:p w14:paraId="7D21A81F" w14:textId="12D23AC1" w:rsidR="00A04790" w:rsidRPr="00821BBB" w:rsidDel="00242197" w:rsidRDefault="00A04790">
      <w:pPr>
        <w:ind w:firstLine="0"/>
        <w:rPr>
          <w:ins w:id="2715" w:author="Lexer" w:date="2024-09-28T13:36:00Z"/>
          <w:del w:id="2716" w:author="nikitadorogin@yandex.ru" w:date="2024-10-17T11:57:00Z"/>
          <w:lang w:val="en-US"/>
          <w:rPrChange w:id="2717" w:author="Student" w:date="2024-10-04T12:00:00Z">
            <w:rPr>
              <w:ins w:id="2718" w:author="Lexer" w:date="2024-09-28T13:36:00Z"/>
              <w:del w:id="2719" w:author="nikitadorogin@yandex.ru" w:date="2024-10-17T11:57:00Z"/>
              <w:lang w:val="ru-RU"/>
            </w:rPr>
          </w:rPrChange>
        </w:rPr>
      </w:pPr>
      <w:ins w:id="2720" w:author="Lexer" w:date="2024-09-28T13:33:00Z">
        <w:del w:id="2721" w:author="nikitadorogin@yandex.ru" w:date="2024-10-17T11:57:00Z">
          <w:r w:rsidDel="00242197">
            <w:rPr>
              <w:lang w:val="en-US"/>
            </w:rPr>
            <w:delText>R</w:delText>
          </w:r>
        </w:del>
      </w:ins>
      <w:ins w:id="2722" w:author="Lexer" w:date="2024-09-28T13:34:00Z">
        <w:del w:id="2723" w:author="nikitadorogin@yandex.ru" w:date="2024-10-17T11:57:00Z">
          <w:r w:rsidRPr="00821BBB" w:rsidDel="00242197">
            <w:rPr>
              <w:lang w:val="en-US"/>
            </w:rPr>
            <w:delText>(</w:delText>
          </w:r>
          <w:r w:rsidDel="00242197">
            <w:rPr>
              <w:lang w:val="en-US"/>
            </w:rPr>
            <w:delText>K</w:delText>
          </w:r>
          <w:r w:rsidRPr="00821BBB" w:rsidDel="00242197">
            <w:rPr>
              <w:lang w:val="en-US"/>
            </w:rPr>
            <w:delText xml:space="preserve">) = </w:delText>
          </w:r>
        </w:del>
      </w:ins>
      <w:ins w:id="2724" w:author="Lexer" w:date="2024-09-28T14:27:00Z">
        <w:del w:id="2725" w:author="nikitadorogin@yandex.ru" w:date="2024-10-17T11:57:00Z">
          <w:r w:rsidR="00E43387" w:rsidRPr="00821BBB" w:rsidDel="00242197">
            <w:rPr>
              <w:lang w:val="en-US"/>
            </w:rPr>
            <w:delText>1,37</w:delText>
          </w:r>
        </w:del>
      </w:ins>
      <w:ins w:id="2726" w:author="Lexer" w:date="2024-09-28T18:17:00Z">
        <w:del w:id="2727" w:author="nikitadorogin@yandex.ru" w:date="2024-10-17T11:57:00Z">
          <w:r w:rsidR="00960A0D" w:rsidRPr="00821BBB" w:rsidDel="00242197">
            <w:rPr>
              <w:lang w:val="en-US"/>
              <w:rPrChange w:id="2728" w:author="Student" w:date="2024-10-04T12:00:00Z">
                <w:rPr>
                  <w:lang w:val="ru-RU"/>
                </w:rPr>
              </w:rPrChange>
            </w:rPr>
            <w:delText>96</w:delText>
          </w:r>
        </w:del>
      </w:ins>
      <w:ins w:id="2729" w:author="Lexer" w:date="2024-09-28T13:34:00Z">
        <w:del w:id="2730" w:author="nikitadorogin@yandex.ru" w:date="2024-10-17T11:57:00Z">
          <w:r w:rsidRPr="00821BBB" w:rsidDel="00242197">
            <w:rPr>
              <w:lang w:val="en-US"/>
              <w:rPrChange w:id="2731" w:author="Student" w:date="2024-10-04T12:00:00Z">
                <w:rPr>
                  <w:lang w:val="ru-RU"/>
                </w:rPr>
              </w:rPrChange>
            </w:rPr>
            <w:delText xml:space="preserve"> /</w:delText>
          </w:r>
        </w:del>
      </w:ins>
      <w:ins w:id="2732" w:author="Lexer" w:date="2024-09-28T13:35:00Z">
        <w:del w:id="2733" w:author="nikitadorogin@yandex.ru" w:date="2024-10-17T11:57:00Z">
          <w:r w:rsidRPr="00821BBB" w:rsidDel="00242197">
            <w:rPr>
              <w:lang w:val="en-US"/>
              <w:rPrChange w:id="2734" w:author="Student" w:date="2024-10-04T12:00:00Z">
                <w:rPr>
                  <w:lang w:val="ru-RU"/>
                </w:rPr>
              </w:rPrChange>
            </w:rPr>
            <w:delText xml:space="preserve"> 0,2761</w:delText>
          </w:r>
        </w:del>
      </w:ins>
      <w:ins w:id="2735" w:author="Lexer" w:date="2024-09-28T13:36:00Z">
        <w:del w:id="2736" w:author="nikitadorogin@yandex.ru" w:date="2024-10-17T11:57:00Z">
          <w:r w:rsidRPr="00821BBB" w:rsidDel="00242197">
            <w:rPr>
              <w:lang w:val="en-US"/>
            </w:rPr>
            <w:delText>^2</w:delText>
          </w:r>
          <w:r w:rsidRPr="00821BBB" w:rsidDel="00242197">
            <w:rPr>
              <w:lang w:val="en-US"/>
              <w:rPrChange w:id="2737" w:author="Student" w:date="2024-10-04T12:00:00Z">
                <w:rPr>
                  <w:lang w:val="ru-RU"/>
                </w:rPr>
              </w:rPrChange>
            </w:rPr>
            <w:delText xml:space="preserve"> = </w:delText>
          </w:r>
        </w:del>
      </w:ins>
      <w:ins w:id="2738" w:author="Lexer" w:date="2024-09-28T18:17:00Z">
        <w:del w:id="2739" w:author="nikitadorogin@yandex.ru" w:date="2024-10-17T11:57:00Z">
          <w:r w:rsidR="00960A0D" w:rsidRPr="00821BBB" w:rsidDel="00242197">
            <w:rPr>
              <w:lang w:val="en-US"/>
              <w:rPrChange w:id="2740" w:author="Student" w:date="2024-10-04T12:00:00Z">
                <w:rPr>
                  <w:lang w:val="ru-RU"/>
                </w:rPr>
              </w:rPrChange>
            </w:rPr>
            <w:delText>18,097</w:delText>
          </w:r>
        </w:del>
      </w:ins>
      <w:ins w:id="2741" w:author="Lexer" w:date="2024-09-28T13:36:00Z">
        <w:del w:id="2742" w:author="nikitadorogin@yandex.ru" w:date="2024-10-17T11:57:00Z">
          <w:r w:rsidRPr="00821BBB" w:rsidDel="00242197">
            <w:rPr>
              <w:lang w:val="en-US"/>
              <w:rPrChange w:id="2743" w:author="Student" w:date="2024-10-04T12:00:00Z">
                <w:rPr>
                  <w:lang w:val="ru-RU"/>
                </w:rPr>
              </w:rPrChange>
            </w:rPr>
            <w:delText xml:space="preserve"> </w:delText>
          </w:r>
          <w:r w:rsidDel="00242197">
            <w:rPr>
              <w:lang w:val="ru-RU"/>
            </w:rPr>
            <w:delText>Ом</w:delText>
          </w:r>
        </w:del>
      </w:ins>
    </w:p>
    <w:p w14:paraId="6266C303" w14:textId="6827156F" w:rsidR="00A04790" w:rsidRPr="00821BBB" w:rsidDel="00242197" w:rsidRDefault="00A04790">
      <w:pPr>
        <w:ind w:firstLine="0"/>
        <w:rPr>
          <w:ins w:id="2744" w:author="Lexer" w:date="2024-09-28T13:41:00Z"/>
          <w:del w:id="2745" w:author="nikitadorogin@yandex.ru" w:date="2024-10-17T11:57:00Z"/>
          <w:lang w:val="en-US"/>
          <w:rPrChange w:id="2746" w:author="Student" w:date="2024-10-04T12:00:00Z">
            <w:rPr>
              <w:ins w:id="2747" w:author="Lexer" w:date="2024-09-28T13:41:00Z"/>
              <w:del w:id="2748" w:author="nikitadorogin@yandex.ru" w:date="2024-10-17T11:57:00Z"/>
              <w:lang w:val="ru-RU"/>
            </w:rPr>
          </w:rPrChange>
        </w:rPr>
      </w:pPr>
      <w:ins w:id="2749" w:author="Lexer" w:date="2024-09-28T13:36:00Z">
        <w:del w:id="2750" w:author="nikitadorogin@yandex.ru" w:date="2024-10-17T11:57:00Z">
          <w:r w:rsidDel="00242197">
            <w:rPr>
              <w:lang w:val="en-US"/>
            </w:rPr>
            <w:delText>x</w:delText>
          </w:r>
          <w:r w:rsidRPr="00821BBB" w:rsidDel="00242197">
            <w:rPr>
              <w:lang w:val="en-US"/>
            </w:rPr>
            <w:delText>(</w:delText>
          </w:r>
          <w:r w:rsidDel="00242197">
            <w:rPr>
              <w:lang w:val="en-US"/>
            </w:rPr>
            <w:delText>K</w:delText>
          </w:r>
          <w:r w:rsidRPr="00821BBB" w:rsidDel="00242197">
            <w:rPr>
              <w:lang w:val="en-US"/>
            </w:rPr>
            <w:delText>)</w:delText>
          </w:r>
        </w:del>
      </w:ins>
      <w:ins w:id="2751" w:author="Lexer" w:date="2024-09-28T13:37:00Z">
        <w:del w:id="2752" w:author="nikitadorogin@yandex.ru" w:date="2024-10-17T11:57:00Z">
          <w:r w:rsidRPr="00821BBB" w:rsidDel="00242197">
            <w:rPr>
              <w:lang w:val="en-US"/>
            </w:rPr>
            <w:delText xml:space="preserve"> = </w:delText>
          </w:r>
          <w:r w:rsidDel="00242197">
            <w:rPr>
              <w:lang w:val="en-US"/>
            </w:rPr>
            <w:delText>sqrt</w:delText>
          </w:r>
          <w:r w:rsidRPr="00821BBB" w:rsidDel="00242197">
            <w:rPr>
              <w:lang w:val="en-US"/>
            </w:rPr>
            <w:delText>(1</w:delText>
          </w:r>
        </w:del>
      </w:ins>
      <w:ins w:id="2753" w:author="Lexer" w:date="2024-09-28T13:40:00Z">
        <w:del w:id="2754" w:author="nikitadorogin@yandex.ru" w:date="2024-10-17T11:57:00Z">
          <w:r w:rsidR="008B3AA5" w:rsidRPr="00821BBB" w:rsidDel="00242197">
            <w:rPr>
              <w:lang w:val="en-US"/>
            </w:rPr>
            <w:delText>8,1</w:delText>
          </w:r>
        </w:del>
      </w:ins>
      <w:ins w:id="2755" w:author="Lexer" w:date="2024-09-28T13:37:00Z">
        <w:del w:id="2756" w:author="nikitadorogin@yandex.ru" w:date="2024-10-17T11:57:00Z">
          <w:r w:rsidRPr="00821BBB" w:rsidDel="00242197">
            <w:rPr>
              <w:lang w:val="en-US"/>
            </w:rPr>
            <w:delText>^2 –</w:delText>
          </w:r>
        </w:del>
      </w:ins>
      <w:ins w:id="2757" w:author="Lexer" w:date="2024-09-28T18:17:00Z">
        <w:del w:id="2758" w:author="nikitadorogin@yandex.ru" w:date="2024-10-17T11:57:00Z">
          <w:r w:rsidR="00960A0D" w:rsidRPr="00821BBB" w:rsidDel="00242197">
            <w:rPr>
              <w:lang w:val="en-US"/>
              <w:rPrChange w:id="2759" w:author="Student" w:date="2024-10-04T12:00:00Z">
                <w:rPr>
                  <w:lang w:val="ru-RU"/>
                </w:rPr>
              </w:rPrChange>
            </w:rPr>
            <w:delText>18,097</w:delText>
          </w:r>
        </w:del>
      </w:ins>
      <w:ins w:id="2760" w:author="Lexer" w:date="2024-09-28T14:28:00Z">
        <w:del w:id="2761" w:author="nikitadorogin@yandex.ru" w:date="2024-10-17T11:57:00Z">
          <w:r w:rsidR="00E43387" w:rsidRPr="00821BBB" w:rsidDel="00242197">
            <w:rPr>
              <w:lang w:val="en-US"/>
            </w:rPr>
            <w:delText>^</w:delText>
          </w:r>
        </w:del>
      </w:ins>
      <w:ins w:id="2762" w:author="Lexer" w:date="2024-09-28T13:37:00Z">
        <w:del w:id="2763" w:author="nikitadorogin@yandex.ru" w:date="2024-10-17T11:57:00Z">
          <w:r w:rsidRPr="00821BBB" w:rsidDel="00242197">
            <w:rPr>
              <w:lang w:val="en-US"/>
            </w:rPr>
            <w:delText xml:space="preserve">2) = </w:delText>
          </w:r>
        </w:del>
      </w:ins>
      <w:ins w:id="2764" w:author="Lexer" w:date="2024-09-28T18:17:00Z">
        <w:del w:id="2765" w:author="nikitadorogin@yandex.ru" w:date="2024-10-17T11:57:00Z">
          <w:r w:rsidR="00960A0D" w:rsidRPr="00821BBB" w:rsidDel="00242197">
            <w:rPr>
              <w:lang w:val="en-US"/>
              <w:rPrChange w:id="2766" w:author="Student" w:date="2024-10-04T12:00:00Z">
                <w:rPr>
                  <w:lang w:val="ru-RU"/>
                </w:rPr>
              </w:rPrChange>
            </w:rPr>
            <w:delText>0,6</w:delText>
          </w:r>
        </w:del>
      </w:ins>
      <w:ins w:id="2767" w:author="Lexer" w:date="2024-09-28T18:18:00Z">
        <w:del w:id="2768" w:author="nikitadorogin@yandex.ru" w:date="2024-10-17T11:57:00Z">
          <w:r w:rsidR="00960A0D" w:rsidRPr="00821BBB" w:rsidDel="00242197">
            <w:rPr>
              <w:lang w:val="en-US"/>
              <w:rPrChange w:id="2769" w:author="Student" w:date="2024-10-04T12:00:00Z">
                <w:rPr>
                  <w:lang w:val="ru-RU"/>
                </w:rPr>
              </w:rPrChange>
            </w:rPr>
            <w:delText xml:space="preserve">53 </w:delText>
          </w:r>
        </w:del>
      </w:ins>
    </w:p>
    <w:p w14:paraId="72583501" w14:textId="4591CCCD" w:rsidR="001C1DE0" w:rsidRPr="00821BBB" w:rsidDel="00242197" w:rsidRDefault="008B3AA5">
      <w:pPr>
        <w:ind w:firstLine="0"/>
        <w:rPr>
          <w:ins w:id="2770" w:author="Lexer" w:date="2024-09-28T13:41:00Z"/>
          <w:del w:id="2771" w:author="nikitadorogin@yandex.ru" w:date="2024-10-17T11:57:00Z"/>
          <w:color w:val="000000"/>
          <w:lang w:val="en-US"/>
          <w:rPrChange w:id="2772" w:author="Student" w:date="2024-10-04T12:00:00Z">
            <w:rPr>
              <w:ins w:id="2773" w:author="Lexer" w:date="2024-09-28T13:41:00Z"/>
              <w:del w:id="2774" w:author="nikitadorogin@yandex.ru" w:date="2024-10-17T11:57:00Z"/>
              <w:color w:val="000000"/>
            </w:rPr>
          </w:rPrChange>
        </w:rPr>
      </w:pPr>
      <w:ins w:id="2775" w:author="Lexer" w:date="2024-09-28T13:41:00Z">
        <w:del w:id="2776" w:author="nikitadorogin@yandex.ru" w:date="2024-10-17T11:57:00Z">
          <w:r w:rsidDel="00242197">
            <w:rPr>
              <w:color w:val="000000"/>
              <w:lang w:val="ru-RU"/>
            </w:rPr>
            <w:delText>З</w:delText>
          </w:r>
          <w:r w:rsidRPr="008B3AA5" w:rsidDel="00242197">
            <w:rPr>
              <w:color w:val="000000"/>
            </w:rPr>
            <w:delText>начение</w:delText>
          </w:r>
          <w:r w:rsidRPr="00821BBB" w:rsidDel="00242197">
            <w:rPr>
              <w:color w:val="000000"/>
              <w:lang w:val="en-US"/>
              <w:rPrChange w:id="2777" w:author="Student" w:date="2024-10-04T12:00:00Z">
                <w:rPr>
                  <w:color w:val="000000"/>
                </w:rPr>
              </w:rPrChange>
            </w:rPr>
            <w:delText xml:space="preserve"> </w:delText>
          </w:r>
          <w:r w:rsidRPr="008B3AA5" w:rsidDel="00242197">
            <w:rPr>
              <w:color w:val="000000"/>
            </w:rPr>
            <w:delText>процентного</w:delText>
          </w:r>
          <w:r w:rsidRPr="00821BBB" w:rsidDel="00242197">
            <w:rPr>
              <w:color w:val="000000"/>
              <w:lang w:val="en-US"/>
              <w:rPrChange w:id="2778" w:author="Student" w:date="2024-10-04T12:00:00Z">
                <w:rPr>
                  <w:color w:val="000000"/>
                </w:rPr>
              </w:rPrChange>
            </w:rPr>
            <w:delText xml:space="preserve"> </w:delText>
          </w:r>
          <w:r w:rsidRPr="008B3AA5" w:rsidDel="00242197">
            <w:rPr>
              <w:color w:val="000000"/>
            </w:rPr>
            <w:delText>соотношения</w:delText>
          </w:r>
          <w:r w:rsidRPr="00821BBB" w:rsidDel="00242197">
            <w:rPr>
              <w:color w:val="000000"/>
              <w:lang w:val="en-US"/>
              <w:rPrChange w:id="2779" w:author="Student" w:date="2024-10-04T12:00:00Z">
                <w:rPr>
                  <w:color w:val="000000"/>
                </w:rPr>
              </w:rPrChange>
            </w:rPr>
            <w:delText xml:space="preserve"> </w:delText>
          </w:r>
          <w:r w:rsidRPr="008B3AA5" w:rsidDel="00242197">
            <w:rPr>
              <w:color w:val="000000"/>
            </w:rPr>
            <w:delText>тока</w:delText>
          </w:r>
          <w:r w:rsidRPr="00821BBB" w:rsidDel="00242197">
            <w:rPr>
              <w:color w:val="000000"/>
              <w:lang w:val="en-US"/>
              <w:rPrChange w:id="2780" w:author="Student" w:date="2024-10-04T12:00:00Z">
                <w:rPr>
                  <w:color w:val="000000"/>
                </w:rPr>
              </w:rPrChange>
            </w:rPr>
            <w:delText xml:space="preserve"> </w:delText>
          </w:r>
          <w:r w:rsidRPr="008B3AA5" w:rsidDel="00242197">
            <w:rPr>
              <w:color w:val="000000"/>
            </w:rPr>
            <w:delText>ХХ</w:delText>
          </w:r>
          <w:r w:rsidRPr="00821BBB" w:rsidDel="00242197">
            <w:rPr>
              <w:color w:val="000000"/>
              <w:lang w:val="en-US"/>
              <w:rPrChange w:id="2781" w:author="Student" w:date="2024-10-04T12:00:00Z">
                <w:rPr>
                  <w:color w:val="000000"/>
                </w:rPr>
              </w:rPrChange>
            </w:rPr>
            <w:delText xml:space="preserve"> (I</w:delText>
          </w:r>
          <w:r w:rsidRPr="00821BBB" w:rsidDel="00242197">
            <w:rPr>
              <w:color w:val="000000"/>
              <w:sz w:val="18"/>
              <w:szCs w:val="18"/>
              <w:lang w:val="en-US"/>
              <w:rPrChange w:id="2782" w:author="Student" w:date="2024-10-04T12:00:00Z">
                <w:rPr>
                  <w:color w:val="000000"/>
                  <w:sz w:val="18"/>
                  <w:szCs w:val="18"/>
                </w:rPr>
              </w:rPrChange>
            </w:rPr>
            <w:delText>01</w:delText>
          </w:r>
          <w:r w:rsidRPr="00821BBB" w:rsidDel="00242197">
            <w:rPr>
              <w:color w:val="000000"/>
              <w:lang w:val="en-US"/>
              <w:rPrChange w:id="2783" w:author="Student" w:date="2024-10-04T12:00:00Z">
                <w:rPr>
                  <w:color w:val="000000"/>
                </w:rPr>
              </w:rPrChange>
            </w:rPr>
            <w:delText xml:space="preserve">) </w:delText>
          </w:r>
          <w:r w:rsidRPr="008B3AA5" w:rsidDel="00242197">
            <w:rPr>
              <w:color w:val="000000"/>
            </w:rPr>
            <w:delText>к</w:delText>
          </w:r>
          <w:r w:rsidRPr="00821BBB" w:rsidDel="00242197">
            <w:rPr>
              <w:color w:val="000000"/>
              <w:lang w:val="en-US"/>
              <w:rPrChange w:id="2784" w:author="Student" w:date="2024-10-04T12:00:00Z">
                <w:rPr>
                  <w:color w:val="000000"/>
                </w:rPr>
              </w:rPrChange>
            </w:rPr>
            <w:delText xml:space="preserve"> </w:delText>
          </w:r>
          <w:r w:rsidRPr="008B3AA5" w:rsidDel="00242197">
            <w:rPr>
              <w:color w:val="000000"/>
            </w:rPr>
            <w:delText>номинальному</w:delText>
          </w:r>
          <w:r w:rsidRPr="00821BBB" w:rsidDel="00242197">
            <w:rPr>
              <w:color w:val="000000"/>
              <w:lang w:val="en-US"/>
              <w:rPrChange w:id="2785" w:author="Student" w:date="2024-10-04T12:00:00Z">
                <w:rPr>
                  <w:color w:val="000000"/>
                </w:rPr>
              </w:rPrChange>
            </w:rPr>
            <w:br/>
          </w:r>
          <w:r w:rsidRPr="008B3AA5" w:rsidDel="00242197">
            <w:rPr>
              <w:color w:val="000000"/>
            </w:rPr>
            <w:delText>току</w:delText>
          </w:r>
          <w:r w:rsidRPr="00821BBB" w:rsidDel="00242197">
            <w:rPr>
              <w:color w:val="000000"/>
              <w:lang w:val="en-US"/>
              <w:rPrChange w:id="2786" w:author="Student" w:date="2024-10-04T12:00:00Z">
                <w:rPr>
                  <w:color w:val="000000"/>
                </w:rPr>
              </w:rPrChange>
            </w:rPr>
            <w:delText xml:space="preserve"> </w:delText>
          </w:r>
          <w:r w:rsidRPr="008B3AA5" w:rsidDel="00242197">
            <w:rPr>
              <w:color w:val="000000"/>
            </w:rPr>
            <w:delText>первичной</w:delText>
          </w:r>
          <w:r w:rsidRPr="00821BBB" w:rsidDel="00242197">
            <w:rPr>
              <w:color w:val="000000"/>
              <w:lang w:val="en-US"/>
              <w:rPrChange w:id="2787" w:author="Student" w:date="2024-10-04T12:00:00Z">
                <w:rPr>
                  <w:color w:val="000000"/>
                </w:rPr>
              </w:rPrChange>
            </w:rPr>
            <w:delText xml:space="preserve"> </w:delText>
          </w:r>
          <w:r w:rsidRPr="008B3AA5" w:rsidDel="00242197">
            <w:rPr>
              <w:color w:val="000000"/>
            </w:rPr>
            <w:delText>цепи</w:delText>
          </w:r>
          <w:r w:rsidRPr="00821BBB" w:rsidDel="00242197">
            <w:rPr>
              <w:color w:val="000000"/>
              <w:lang w:val="en-US"/>
              <w:rPrChange w:id="2788" w:author="Student" w:date="2024-10-04T12:00:00Z">
                <w:rPr>
                  <w:color w:val="000000"/>
                </w:rPr>
              </w:rPrChange>
            </w:rPr>
            <w:delText xml:space="preserve"> I</w:delText>
          </w:r>
          <w:r w:rsidRPr="00821BBB" w:rsidDel="00242197">
            <w:rPr>
              <w:color w:val="000000"/>
              <w:sz w:val="18"/>
              <w:szCs w:val="18"/>
              <w:lang w:val="en-US"/>
              <w:rPrChange w:id="2789" w:author="Student" w:date="2024-10-04T12:00:00Z">
                <w:rPr>
                  <w:color w:val="000000"/>
                  <w:sz w:val="18"/>
                  <w:szCs w:val="18"/>
                </w:rPr>
              </w:rPrChange>
            </w:rPr>
            <w:delText>1K</w:delText>
          </w:r>
          <w:r w:rsidRPr="00821BBB" w:rsidDel="00242197">
            <w:rPr>
              <w:color w:val="000000"/>
              <w:lang w:val="en-US"/>
              <w:rPrChange w:id="2790" w:author="Student" w:date="2024-10-04T12:00:00Z">
                <w:rPr>
                  <w:color w:val="000000"/>
                </w:rPr>
              </w:rPrChange>
            </w:rPr>
            <w:delText>:</w:delText>
          </w:r>
        </w:del>
      </w:ins>
    </w:p>
    <w:p w14:paraId="5ED22793" w14:textId="32D88158" w:rsidR="008B3AA5" w:rsidRPr="00821BBB" w:rsidDel="00242197" w:rsidRDefault="008B3AA5">
      <w:pPr>
        <w:ind w:firstLine="0"/>
        <w:rPr>
          <w:ins w:id="2791" w:author="Lexer" w:date="2024-09-28T13:41:00Z"/>
          <w:del w:id="2792" w:author="nikitadorogin@yandex.ru" w:date="2024-10-17T11:57:00Z"/>
          <w:lang w:val="en-US"/>
          <w:rPrChange w:id="2793" w:author="Student" w:date="2024-10-04T12:00:00Z">
            <w:rPr>
              <w:ins w:id="2794" w:author="Lexer" w:date="2024-09-28T13:41:00Z"/>
              <w:del w:id="2795" w:author="nikitadorogin@yandex.ru" w:date="2024-10-17T11:57:00Z"/>
            </w:rPr>
          </w:rPrChange>
        </w:rPr>
      </w:pPr>
      <w:ins w:id="2796" w:author="Lexer" w:date="2024-09-28T13:41:00Z">
        <w:del w:id="2797" w:author="nikitadorogin@yandex.ru" w:date="2024-10-17T11:57:00Z">
          <w:r w:rsidRPr="005808EE" w:rsidDel="00242197">
            <w:rPr>
              <w:position w:val="-30"/>
            </w:rPr>
            <w:object w:dxaOrig="2540" w:dyaOrig="680" w14:anchorId="42EE1212">
              <v:shape id="_x0000_i1035" type="#_x0000_t75" style="width:169.8pt;height:45.6pt" o:ole="" fillcolor="window">
                <v:imagedata r:id="rId49" o:title=""/>
              </v:shape>
              <o:OLEObject Type="Embed" ProgID="Equation.DSMT4" ShapeID="_x0000_i1035" DrawAspect="Content" ObjectID="_1791202535" r:id="rId50"/>
            </w:object>
          </w:r>
        </w:del>
      </w:ins>
    </w:p>
    <w:p w14:paraId="2AED58F4" w14:textId="153DAF6D" w:rsidR="002F7309" w:rsidRPr="00821BBB" w:rsidDel="00242197" w:rsidRDefault="008B3AA5">
      <w:pPr>
        <w:ind w:firstLine="0"/>
        <w:rPr>
          <w:ins w:id="2798" w:author="Lexer" w:date="2024-09-28T15:41:00Z"/>
          <w:del w:id="2799" w:author="nikitadorogin@yandex.ru" w:date="2024-10-17T11:57:00Z"/>
          <w:b/>
          <w:bCs/>
          <w:color w:val="000000"/>
          <w:lang w:val="en-US"/>
          <w:rPrChange w:id="2800" w:author="Student" w:date="2024-10-04T12:00:00Z">
            <w:rPr>
              <w:ins w:id="2801" w:author="Lexer" w:date="2024-09-28T15:41:00Z"/>
              <w:del w:id="2802" w:author="nikitadorogin@yandex.ru" w:date="2024-10-17T11:57:00Z"/>
              <w:b/>
              <w:bCs/>
              <w:color w:val="000000"/>
              <w:lang w:val="ru-RU"/>
            </w:rPr>
          </w:rPrChange>
        </w:rPr>
      </w:pPr>
      <w:ins w:id="2803" w:author="Lexer" w:date="2024-09-28T13:41:00Z">
        <w:del w:id="2804" w:author="nikitadorogin@yandex.ru" w:date="2024-10-17T11:57:00Z">
          <w:r w:rsidDel="00242197">
            <w:rPr>
              <w:lang w:val="en-US"/>
            </w:rPr>
            <w:delText>i</w:delText>
          </w:r>
          <w:r w:rsidRPr="00821BBB" w:rsidDel="00242197">
            <w:rPr>
              <w:lang w:val="en-US"/>
            </w:rPr>
            <w:delText>(01)</w:delText>
          </w:r>
        </w:del>
      </w:ins>
      <w:ins w:id="2805" w:author="Lexer" w:date="2024-09-28T13:42:00Z">
        <w:del w:id="2806" w:author="nikitadorogin@yandex.ru" w:date="2024-10-17T11:57:00Z">
          <w:r w:rsidRPr="00821BBB" w:rsidDel="00242197">
            <w:rPr>
              <w:lang w:val="en-US"/>
            </w:rPr>
            <w:delText xml:space="preserve"> = 196</w:delText>
          </w:r>
        </w:del>
      </w:ins>
      <w:ins w:id="2807" w:author="Lexer" w:date="2024-09-28T13:47:00Z">
        <w:del w:id="2808" w:author="nikitadorogin@yandex.ru" w:date="2024-10-17T11:57:00Z">
          <w:r w:rsidR="00C2677B" w:rsidRPr="00821BBB" w:rsidDel="00242197">
            <w:rPr>
              <w:lang w:val="en-US"/>
            </w:rPr>
            <w:delText>,</w:delText>
          </w:r>
        </w:del>
      </w:ins>
      <w:ins w:id="2809" w:author="Lexer" w:date="2024-09-28T13:42:00Z">
        <w:del w:id="2810" w:author="nikitadorogin@yandex.ru" w:date="2024-10-17T11:57:00Z">
          <w:r w:rsidRPr="00821BBB" w:rsidDel="00242197">
            <w:rPr>
              <w:lang w:val="en-US"/>
            </w:rPr>
            <w:delText xml:space="preserve">3 / </w:delText>
          </w:r>
        </w:del>
      </w:ins>
      <w:ins w:id="2811" w:author="Lexer" w:date="2024-09-28T13:44:00Z">
        <w:del w:id="2812" w:author="nikitadorogin@yandex.ru" w:date="2024-10-17T11:57:00Z">
          <w:r w:rsidR="00C2677B" w:rsidRPr="00821BBB" w:rsidDel="00242197">
            <w:rPr>
              <w:lang w:val="en-US"/>
            </w:rPr>
            <w:delText>276</w:delText>
          </w:r>
        </w:del>
      </w:ins>
      <w:ins w:id="2813" w:author="Lexer" w:date="2024-09-28T13:48:00Z">
        <w:del w:id="2814" w:author="nikitadorogin@yandex.ru" w:date="2024-10-17T11:57:00Z">
          <w:r w:rsidR="00C2677B" w:rsidRPr="00821BBB" w:rsidDel="00242197">
            <w:rPr>
              <w:lang w:val="en-US"/>
            </w:rPr>
            <w:delText>,</w:delText>
          </w:r>
        </w:del>
      </w:ins>
      <w:ins w:id="2815" w:author="Lexer" w:date="2024-09-28T13:44:00Z">
        <w:del w:id="2816" w:author="nikitadorogin@yandex.ru" w:date="2024-10-17T11:57:00Z">
          <w:r w:rsidR="00C2677B" w:rsidRPr="00821BBB" w:rsidDel="00242197">
            <w:rPr>
              <w:lang w:val="en-US"/>
            </w:rPr>
            <w:delText xml:space="preserve">1 * 100% = </w:delText>
          </w:r>
        </w:del>
      </w:ins>
      <w:ins w:id="2817" w:author="Lexer" w:date="2024-09-28T13:53:00Z">
        <w:del w:id="2818" w:author="nikitadorogin@yandex.ru" w:date="2024-10-17T11:57:00Z">
          <w:r w:rsidR="00BE7E64" w:rsidRPr="00821BBB" w:rsidDel="00242197">
            <w:rPr>
              <w:lang w:val="en-US"/>
            </w:rPr>
            <w:delText xml:space="preserve">0,71 * 100% = </w:delText>
          </w:r>
        </w:del>
      </w:ins>
      <w:ins w:id="2819" w:author="Lexer" w:date="2024-09-28T18:28:00Z">
        <w:del w:id="2820" w:author="nikitadorogin@yandex.ru" w:date="2024-10-17T11:57:00Z">
          <w:r w:rsidR="00826BB0" w:rsidRPr="00821BBB" w:rsidDel="00242197">
            <w:rPr>
              <w:lang w:val="en-US"/>
              <w:rPrChange w:id="2821" w:author="Student" w:date="2024-10-04T12:00:00Z">
                <w:rPr>
                  <w:lang w:val="ru-RU"/>
                </w:rPr>
              </w:rPrChange>
            </w:rPr>
            <w:delText>71%</w:delText>
          </w:r>
        </w:del>
      </w:ins>
      <w:ins w:id="2822" w:author="Lexer" w:date="2024-09-28T15:42:00Z">
        <w:del w:id="2823" w:author="nikitadorogin@yandex.ru" w:date="2024-10-17T11:57:00Z">
          <w:r w:rsidR="004C30E4" w:rsidRPr="00821BBB" w:rsidDel="00242197">
            <w:rPr>
              <w:szCs w:val="20"/>
              <w:lang w:val="en-US"/>
              <w:rPrChange w:id="2824" w:author="Student" w:date="2024-10-04T12:00:00Z">
                <w:rPr>
                  <w:szCs w:val="20"/>
                  <w:lang w:val="ru-RU"/>
                </w:rPr>
              </w:rPrChange>
            </w:rPr>
            <w:delText>246,1</w:delText>
          </w:r>
        </w:del>
      </w:ins>
      <w:ins w:id="2825" w:author="Lexer" w:date="2024-09-28T15:45:00Z">
        <w:del w:id="2826" w:author="nikitadorogin@yandex.ru" w:date="2024-10-17T11:57:00Z">
          <w:r w:rsidR="004C30E4" w:rsidRPr="00821BBB" w:rsidDel="00242197">
            <w:rPr>
              <w:szCs w:val="20"/>
              <w:lang w:val="en-US"/>
              <w:rPrChange w:id="2827" w:author="Student" w:date="2024-10-04T12:00:00Z">
                <w:rPr>
                  <w:szCs w:val="20"/>
                  <w:lang w:val="ru-RU"/>
                </w:rPr>
              </w:rPrChange>
            </w:rPr>
            <w:delText>278,2</w:delText>
          </w:r>
        </w:del>
      </w:ins>
      <w:ins w:id="2828" w:author="Lexer" w:date="2024-09-28T15:50:00Z">
        <w:del w:id="2829" w:author="nikitadorogin@yandex.ru" w:date="2024-10-17T11:57:00Z">
          <w:r w:rsidR="0008363D" w:rsidRPr="00821BBB" w:rsidDel="00242197">
            <w:rPr>
              <w:szCs w:val="20"/>
              <w:lang w:val="en-US"/>
              <w:rPrChange w:id="2830" w:author="Student" w:date="2024-10-04T12:00:00Z">
                <w:rPr>
                  <w:szCs w:val="20"/>
                  <w:lang w:val="ru-RU"/>
                </w:rPr>
              </w:rPrChange>
            </w:rPr>
            <w:delText>351,8</w:delText>
          </w:r>
        </w:del>
      </w:ins>
      <w:ins w:id="2831" w:author="Lexer" w:date="2024-09-28T15:52:00Z">
        <w:del w:id="2832" w:author="nikitadorogin@yandex.ru" w:date="2024-10-17T11:57:00Z">
          <w:r w:rsidR="002F3DEB" w:rsidRPr="00821BBB" w:rsidDel="00242197">
            <w:rPr>
              <w:szCs w:val="20"/>
              <w:lang w:val="en-US"/>
              <w:rPrChange w:id="2833" w:author="Student" w:date="2024-10-04T12:00:00Z">
                <w:rPr>
                  <w:szCs w:val="20"/>
                  <w:lang w:val="ru-RU"/>
                </w:rPr>
              </w:rPrChange>
            </w:rPr>
            <w:delText>591,1</w:delText>
          </w:r>
        </w:del>
      </w:ins>
      <w:ins w:id="2834" w:author="Lexer" w:date="2024-09-28T15:56:00Z">
        <w:del w:id="2835" w:author="nikitadorogin@yandex.ru" w:date="2024-10-17T11:57:00Z">
          <w:r w:rsidR="002F3DEB" w:rsidRPr="00821BBB" w:rsidDel="00242197">
            <w:rPr>
              <w:szCs w:val="20"/>
              <w:lang w:val="en-US"/>
              <w:rPrChange w:id="2836" w:author="Student" w:date="2024-10-04T12:00:00Z">
                <w:rPr>
                  <w:szCs w:val="20"/>
                  <w:lang w:val="ru-RU"/>
                </w:rPr>
              </w:rPrChange>
            </w:rPr>
            <w:delText>1034</w:delText>
          </w:r>
        </w:del>
      </w:ins>
      <w:ins w:id="2837" w:author="Lexer" w:date="2024-09-28T15:42:00Z">
        <w:del w:id="2838" w:author="nikitadorogin@yandex.ru" w:date="2024-10-17T11:57:00Z">
          <w:r w:rsidR="004C30E4" w:rsidRPr="00821BBB" w:rsidDel="00242197">
            <w:rPr>
              <w:szCs w:val="20"/>
              <w:lang w:val="en-US"/>
              <w:rPrChange w:id="2839" w:author="Student" w:date="2024-10-04T12:00:00Z">
                <w:rPr>
                  <w:szCs w:val="20"/>
                  <w:lang w:val="ru-RU"/>
                </w:rPr>
              </w:rPrChange>
            </w:rPr>
            <w:delText>304,6</w:delText>
          </w:r>
        </w:del>
      </w:ins>
      <w:ins w:id="2840" w:author="Lexer" w:date="2024-09-28T15:45:00Z">
        <w:del w:id="2841" w:author="nikitadorogin@yandex.ru" w:date="2024-10-17T11:57:00Z">
          <w:r w:rsidR="004C30E4" w:rsidRPr="00821BBB" w:rsidDel="00242197">
            <w:rPr>
              <w:szCs w:val="20"/>
              <w:lang w:val="en-US"/>
              <w:rPrChange w:id="2842" w:author="Student" w:date="2024-10-04T12:00:00Z">
                <w:rPr>
                  <w:szCs w:val="20"/>
                  <w:lang w:val="ru-RU"/>
                </w:rPr>
              </w:rPrChange>
            </w:rPr>
            <w:delText>402,2</w:delText>
          </w:r>
        </w:del>
      </w:ins>
      <w:ins w:id="2843" w:author="Lexer" w:date="2024-09-28T15:50:00Z">
        <w:del w:id="2844" w:author="nikitadorogin@yandex.ru" w:date="2024-10-17T11:57:00Z">
          <w:r w:rsidR="0008363D" w:rsidRPr="00821BBB" w:rsidDel="00242197">
            <w:rPr>
              <w:szCs w:val="20"/>
              <w:lang w:val="en-US"/>
              <w:rPrChange w:id="2845" w:author="Student" w:date="2024-10-04T12:00:00Z">
                <w:rPr>
                  <w:szCs w:val="20"/>
                  <w:lang w:val="ru-RU"/>
                </w:rPr>
              </w:rPrChange>
            </w:rPr>
            <w:delText>592,3</w:delText>
          </w:r>
        </w:del>
      </w:ins>
      <w:ins w:id="2846" w:author="Lexer" w:date="2024-09-28T15:53:00Z">
        <w:del w:id="2847" w:author="nikitadorogin@yandex.ru" w:date="2024-10-17T11:57:00Z">
          <w:r w:rsidR="002F3DEB" w:rsidRPr="00821BBB" w:rsidDel="00242197">
            <w:rPr>
              <w:szCs w:val="20"/>
              <w:lang w:val="en-US"/>
              <w:rPrChange w:id="2848" w:author="Student" w:date="2024-10-04T12:00:00Z">
                <w:rPr>
                  <w:szCs w:val="20"/>
                  <w:lang w:val="ru-RU"/>
                </w:rPr>
              </w:rPrChange>
            </w:rPr>
            <w:delText>1123</w:delText>
          </w:r>
        </w:del>
      </w:ins>
      <w:ins w:id="2849" w:author="Lexer" w:date="2024-09-28T15:56:00Z">
        <w:del w:id="2850" w:author="nikitadorogin@yandex.ru" w:date="2024-10-17T11:57:00Z">
          <w:r w:rsidR="002F3DEB" w:rsidRPr="00821BBB" w:rsidDel="00242197">
            <w:rPr>
              <w:szCs w:val="20"/>
              <w:lang w:val="en-US"/>
              <w:rPrChange w:id="2851" w:author="Student" w:date="2024-10-04T12:00:00Z">
                <w:rPr>
                  <w:szCs w:val="20"/>
                  <w:lang w:val="ru-RU"/>
                </w:rPr>
              </w:rPrChange>
            </w:rPr>
            <w:delText>2038</w:delText>
          </w:r>
        </w:del>
      </w:ins>
      <w:ins w:id="2852" w:author="Lexer" w:date="2024-09-28T15:42:00Z">
        <w:del w:id="2853" w:author="nikitadorogin@yandex.ru" w:date="2024-10-17T11:57:00Z">
          <w:r w:rsidR="004C30E4" w:rsidRPr="00821BBB" w:rsidDel="00242197">
            <w:rPr>
              <w:szCs w:val="20"/>
              <w:lang w:val="en-US"/>
              <w:rPrChange w:id="2854" w:author="Student" w:date="2024-10-04T12:00:00Z">
                <w:rPr>
                  <w:szCs w:val="20"/>
                  <w:lang w:val="ru-RU"/>
                </w:rPr>
              </w:rPrChange>
            </w:rPr>
            <w:delText>48,74</w:delText>
          </w:r>
        </w:del>
      </w:ins>
      <w:ins w:id="2855" w:author="Lexer" w:date="2024-09-28T15:45:00Z">
        <w:del w:id="2856" w:author="nikitadorogin@yandex.ru" w:date="2024-10-17T11:57:00Z">
          <w:r w:rsidR="004C30E4" w:rsidRPr="00821BBB" w:rsidDel="00242197">
            <w:rPr>
              <w:szCs w:val="20"/>
              <w:lang w:val="en-US"/>
              <w:rPrChange w:id="2857" w:author="Student" w:date="2024-10-04T12:00:00Z">
                <w:rPr>
                  <w:szCs w:val="20"/>
                  <w:lang w:val="ru-RU"/>
                </w:rPr>
              </w:rPrChange>
            </w:rPr>
            <w:delText>48,2</w:delText>
          </w:r>
        </w:del>
      </w:ins>
      <w:ins w:id="2858" w:author="Lexer" w:date="2024-09-28T16:17:00Z">
        <w:del w:id="2859" w:author="nikitadorogin@yandex.ru" w:date="2024-10-17T11:57:00Z">
          <w:r w:rsidR="00DA388C" w:rsidRPr="00821BBB" w:rsidDel="00242197">
            <w:rPr>
              <w:szCs w:val="20"/>
              <w:lang w:val="en-US"/>
              <w:rPrChange w:id="2860" w:author="Student" w:date="2024-10-04T12:00:00Z">
                <w:rPr>
                  <w:szCs w:val="20"/>
                  <w:lang w:val="ru-RU"/>
                </w:rPr>
              </w:rPrChange>
            </w:rPr>
            <w:delText>7</w:delText>
          </w:r>
        </w:del>
      </w:ins>
      <w:ins w:id="2861" w:author="Lexer" w:date="2024-09-28T15:50:00Z">
        <w:del w:id="2862" w:author="nikitadorogin@yandex.ru" w:date="2024-10-17T11:57:00Z">
          <w:r w:rsidR="0008363D" w:rsidRPr="00821BBB" w:rsidDel="00242197">
            <w:rPr>
              <w:szCs w:val="20"/>
              <w:lang w:val="en-US"/>
              <w:rPrChange w:id="2863" w:author="Student" w:date="2024-10-04T12:00:00Z">
                <w:rPr>
                  <w:szCs w:val="20"/>
                  <w:lang w:val="ru-RU"/>
                </w:rPr>
              </w:rPrChange>
            </w:rPr>
            <w:delText>47,39</w:delText>
          </w:r>
        </w:del>
      </w:ins>
      <w:ins w:id="2864" w:author="Lexer" w:date="2024-09-28T15:53:00Z">
        <w:del w:id="2865" w:author="nikitadorogin@yandex.ru" w:date="2024-10-17T11:57:00Z">
          <w:r w:rsidR="002F3DEB" w:rsidRPr="00821BBB" w:rsidDel="00242197">
            <w:rPr>
              <w:szCs w:val="20"/>
              <w:lang w:val="en-US"/>
              <w:rPrChange w:id="2866" w:author="Student" w:date="2024-10-04T12:00:00Z">
                <w:rPr>
                  <w:szCs w:val="20"/>
                  <w:lang w:val="ru-RU"/>
                </w:rPr>
              </w:rPrChange>
            </w:rPr>
            <w:delText>44,93</w:delText>
          </w:r>
        </w:del>
      </w:ins>
      <w:ins w:id="2867" w:author="Lexer" w:date="2024-09-28T15:56:00Z">
        <w:del w:id="2868" w:author="nikitadorogin@yandex.ru" w:date="2024-10-17T11:57:00Z">
          <w:r w:rsidR="002F3DEB" w:rsidRPr="00821BBB" w:rsidDel="00242197">
            <w:rPr>
              <w:szCs w:val="20"/>
              <w:lang w:val="en-US"/>
              <w:rPrChange w:id="2869" w:author="Student" w:date="2024-10-04T12:00:00Z">
                <w:rPr>
                  <w:szCs w:val="20"/>
                  <w:lang w:val="ru-RU"/>
                </w:rPr>
              </w:rPrChange>
            </w:rPr>
            <w:delText>40,76</w:delText>
          </w:r>
        </w:del>
      </w:ins>
      <w:ins w:id="2870" w:author="Lexer" w:date="2024-09-28T15:43:00Z">
        <w:del w:id="2871" w:author="nikitadorogin@yandex.ru" w:date="2024-10-17T11:57:00Z">
          <w:r w:rsidR="004C30E4" w:rsidRPr="00821BBB" w:rsidDel="00242197">
            <w:rPr>
              <w:szCs w:val="20"/>
              <w:lang w:val="en-US"/>
              <w:rPrChange w:id="2872" w:author="Student" w:date="2024-10-04T12:00:00Z">
                <w:rPr>
                  <w:szCs w:val="20"/>
                  <w:lang w:val="ru-RU"/>
                </w:rPr>
              </w:rPrChange>
            </w:rPr>
            <w:delText>1,75</w:delText>
          </w:r>
        </w:del>
      </w:ins>
      <w:ins w:id="2873" w:author="Lexer" w:date="2024-09-28T15:48:00Z">
        <w:del w:id="2874" w:author="nikitadorogin@yandex.ru" w:date="2024-10-17T11:57:00Z">
          <w:r w:rsidR="0008363D" w:rsidRPr="00821BBB" w:rsidDel="00242197">
            <w:rPr>
              <w:szCs w:val="20"/>
              <w:lang w:val="en-US"/>
              <w:rPrChange w:id="2875" w:author="Student" w:date="2024-10-04T12:00:00Z">
                <w:rPr>
                  <w:szCs w:val="20"/>
                  <w:lang w:val="ru-RU"/>
                </w:rPr>
              </w:rPrChange>
            </w:rPr>
            <w:delText>1,</w:delText>
          </w:r>
        </w:del>
      </w:ins>
      <w:ins w:id="2876" w:author="Lexer" w:date="2024-09-28T16:53:00Z">
        <w:del w:id="2877" w:author="nikitadorogin@yandex.ru" w:date="2024-10-17T11:57:00Z">
          <w:r w:rsidR="00981D37" w:rsidRPr="00821BBB" w:rsidDel="00242197">
            <w:rPr>
              <w:szCs w:val="20"/>
              <w:lang w:val="en-US"/>
              <w:rPrChange w:id="2878" w:author="Student" w:date="2024-10-04T12:00:00Z">
                <w:rPr>
                  <w:szCs w:val="20"/>
                  <w:lang w:val="ru-RU"/>
                </w:rPr>
              </w:rPrChange>
            </w:rPr>
            <w:delText>41</w:delText>
          </w:r>
        </w:del>
      </w:ins>
      <w:ins w:id="2879" w:author="Lexer" w:date="2024-09-28T15:51:00Z">
        <w:del w:id="2880" w:author="nikitadorogin@yandex.ru" w:date="2024-10-17T11:57:00Z">
          <w:r w:rsidR="0008363D" w:rsidRPr="00821BBB" w:rsidDel="00242197">
            <w:rPr>
              <w:szCs w:val="20"/>
              <w:lang w:val="en-US"/>
              <w:rPrChange w:id="2881" w:author="Student" w:date="2024-10-04T12:00:00Z">
                <w:rPr>
                  <w:szCs w:val="20"/>
                  <w:lang w:val="ru-RU"/>
                </w:rPr>
              </w:rPrChange>
            </w:rPr>
            <w:delText>1,</w:delText>
          </w:r>
        </w:del>
      </w:ins>
      <w:ins w:id="2882" w:author="Lexer" w:date="2024-09-28T16:40:00Z">
        <w:del w:id="2883" w:author="nikitadorogin@yandex.ru" w:date="2024-10-17T11:57:00Z">
          <w:r w:rsidR="00050D4D" w:rsidRPr="00821BBB" w:rsidDel="00242197">
            <w:rPr>
              <w:szCs w:val="20"/>
              <w:lang w:val="en-US"/>
              <w:rPrChange w:id="2884" w:author="Student" w:date="2024-10-04T12:00:00Z">
                <w:rPr>
                  <w:szCs w:val="20"/>
                  <w:lang w:val="ru-RU"/>
                </w:rPr>
              </w:rPrChange>
            </w:rPr>
            <w:delText>03</w:delText>
          </w:r>
        </w:del>
      </w:ins>
      <w:ins w:id="2885" w:author="Lexer" w:date="2024-09-28T15:55:00Z">
        <w:del w:id="2886" w:author="nikitadorogin@yandex.ru" w:date="2024-10-17T11:57:00Z">
          <w:r w:rsidR="002F3DEB" w:rsidRPr="00821BBB" w:rsidDel="00242197">
            <w:rPr>
              <w:szCs w:val="20"/>
              <w:lang w:val="en-US"/>
              <w:rPrChange w:id="2887" w:author="Student" w:date="2024-10-04T12:00:00Z">
                <w:rPr>
                  <w:szCs w:val="20"/>
                  <w:lang w:val="ru-RU"/>
                </w:rPr>
              </w:rPrChange>
            </w:rPr>
            <w:delText>0,406</w:delText>
          </w:r>
        </w:del>
      </w:ins>
      <w:ins w:id="2888" w:author="Lexer" w:date="2024-09-28T15:57:00Z">
        <w:del w:id="2889" w:author="nikitadorogin@yandex.ru" w:date="2024-10-17T11:57:00Z">
          <w:r w:rsidR="00C477F2" w:rsidRPr="00821BBB" w:rsidDel="00242197">
            <w:rPr>
              <w:szCs w:val="20"/>
              <w:lang w:val="en-US"/>
              <w:rPrChange w:id="2890" w:author="Student" w:date="2024-10-04T12:00:00Z">
                <w:rPr>
                  <w:szCs w:val="20"/>
                  <w:lang w:val="ru-RU"/>
                </w:rPr>
              </w:rPrChange>
            </w:rPr>
            <w:delText>0,59</w:delText>
          </w:r>
        </w:del>
      </w:ins>
      <w:ins w:id="2891" w:author="Lexer" w:date="2024-09-28T15:58:00Z">
        <w:del w:id="2892" w:author="nikitadorogin@yandex.ru" w:date="2024-10-17T11:57:00Z">
          <w:r w:rsidR="00C477F2" w:rsidRPr="00821BBB" w:rsidDel="00242197">
            <w:rPr>
              <w:szCs w:val="20"/>
              <w:lang w:val="en-US"/>
              <w:rPrChange w:id="2893" w:author="Student" w:date="2024-10-04T12:00:00Z">
                <w:rPr>
                  <w:szCs w:val="20"/>
                  <w:lang w:val="ru-RU"/>
                </w:rPr>
              </w:rPrChange>
            </w:rPr>
            <w:delText>4</w:delText>
          </w:r>
        </w:del>
      </w:ins>
      <w:ins w:id="2894" w:author="Lexer" w:date="2024-09-28T15:40:00Z">
        <w:del w:id="2895" w:author="nikitadorogin@yandex.ru" w:date="2024-10-17T11:57:00Z">
          <w:r w:rsidR="002F7309" w:rsidRPr="00821BBB" w:rsidDel="00242197">
            <w:rPr>
              <w:szCs w:val="20"/>
              <w:lang w:val="en-US"/>
              <w:rPrChange w:id="2896" w:author="Student" w:date="2024-10-04T12:00:00Z">
                <w:rPr>
                  <w:szCs w:val="20"/>
                  <w:lang w:val="ru-RU"/>
                </w:rPr>
              </w:rPrChange>
            </w:rPr>
            <w:delText>57,6</w:delText>
          </w:r>
        </w:del>
      </w:ins>
      <w:ins w:id="2897" w:author="Lexer" w:date="2024-09-28T15:44:00Z">
        <w:del w:id="2898" w:author="nikitadorogin@yandex.ru" w:date="2024-10-17T11:57:00Z">
          <w:r w:rsidR="004C30E4" w:rsidRPr="00821BBB" w:rsidDel="00242197">
            <w:rPr>
              <w:szCs w:val="20"/>
              <w:lang w:val="en-US"/>
              <w:rPrChange w:id="2899" w:author="Student" w:date="2024-10-04T12:00:00Z">
                <w:rPr>
                  <w:szCs w:val="20"/>
                  <w:lang w:val="ru-RU"/>
                </w:rPr>
              </w:rPrChange>
            </w:rPr>
            <w:delText>50,4</w:delText>
          </w:r>
        </w:del>
      </w:ins>
      <w:ins w:id="2900" w:author="Lexer" w:date="2024-09-28T16:50:00Z">
        <w:del w:id="2901" w:author="nikitadorogin@yandex.ru" w:date="2024-10-17T11:57:00Z">
          <w:r w:rsidR="00981D37" w:rsidRPr="00821BBB" w:rsidDel="00242197">
            <w:rPr>
              <w:szCs w:val="20"/>
              <w:lang w:val="en-US"/>
              <w:rPrChange w:id="2902" w:author="Student" w:date="2024-10-04T12:00:00Z">
                <w:rPr>
                  <w:szCs w:val="20"/>
                  <w:lang w:val="ru-RU"/>
                </w:rPr>
              </w:rPrChange>
            </w:rPr>
            <w:delText>40</w:delText>
          </w:r>
        </w:del>
      </w:ins>
      <w:ins w:id="2903" w:author="Lexer" w:date="2024-09-28T16:53:00Z">
        <w:del w:id="2904" w:author="nikitadorogin@yandex.ru" w:date="2024-10-17T11:57:00Z">
          <w:r w:rsidR="00981D37" w:rsidRPr="00821BBB" w:rsidDel="00242197">
            <w:rPr>
              <w:szCs w:val="20"/>
              <w:lang w:val="en-US"/>
              <w:rPrChange w:id="2905" w:author="Student" w:date="2024-10-04T12:00:00Z">
                <w:rPr>
                  <w:szCs w:val="20"/>
                  <w:lang w:val="ru-RU"/>
                </w:rPr>
              </w:rPrChange>
            </w:rPr>
            <w:delText>,89</w:delText>
          </w:r>
        </w:del>
      </w:ins>
      <w:ins w:id="2906" w:author="Lexer" w:date="2024-09-28T16:40:00Z">
        <w:del w:id="2907" w:author="nikitadorogin@yandex.ru" w:date="2024-10-17T11:57:00Z">
          <w:r w:rsidR="00050D4D" w:rsidRPr="00821BBB" w:rsidDel="00242197">
            <w:rPr>
              <w:szCs w:val="20"/>
              <w:lang w:val="en-US"/>
              <w:rPrChange w:id="2908" w:author="Student" w:date="2024-10-04T12:00:00Z">
                <w:rPr>
                  <w:szCs w:val="20"/>
                  <w:lang w:val="ru-RU"/>
                </w:rPr>
              </w:rPrChange>
            </w:rPr>
            <w:delText>29,66</w:delText>
          </w:r>
        </w:del>
      </w:ins>
      <w:ins w:id="2909" w:author="Lexer" w:date="2024-09-28T15:55:00Z">
        <w:del w:id="2910" w:author="nikitadorogin@yandex.ru" w:date="2024-10-17T11:57:00Z">
          <w:r w:rsidR="002F3DEB" w:rsidRPr="00821BBB" w:rsidDel="00242197">
            <w:rPr>
              <w:szCs w:val="20"/>
              <w:lang w:val="en-US"/>
              <w:rPrChange w:id="2911" w:author="Student" w:date="2024-10-04T12:00:00Z">
                <w:rPr>
                  <w:szCs w:val="20"/>
                  <w:lang w:val="ru-RU"/>
                </w:rPr>
              </w:rPrChange>
            </w:rPr>
            <w:delText>11,69</w:delText>
          </w:r>
        </w:del>
      </w:ins>
      <w:ins w:id="2912" w:author="Lexer" w:date="2024-09-28T15:58:00Z">
        <w:del w:id="2913" w:author="nikitadorogin@yandex.ru" w:date="2024-10-17T11:57:00Z">
          <w:r w:rsidR="00C477F2" w:rsidRPr="00821BBB" w:rsidDel="00242197">
            <w:rPr>
              <w:szCs w:val="20"/>
              <w:lang w:val="en-US"/>
              <w:rPrChange w:id="2914" w:author="Student" w:date="2024-10-04T12:00:00Z">
                <w:rPr>
                  <w:szCs w:val="20"/>
                  <w:lang w:val="ru-RU"/>
                </w:rPr>
              </w:rPrChange>
            </w:rPr>
            <w:delText>17,12</w:delText>
          </w:r>
        </w:del>
      </w:ins>
      <w:ins w:id="2915" w:author="Lexer" w:date="2024-09-28T15:44:00Z">
        <w:del w:id="2916" w:author="nikitadorogin@yandex.ru" w:date="2024-10-17T11:57:00Z">
          <w:r w:rsidR="004C30E4" w:rsidRPr="00821BBB" w:rsidDel="00242197">
            <w:rPr>
              <w:szCs w:val="20"/>
              <w:lang w:val="en-US"/>
              <w:rPrChange w:id="2917" w:author="Student" w:date="2024-10-04T12:00:00Z">
                <w:rPr>
                  <w:szCs w:val="20"/>
                  <w:lang w:val="ru-RU"/>
                </w:rPr>
              </w:rPrChange>
            </w:rPr>
            <w:delText>0,535</w:delText>
          </w:r>
        </w:del>
      </w:ins>
      <w:ins w:id="2918" w:author="Lexer" w:date="2024-09-28T15:45:00Z">
        <w:del w:id="2919" w:author="nikitadorogin@yandex.ru" w:date="2024-10-17T11:57:00Z">
          <w:r w:rsidR="004C30E4" w:rsidRPr="00821BBB" w:rsidDel="00242197">
            <w:rPr>
              <w:szCs w:val="20"/>
              <w:lang w:val="en-US"/>
              <w:rPrChange w:id="2920" w:author="Student" w:date="2024-10-04T12:00:00Z">
                <w:rPr>
                  <w:szCs w:val="20"/>
                  <w:lang w:val="ru-RU"/>
                </w:rPr>
              </w:rPrChange>
            </w:rPr>
            <w:delText>0,637</w:delText>
          </w:r>
        </w:del>
      </w:ins>
      <w:ins w:id="2921" w:author="Lexer" w:date="2024-09-28T16:53:00Z">
        <w:del w:id="2922" w:author="nikitadorogin@yandex.ru" w:date="2024-10-17T11:57:00Z">
          <w:r w:rsidR="00981D37" w:rsidRPr="00821BBB" w:rsidDel="00242197">
            <w:rPr>
              <w:szCs w:val="20"/>
              <w:lang w:val="en-US"/>
              <w:rPrChange w:id="2923" w:author="Student" w:date="2024-10-04T12:00:00Z">
                <w:rPr>
                  <w:szCs w:val="20"/>
                  <w:lang w:val="ru-RU"/>
                </w:rPr>
              </w:rPrChange>
            </w:rPr>
            <w:delText>0,755</w:delText>
          </w:r>
        </w:del>
      </w:ins>
      <w:ins w:id="2924" w:author="Lexer" w:date="2024-09-28T15:52:00Z">
        <w:del w:id="2925" w:author="nikitadorogin@yandex.ru" w:date="2024-10-17T11:57:00Z">
          <w:r w:rsidR="002F3DEB" w:rsidRPr="00821BBB" w:rsidDel="00242197">
            <w:rPr>
              <w:szCs w:val="20"/>
              <w:lang w:val="en-US"/>
              <w:rPrChange w:id="2926" w:author="Student" w:date="2024-10-04T12:00:00Z">
                <w:rPr>
                  <w:szCs w:val="20"/>
                  <w:lang w:val="ru-RU"/>
                </w:rPr>
              </w:rPrChange>
            </w:rPr>
            <w:delText>0,</w:delText>
          </w:r>
        </w:del>
      </w:ins>
      <w:ins w:id="2927" w:author="Lexer" w:date="2024-09-28T16:40:00Z">
        <w:del w:id="2928" w:author="nikitadorogin@yandex.ru" w:date="2024-10-17T11:57:00Z">
          <w:r w:rsidR="00050D4D" w:rsidRPr="00821BBB" w:rsidDel="00242197">
            <w:rPr>
              <w:szCs w:val="20"/>
              <w:lang w:val="en-US"/>
              <w:rPrChange w:id="2929" w:author="Student" w:date="2024-10-04T12:00:00Z">
                <w:rPr>
                  <w:szCs w:val="20"/>
                  <w:lang w:val="ru-RU"/>
                </w:rPr>
              </w:rPrChange>
            </w:rPr>
            <w:delText>869</w:delText>
          </w:r>
        </w:del>
      </w:ins>
      <w:ins w:id="2930" w:author="Lexer" w:date="2024-09-28T15:56:00Z">
        <w:del w:id="2931" w:author="nikitadorogin@yandex.ru" w:date="2024-10-17T11:57:00Z">
          <w:r w:rsidR="002F3DEB" w:rsidRPr="00821BBB" w:rsidDel="00242197">
            <w:rPr>
              <w:szCs w:val="20"/>
              <w:lang w:val="en-US"/>
              <w:rPrChange w:id="2932" w:author="Student" w:date="2024-10-04T12:00:00Z">
                <w:rPr>
                  <w:szCs w:val="20"/>
                  <w:lang w:val="ru-RU"/>
                </w:rPr>
              </w:rPrChange>
            </w:rPr>
            <w:delText>0,979</w:delText>
          </w:r>
        </w:del>
      </w:ins>
      <w:ins w:id="2933" w:author="Lexer" w:date="2024-09-28T15:59:00Z">
        <w:del w:id="2934" w:author="nikitadorogin@yandex.ru" w:date="2024-10-17T11:57:00Z">
          <w:r w:rsidR="00C477F2" w:rsidRPr="00821BBB" w:rsidDel="00242197">
            <w:rPr>
              <w:szCs w:val="20"/>
              <w:lang w:val="en-US"/>
              <w:rPrChange w:id="2935" w:author="Student" w:date="2024-10-04T12:00:00Z">
                <w:rPr>
                  <w:szCs w:val="20"/>
                  <w:lang w:val="ru-RU"/>
                </w:rPr>
              </w:rPrChange>
            </w:rPr>
            <w:delText>0,96</w:delText>
          </w:r>
        </w:del>
      </w:ins>
      <w:ins w:id="2936" w:author="Lexer" w:date="2024-09-28T17:02:00Z">
        <w:del w:id="2937" w:author="nikitadorogin@yandex.ru" w:date="2024-10-17T11:57:00Z">
          <w:r w:rsidR="0062218C" w:rsidRPr="00821BBB" w:rsidDel="00242197">
            <w:rPr>
              <w:szCs w:val="20"/>
              <w:lang w:val="en-US"/>
              <w:rPrChange w:id="2938" w:author="Student" w:date="2024-10-04T12:00:00Z">
                <w:rPr>
                  <w:szCs w:val="20"/>
                  <w:lang w:val="ru-RU"/>
                </w:rPr>
              </w:rPrChange>
            </w:rPr>
            <w:delText>0,980,950,930,910,870,84</w:delText>
          </w:r>
        </w:del>
      </w:ins>
      <w:ins w:id="2939" w:author="Lexer" w:date="2024-09-28T15:38:00Z">
        <w:del w:id="2940" w:author="nikitadorogin@yandex.ru" w:date="2024-10-17T11:57:00Z">
          <w:r w:rsidR="002F7309" w:rsidDel="00242197">
            <w:rPr>
              <w:b/>
              <w:bCs/>
              <w:color w:val="000000"/>
              <w:lang w:val="ru-RU"/>
            </w:rPr>
            <w:delText>Фи</w:delText>
          </w:r>
          <w:r w:rsidR="002F7309" w:rsidRPr="00821BBB" w:rsidDel="00242197">
            <w:rPr>
              <w:b/>
              <w:bCs/>
              <w:color w:val="000000"/>
              <w:lang w:val="en-US"/>
              <w:rPrChange w:id="2941" w:author="Student" w:date="2024-10-04T12:00:00Z">
                <w:rPr>
                  <w:b/>
                  <w:bCs/>
                  <w:color w:val="000000"/>
                  <w:lang w:val="ru-RU"/>
                </w:rPr>
              </w:rPrChange>
            </w:rPr>
            <w:delText>(100) = 360/12</w:delText>
          </w:r>
        </w:del>
      </w:ins>
      <w:ins w:id="2942" w:author="Lexer" w:date="2024-09-28T15:43:00Z">
        <w:del w:id="2943" w:author="nikitadorogin@yandex.ru" w:date="2024-10-17T11:57:00Z">
          <w:r w:rsidR="004C30E4" w:rsidRPr="00821BBB" w:rsidDel="00242197">
            <w:rPr>
              <w:b/>
              <w:bCs/>
              <w:color w:val="000000"/>
              <w:lang w:val="en-US"/>
              <w:rPrChange w:id="2944" w:author="Student" w:date="2024-10-04T12:00:00Z">
                <w:rPr>
                  <w:b/>
                  <w:bCs/>
                  <w:color w:val="000000"/>
                  <w:lang w:val="ru-RU"/>
                </w:rPr>
              </w:rPrChange>
            </w:rPr>
            <w:delText>,</w:delText>
          </w:r>
        </w:del>
      </w:ins>
      <w:ins w:id="2945" w:author="Lexer" w:date="2024-09-28T15:38:00Z">
        <w:del w:id="2946" w:author="nikitadorogin@yandex.ru" w:date="2024-10-17T11:57:00Z">
          <w:r w:rsidR="002F7309" w:rsidRPr="00821BBB" w:rsidDel="00242197">
            <w:rPr>
              <w:b/>
              <w:bCs/>
              <w:color w:val="000000"/>
              <w:lang w:val="en-US"/>
              <w:rPrChange w:id="2947" w:author="Student" w:date="2024-10-04T12:00:00Z">
                <w:rPr>
                  <w:b/>
                  <w:bCs/>
                  <w:color w:val="000000"/>
                  <w:lang w:val="ru-RU"/>
                </w:rPr>
              </w:rPrChange>
            </w:rPr>
            <w:delText>5*</w:delText>
          </w:r>
        </w:del>
      </w:ins>
      <w:ins w:id="2948" w:author="Lexer" w:date="2024-09-28T15:43:00Z">
        <w:del w:id="2949" w:author="nikitadorogin@yandex.ru" w:date="2024-10-17T11:57:00Z">
          <w:r w:rsidR="004C30E4" w:rsidRPr="00821BBB" w:rsidDel="00242197">
            <w:rPr>
              <w:b/>
              <w:bCs/>
              <w:color w:val="000000"/>
              <w:lang w:val="en-US"/>
              <w:rPrChange w:id="2950" w:author="Student" w:date="2024-10-04T12:00:00Z">
                <w:rPr>
                  <w:b/>
                  <w:bCs/>
                  <w:color w:val="000000"/>
                  <w:lang w:val="ru-RU"/>
                </w:rPr>
              </w:rPrChange>
            </w:rPr>
            <w:delText>1</w:delText>
          </w:r>
        </w:del>
      </w:ins>
      <w:ins w:id="2951" w:author="Lexer" w:date="2024-09-28T15:39:00Z">
        <w:del w:id="2952" w:author="nikitadorogin@yandex.ru" w:date="2024-10-17T11:57:00Z">
          <w:r w:rsidR="002F7309" w:rsidRPr="00821BBB" w:rsidDel="00242197">
            <w:rPr>
              <w:b/>
              <w:bCs/>
              <w:color w:val="000000"/>
              <w:lang w:val="en-US"/>
              <w:rPrChange w:id="2953" w:author="Student" w:date="2024-10-04T12:00:00Z">
                <w:rPr>
                  <w:b/>
                  <w:bCs/>
                  <w:color w:val="000000"/>
                  <w:lang w:val="ru-RU"/>
                </w:rPr>
              </w:rPrChange>
            </w:rPr>
            <w:delText>,</w:delText>
          </w:r>
        </w:del>
      </w:ins>
      <w:ins w:id="2954" w:author="Lexer" w:date="2024-09-28T15:43:00Z">
        <w:del w:id="2955" w:author="nikitadorogin@yandex.ru" w:date="2024-10-17T11:57:00Z">
          <w:r w:rsidR="004C30E4" w:rsidRPr="00821BBB" w:rsidDel="00242197">
            <w:rPr>
              <w:b/>
              <w:bCs/>
              <w:color w:val="000000"/>
              <w:lang w:val="en-US"/>
              <w:rPrChange w:id="2956" w:author="Student" w:date="2024-10-04T12:00:00Z">
                <w:rPr>
                  <w:b/>
                  <w:bCs/>
                  <w:color w:val="000000"/>
                  <w:lang w:val="ru-RU"/>
                </w:rPr>
              </w:rPrChange>
            </w:rPr>
            <w:delText>92</w:delText>
          </w:r>
        </w:del>
      </w:ins>
      <w:ins w:id="2957" w:author="Lexer" w:date="2024-09-28T15:39:00Z">
        <w:del w:id="2958" w:author="nikitadorogin@yandex.ru" w:date="2024-10-17T11:57:00Z">
          <w:r w:rsidR="002F7309" w:rsidRPr="00821BBB" w:rsidDel="00242197">
            <w:rPr>
              <w:b/>
              <w:bCs/>
              <w:color w:val="000000"/>
              <w:lang w:val="en-US"/>
              <w:rPrChange w:id="2959" w:author="Student" w:date="2024-10-04T12:00:00Z">
                <w:rPr>
                  <w:b/>
                  <w:bCs/>
                  <w:color w:val="000000"/>
                  <w:lang w:val="ru-RU"/>
                </w:rPr>
              </w:rPrChange>
            </w:rPr>
            <w:delText xml:space="preserve"> = </w:delText>
          </w:r>
        </w:del>
      </w:ins>
      <w:ins w:id="2960" w:author="Lexer" w:date="2024-09-28T15:40:00Z">
        <w:del w:id="2961" w:author="nikitadorogin@yandex.ru" w:date="2024-10-17T11:57:00Z">
          <w:r w:rsidR="002F7309" w:rsidRPr="00821BBB" w:rsidDel="00242197">
            <w:rPr>
              <w:b/>
              <w:bCs/>
              <w:color w:val="000000"/>
              <w:lang w:val="en-US"/>
              <w:rPrChange w:id="2962" w:author="Student" w:date="2024-10-04T12:00:00Z">
                <w:rPr>
                  <w:b/>
                  <w:bCs/>
                  <w:color w:val="000000"/>
                  <w:lang w:val="ru-RU"/>
                </w:rPr>
              </w:rPrChange>
            </w:rPr>
            <w:delText>5</w:delText>
          </w:r>
        </w:del>
      </w:ins>
      <w:ins w:id="2963" w:author="Lexer" w:date="2024-09-28T15:41:00Z">
        <w:del w:id="2964" w:author="nikitadorogin@yandex.ru" w:date="2024-10-17T11:57:00Z">
          <w:r w:rsidR="002F7309" w:rsidRPr="00821BBB" w:rsidDel="00242197">
            <w:rPr>
              <w:b/>
              <w:bCs/>
              <w:color w:val="000000"/>
              <w:lang w:val="en-US"/>
              <w:rPrChange w:id="2965" w:author="Student" w:date="2024-10-04T12:00:00Z">
                <w:rPr>
                  <w:b/>
                  <w:bCs/>
                  <w:color w:val="000000"/>
                  <w:lang w:val="ru-RU"/>
                </w:rPr>
              </w:rPrChange>
            </w:rPr>
            <w:delText>5,29</w:delText>
          </w:r>
        </w:del>
      </w:ins>
    </w:p>
    <w:p w14:paraId="513BDEDA" w14:textId="57C0D15F" w:rsidR="002F7309" w:rsidRPr="00821BBB" w:rsidDel="00242197" w:rsidRDefault="002F7309">
      <w:pPr>
        <w:ind w:firstLine="0"/>
        <w:rPr>
          <w:ins w:id="2966" w:author="Lexer" w:date="2024-09-28T15:48:00Z"/>
          <w:del w:id="2967" w:author="nikitadorogin@yandex.ru" w:date="2024-10-17T11:57:00Z"/>
          <w:b/>
          <w:bCs/>
          <w:color w:val="000000"/>
          <w:lang w:val="en-US"/>
          <w:rPrChange w:id="2968" w:author="Student" w:date="2024-10-04T12:00:00Z">
            <w:rPr>
              <w:ins w:id="2969" w:author="Lexer" w:date="2024-09-28T15:48:00Z"/>
              <w:del w:id="2970" w:author="nikitadorogin@yandex.ru" w:date="2024-10-17T11:57:00Z"/>
              <w:b/>
              <w:bCs/>
              <w:color w:val="000000"/>
              <w:lang w:val="ru-RU"/>
            </w:rPr>
          </w:rPrChange>
        </w:rPr>
      </w:pPr>
      <w:ins w:id="2971" w:author="Lexer" w:date="2024-09-28T15:41:00Z">
        <w:del w:id="2972" w:author="nikitadorogin@yandex.ru" w:date="2024-10-17T11:57:00Z">
          <w:r w:rsidDel="00242197">
            <w:rPr>
              <w:b/>
              <w:bCs/>
              <w:color w:val="000000"/>
              <w:lang w:val="ru-RU"/>
            </w:rPr>
            <w:delText>Фи</w:delText>
          </w:r>
          <w:r w:rsidRPr="00821BBB" w:rsidDel="00242197">
            <w:rPr>
              <w:b/>
              <w:bCs/>
              <w:color w:val="000000"/>
              <w:lang w:val="en-US"/>
              <w:rPrChange w:id="2973" w:author="Student" w:date="2024-10-04T12:00:00Z">
                <w:rPr>
                  <w:b/>
                  <w:bCs/>
                  <w:color w:val="000000"/>
                  <w:lang w:val="ru-RU"/>
                </w:rPr>
              </w:rPrChange>
            </w:rPr>
            <w:delText xml:space="preserve">(80) = </w:delText>
          </w:r>
        </w:del>
      </w:ins>
      <w:ins w:id="2974" w:author="Lexer" w:date="2024-09-28T15:43:00Z">
        <w:del w:id="2975" w:author="nikitadorogin@yandex.ru" w:date="2024-10-17T11:57:00Z">
          <w:r w:rsidR="004C30E4" w:rsidRPr="00821BBB" w:rsidDel="00242197">
            <w:rPr>
              <w:b/>
              <w:bCs/>
              <w:color w:val="000000"/>
              <w:lang w:val="en-US"/>
              <w:rPrChange w:id="2976" w:author="Student" w:date="2024-10-04T12:00:00Z">
                <w:rPr>
                  <w:b/>
                  <w:bCs/>
                  <w:color w:val="000000"/>
                  <w:lang w:val="ru-RU"/>
                </w:rPr>
              </w:rPrChange>
            </w:rPr>
            <w:delText>360/12,5*1</w:delText>
          </w:r>
        </w:del>
      </w:ins>
      <w:ins w:id="2977" w:author="Lexer" w:date="2024-09-28T15:44:00Z">
        <w:del w:id="2978" w:author="nikitadorogin@yandex.ru" w:date="2024-10-17T11:57:00Z">
          <w:r w:rsidR="004C30E4" w:rsidRPr="00821BBB" w:rsidDel="00242197">
            <w:rPr>
              <w:b/>
              <w:bCs/>
              <w:color w:val="000000"/>
              <w:lang w:val="en-US"/>
              <w:rPrChange w:id="2979" w:author="Student" w:date="2024-10-04T12:00:00Z">
                <w:rPr>
                  <w:b/>
                  <w:bCs/>
                  <w:color w:val="000000"/>
                  <w:lang w:val="ru-RU"/>
                </w:rPr>
              </w:rPrChange>
            </w:rPr>
            <w:delText>,75 = 50,4</w:delText>
          </w:r>
        </w:del>
      </w:ins>
    </w:p>
    <w:p w14:paraId="226FEE0D" w14:textId="56C83C43" w:rsidR="0008363D" w:rsidRPr="00821BBB" w:rsidDel="00242197" w:rsidRDefault="0008363D">
      <w:pPr>
        <w:ind w:firstLine="0"/>
        <w:rPr>
          <w:ins w:id="2980" w:author="Lexer" w:date="2024-09-28T15:50:00Z"/>
          <w:del w:id="2981" w:author="nikitadorogin@yandex.ru" w:date="2024-10-17T11:57:00Z"/>
          <w:b/>
          <w:bCs/>
          <w:color w:val="000000"/>
          <w:lang w:val="en-US"/>
          <w:rPrChange w:id="2982" w:author="Student" w:date="2024-10-04T12:00:00Z">
            <w:rPr>
              <w:ins w:id="2983" w:author="Lexer" w:date="2024-09-28T15:50:00Z"/>
              <w:del w:id="2984" w:author="nikitadorogin@yandex.ru" w:date="2024-10-17T11:57:00Z"/>
              <w:b/>
              <w:bCs/>
              <w:color w:val="000000"/>
              <w:lang w:val="ru-RU"/>
            </w:rPr>
          </w:rPrChange>
        </w:rPr>
      </w:pPr>
      <w:ins w:id="2985" w:author="Lexer" w:date="2024-09-28T15:48:00Z">
        <w:del w:id="2986" w:author="nikitadorogin@yandex.ru" w:date="2024-10-17T11:57:00Z">
          <w:r w:rsidDel="00242197">
            <w:rPr>
              <w:b/>
              <w:bCs/>
              <w:color w:val="000000"/>
              <w:lang w:val="ru-RU"/>
            </w:rPr>
            <w:delText>Фи</w:delText>
          </w:r>
          <w:r w:rsidRPr="00821BBB" w:rsidDel="00242197">
            <w:rPr>
              <w:b/>
              <w:bCs/>
              <w:color w:val="000000"/>
              <w:lang w:val="en-US"/>
              <w:rPrChange w:id="2987" w:author="Student" w:date="2024-10-04T12:00:00Z">
                <w:rPr>
                  <w:b/>
                  <w:bCs/>
                  <w:color w:val="000000"/>
                  <w:lang w:val="ru-RU"/>
                </w:rPr>
              </w:rPrChange>
            </w:rPr>
            <w:delText>(60) = 360/12,5*</w:delText>
          </w:r>
        </w:del>
      </w:ins>
      <w:ins w:id="2988" w:author="Lexer" w:date="2024-09-28T15:49:00Z">
        <w:del w:id="2989" w:author="nikitadorogin@yandex.ru" w:date="2024-10-17T11:57:00Z">
          <w:r w:rsidRPr="00821BBB" w:rsidDel="00242197">
            <w:rPr>
              <w:b/>
              <w:bCs/>
              <w:color w:val="000000"/>
              <w:lang w:val="en-US"/>
              <w:rPrChange w:id="2990" w:author="Student" w:date="2024-10-04T12:00:00Z">
                <w:rPr>
                  <w:b/>
                  <w:bCs/>
                  <w:color w:val="000000"/>
                  <w:lang w:val="ru-RU"/>
                </w:rPr>
              </w:rPrChange>
            </w:rPr>
            <w:delText>1,</w:delText>
          </w:r>
        </w:del>
      </w:ins>
      <w:ins w:id="2991" w:author="Lexer" w:date="2024-09-28T16:49:00Z">
        <w:del w:id="2992" w:author="nikitadorogin@yandex.ru" w:date="2024-10-17T11:57:00Z">
          <w:r w:rsidR="0069039C" w:rsidRPr="00821BBB" w:rsidDel="00242197">
            <w:rPr>
              <w:b/>
              <w:bCs/>
              <w:color w:val="000000"/>
              <w:lang w:val="en-US"/>
              <w:rPrChange w:id="2993" w:author="Student" w:date="2024-10-04T12:00:00Z">
                <w:rPr>
                  <w:b/>
                  <w:bCs/>
                  <w:color w:val="000000"/>
                  <w:lang w:val="ru-RU"/>
                </w:rPr>
              </w:rPrChange>
            </w:rPr>
            <w:delText>39</w:delText>
          </w:r>
        </w:del>
      </w:ins>
      <w:ins w:id="2994" w:author="Lexer" w:date="2024-09-28T15:49:00Z">
        <w:del w:id="2995" w:author="nikitadorogin@yandex.ru" w:date="2024-10-17T11:57:00Z">
          <w:r w:rsidRPr="00821BBB" w:rsidDel="00242197">
            <w:rPr>
              <w:b/>
              <w:bCs/>
              <w:color w:val="000000"/>
              <w:lang w:val="en-US"/>
              <w:rPrChange w:id="2996" w:author="Student" w:date="2024-10-04T12:00:00Z">
                <w:rPr>
                  <w:b/>
                  <w:bCs/>
                  <w:color w:val="000000"/>
                  <w:lang w:val="ru-RU"/>
                </w:rPr>
              </w:rPrChange>
            </w:rPr>
            <w:delText xml:space="preserve"> = </w:delText>
          </w:r>
        </w:del>
      </w:ins>
      <w:ins w:id="2997" w:author="Lexer" w:date="2024-09-28T16:50:00Z">
        <w:del w:id="2998" w:author="nikitadorogin@yandex.ru" w:date="2024-10-17T11:57:00Z">
          <w:r w:rsidR="00981D37" w:rsidRPr="00821BBB" w:rsidDel="00242197">
            <w:rPr>
              <w:b/>
              <w:bCs/>
              <w:color w:val="000000"/>
              <w:lang w:val="en-US"/>
              <w:rPrChange w:id="2999" w:author="Student" w:date="2024-10-04T12:00:00Z">
                <w:rPr>
                  <w:b/>
                  <w:bCs/>
                  <w:color w:val="000000"/>
                  <w:lang w:val="ru-RU"/>
                </w:rPr>
              </w:rPrChange>
            </w:rPr>
            <w:delText>40</w:delText>
          </w:r>
        </w:del>
      </w:ins>
    </w:p>
    <w:p w14:paraId="768E39B9" w14:textId="439CCB13" w:rsidR="0008363D" w:rsidRPr="00821BBB" w:rsidDel="00242197" w:rsidRDefault="0008363D">
      <w:pPr>
        <w:ind w:firstLine="0"/>
        <w:rPr>
          <w:ins w:id="3000" w:author="Lexer" w:date="2024-09-28T15:55:00Z"/>
          <w:del w:id="3001" w:author="nikitadorogin@yandex.ru" w:date="2024-10-17T11:57:00Z"/>
          <w:b/>
          <w:bCs/>
          <w:color w:val="000000"/>
          <w:lang w:val="en-US"/>
          <w:rPrChange w:id="3002" w:author="Student" w:date="2024-10-04T12:00:00Z">
            <w:rPr>
              <w:ins w:id="3003" w:author="Lexer" w:date="2024-09-28T15:55:00Z"/>
              <w:del w:id="3004" w:author="nikitadorogin@yandex.ru" w:date="2024-10-17T11:57:00Z"/>
              <w:b/>
              <w:bCs/>
              <w:color w:val="000000"/>
              <w:lang w:val="ru-RU"/>
            </w:rPr>
          </w:rPrChange>
        </w:rPr>
      </w:pPr>
      <w:ins w:id="3005" w:author="Lexer" w:date="2024-09-28T15:50:00Z">
        <w:del w:id="3006" w:author="nikitadorogin@yandex.ru" w:date="2024-10-17T11:57:00Z">
          <w:r w:rsidDel="00242197">
            <w:rPr>
              <w:b/>
              <w:bCs/>
              <w:color w:val="000000"/>
              <w:lang w:val="ru-RU"/>
            </w:rPr>
            <w:delText>Фи</w:delText>
          </w:r>
          <w:r w:rsidRPr="00821BBB" w:rsidDel="00242197">
            <w:rPr>
              <w:b/>
              <w:bCs/>
              <w:color w:val="000000"/>
              <w:lang w:val="en-US"/>
              <w:rPrChange w:id="3007" w:author="Student" w:date="2024-10-04T12:00:00Z">
                <w:rPr>
                  <w:b/>
                  <w:bCs/>
                  <w:color w:val="000000"/>
                  <w:lang w:val="ru-RU"/>
                </w:rPr>
              </w:rPrChange>
            </w:rPr>
            <w:delText xml:space="preserve">(40) = </w:delText>
          </w:r>
        </w:del>
      </w:ins>
      <w:ins w:id="3008" w:author="Lexer" w:date="2024-09-28T15:51:00Z">
        <w:del w:id="3009" w:author="nikitadorogin@yandex.ru" w:date="2024-10-17T11:57:00Z">
          <w:r w:rsidRPr="00821BBB" w:rsidDel="00242197">
            <w:rPr>
              <w:b/>
              <w:bCs/>
              <w:color w:val="000000"/>
              <w:lang w:val="en-US"/>
              <w:rPrChange w:id="3010" w:author="Student" w:date="2024-10-04T12:00:00Z">
                <w:rPr>
                  <w:b/>
                  <w:bCs/>
                  <w:color w:val="000000"/>
                  <w:lang w:val="ru-RU"/>
                </w:rPr>
              </w:rPrChange>
            </w:rPr>
            <w:delText>360/12,5*1,</w:delText>
          </w:r>
        </w:del>
      </w:ins>
      <w:ins w:id="3011" w:author="Lexer" w:date="2024-09-28T16:43:00Z">
        <w:del w:id="3012" w:author="nikitadorogin@yandex.ru" w:date="2024-10-17T11:57:00Z">
          <w:r w:rsidR="00050D4D" w:rsidRPr="00821BBB" w:rsidDel="00242197">
            <w:rPr>
              <w:b/>
              <w:bCs/>
              <w:color w:val="000000"/>
              <w:lang w:val="en-US"/>
              <w:rPrChange w:id="3013" w:author="Student" w:date="2024-10-04T12:00:00Z">
                <w:rPr>
                  <w:b/>
                  <w:bCs/>
                  <w:color w:val="000000"/>
                  <w:lang w:val="ru-RU"/>
                </w:rPr>
              </w:rPrChange>
            </w:rPr>
            <w:delText>03</w:delText>
          </w:r>
        </w:del>
      </w:ins>
      <w:ins w:id="3014" w:author="Lexer" w:date="2024-09-28T15:51:00Z">
        <w:del w:id="3015" w:author="nikitadorogin@yandex.ru" w:date="2024-10-17T11:57:00Z">
          <w:r w:rsidRPr="00821BBB" w:rsidDel="00242197">
            <w:rPr>
              <w:b/>
              <w:bCs/>
              <w:color w:val="000000"/>
              <w:lang w:val="en-US"/>
              <w:rPrChange w:id="3016" w:author="Student" w:date="2024-10-04T12:00:00Z">
                <w:rPr>
                  <w:b/>
                  <w:bCs/>
                  <w:color w:val="000000"/>
                  <w:lang w:val="ru-RU"/>
                </w:rPr>
              </w:rPrChange>
            </w:rPr>
            <w:delText xml:space="preserve"> = </w:delText>
          </w:r>
        </w:del>
      </w:ins>
      <w:ins w:id="3017" w:author="Lexer" w:date="2024-09-28T16:43:00Z">
        <w:del w:id="3018" w:author="nikitadorogin@yandex.ru" w:date="2024-10-17T11:57:00Z">
          <w:r w:rsidR="00050D4D" w:rsidRPr="00821BBB" w:rsidDel="00242197">
            <w:rPr>
              <w:b/>
              <w:bCs/>
              <w:color w:val="000000"/>
              <w:lang w:val="en-US"/>
              <w:rPrChange w:id="3019" w:author="Student" w:date="2024-10-04T12:00:00Z">
                <w:rPr>
                  <w:b/>
                  <w:bCs/>
                  <w:color w:val="000000"/>
                  <w:lang w:val="ru-RU"/>
                </w:rPr>
              </w:rPrChange>
            </w:rPr>
            <w:delText>29,66</w:delText>
          </w:r>
        </w:del>
      </w:ins>
    </w:p>
    <w:p w14:paraId="307C9085" w14:textId="1CC2656B" w:rsidR="002F3DEB" w:rsidRPr="00821BBB" w:rsidDel="00242197" w:rsidRDefault="002F3DEB">
      <w:pPr>
        <w:ind w:firstLine="0"/>
        <w:rPr>
          <w:ins w:id="3020" w:author="Lexer" w:date="2024-09-28T15:58:00Z"/>
          <w:del w:id="3021" w:author="nikitadorogin@yandex.ru" w:date="2024-10-17T11:57:00Z"/>
          <w:b/>
          <w:bCs/>
          <w:color w:val="000000"/>
          <w:lang w:val="en-US"/>
          <w:rPrChange w:id="3022" w:author="Student" w:date="2024-10-04T12:00:00Z">
            <w:rPr>
              <w:ins w:id="3023" w:author="Lexer" w:date="2024-09-28T15:58:00Z"/>
              <w:del w:id="3024" w:author="nikitadorogin@yandex.ru" w:date="2024-10-17T11:57:00Z"/>
              <w:b/>
              <w:bCs/>
              <w:color w:val="000000"/>
              <w:lang w:val="ru-RU"/>
            </w:rPr>
          </w:rPrChange>
        </w:rPr>
      </w:pPr>
      <w:ins w:id="3025" w:author="Lexer" w:date="2024-09-28T15:55:00Z">
        <w:del w:id="3026" w:author="nikitadorogin@yandex.ru" w:date="2024-10-17T11:57:00Z">
          <w:r w:rsidDel="00242197">
            <w:rPr>
              <w:b/>
              <w:bCs/>
              <w:color w:val="000000"/>
              <w:lang w:val="ru-RU"/>
            </w:rPr>
            <w:delText>Фи</w:delText>
          </w:r>
          <w:r w:rsidRPr="00821BBB" w:rsidDel="00242197">
            <w:rPr>
              <w:b/>
              <w:bCs/>
              <w:color w:val="000000"/>
              <w:lang w:val="en-US"/>
              <w:rPrChange w:id="3027" w:author="Student" w:date="2024-10-04T12:00:00Z">
                <w:rPr>
                  <w:b/>
                  <w:bCs/>
                  <w:color w:val="000000"/>
                  <w:lang w:val="ru-RU"/>
                </w:rPr>
              </w:rPrChange>
            </w:rPr>
            <w:delText xml:space="preserve">(20) = 360/12,5*0,406 = </w:delText>
          </w:r>
        </w:del>
      </w:ins>
      <w:ins w:id="3028" w:author="Lexer" w:date="2024-09-28T15:56:00Z">
        <w:del w:id="3029" w:author="nikitadorogin@yandex.ru" w:date="2024-10-17T11:57:00Z">
          <w:r w:rsidRPr="00821BBB" w:rsidDel="00242197">
            <w:rPr>
              <w:b/>
              <w:bCs/>
              <w:color w:val="000000"/>
              <w:lang w:val="en-US"/>
              <w:rPrChange w:id="3030" w:author="Student" w:date="2024-10-04T12:00:00Z">
                <w:rPr>
                  <w:b/>
                  <w:bCs/>
                  <w:color w:val="000000"/>
                  <w:lang w:val="ru-RU"/>
                </w:rPr>
              </w:rPrChange>
            </w:rPr>
            <w:delText>11,69</w:delText>
          </w:r>
        </w:del>
      </w:ins>
    </w:p>
    <w:p w14:paraId="78C07C86" w14:textId="0C0E58A1" w:rsidR="00C477F2" w:rsidRPr="00821BBB" w:rsidDel="00242197" w:rsidRDefault="00C477F2">
      <w:pPr>
        <w:ind w:firstLine="0"/>
        <w:rPr>
          <w:ins w:id="3031" w:author="Lexer" w:date="2024-09-28T15:38:00Z"/>
          <w:del w:id="3032" w:author="nikitadorogin@yandex.ru" w:date="2024-10-17T11:57:00Z"/>
          <w:b/>
          <w:bCs/>
          <w:color w:val="000000"/>
          <w:lang w:val="en-US"/>
          <w:rPrChange w:id="3033" w:author="Student" w:date="2024-10-04T12:00:00Z">
            <w:rPr>
              <w:ins w:id="3034" w:author="Lexer" w:date="2024-09-28T15:38:00Z"/>
              <w:del w:id="3035" w:author="nikitadorogin@yandex.ru" w:date="2024-10-17T11:57:00Z"/>
              <w:b/>
              <w:bCs/>
              <w:color w:val="000000"/>
            </w:rPr>
          </w:rPrChange>
        </w:rPr>
      </w:pPr>
      <w:ins w:id="3036" w:author="Lexer" w:date="2024-09-28T15:58:00Z">
        <w:del w:id="3037" w:author="nikitadorogin@yandex.ru" w:date="2024-10-17T11:57:00Z">
          <w:r w:rsidDel="00242197">
            <w:rPr>
              <w:b/>
              <w:bCs/>
              <w:color w:val="000000"/>
              <w:lang w:val="ru-RU"/>
            </w:rPr>
            <w:delText>Фи</w:delText>
          </w:r>
          <w:r w:rsidRPr="00821BBB" w:rsidDel="00242197">
            <w:rPr>
              <w:b/>
              <w:bCs/>
              <w:color w:val="000000"/>
              <w:lang w:val="en-US"/>
              <w:rPrChange w:id="3038" w:author="Student" w:date="2024-10-04T12:00:00Z">
                <w:rPr>
                  <w:b/>
                  <w:bCs/>
                  <w:color w:val="000000"/>
                  <w:lang w:val="ru-RU"/>
                </w:rPr>
              </w:rPrChange>
            </w:rPr>
            <w:delText>(10) = 360/12,5*</w:delText>
          </w:r>
        </w:del>
      </w:ins>
      <w:ins w:id="3039" w:author="Lexer" w:date="2024-09-28T15:59:00Z">
        <w:del w:id="3040" w:author="nikitadorogin@yandex.ru" w:date="2024-10-17T11:57:00Z">
          <w:r w:rsidRPr="00821BBB" w:rsidDel="00242197">
            <w:rPr>
              <w:b/>
              <w:bCs/>
              <w:color w:val="000000"/>
              <w:lang w:val="en-US"/>
              <w:rPrChange w:id="3041" w:author="Student" w:date="2024-10-04T12:00:00Z">
                <w:rPr>
                  <w:b/>
                  <w:bCs/>
                  <w:color w:val="000000"/>
                  <w:lang w:val="ru-RU"/>
                </w:rPr>
              </w:rPrChange>
            </w:rPr>
            <w:delText>0,594 = 17,12</w:delText>
          </w:r>
        </w:del>
      </w:ins>
    </w:p>
    <w:p w14:paraId="33DC14FF" w14:textId="55F1F5C6" w:rsidR="0063169D" w:rsidRPr="00821BBB" w:rsidDel="00242197" w:rsidRDefault="002F7309">
      <w:pPr>
        <w:ind w:firstLine="0"/>
        <w:rPr>
          <w:ins w:id="3042" w:author="Lexer" w:date="2024-09-28T15:37:00Z"/>
          <w:del w:id="3043" w:author="nikitadorogin@yandex.ru" w:date="2024-10-17T11:57:00Z"/>
          <w:b/>
          <w:bCs/>
          <w:color w:val="000000"/>
          <w:lang w:val="en-US"/>
          <w:rPrChange w:id="3044" w:author="Student" w:date="2024-10-04T12:00:00Z">
            <w:rPr>
              <w:ins w:id="3045" w:author="Lexer" w:date="2024-09-28T15:37:00Z"/>
              <w:del w:id="3046" w:author="nikitadorogin@yandex.ru" w:date="2024-10-17T11:57:00Z"/>
              <w:color w:val="000000"/>
              <w:lang w:val="ru-RU"/>
            </w:rPr>
          </w:rPrChange>
        </w:rPr>
      </w:pPr>
      <w:ins w:id="3047" w:author="Lexer" w:date="2024-09-28T15:36:00Z">
        <w:del w:id="3048" w:author="nikitadorogin@yandex.ru" w:date="2024-10-17T11:57:00Z">
          <w:r w:rsidRPr="002F7309" w:rsidDel="00242197">
            <w:rPr>
              <w:b/>
              <w:bCs/>
              <w:color w:val="000000"/>
              <w:rPrChange w:id="3049" w:author="Lexer" w:date="2024-09-28T15:37:00Z">
                <w:rPr>
                  <w:color w:val="000000"/>
                </w:rPr>
              </w:rPrChange>
            </w:rPr>
            <w:delText>КПД</w:delText>
          </w:r>
          <w:r w:rsidRPr="00821BBB" w:rsidDel="00242197">
            <w:rPr>
              <w:b/>
              <w:bCs/>
              <w:color w:val="000000"/>
              <w:lang w:val="en-US"/>
              <w:rPrChange w:id="3050" w:author="Student" w:date="2024-10-04T12:00:00Z">
                <w:rPr>
                  <w:color w:val="000000"/>
                </w:rPr>
              </w:rPrChange>
            </w:rPr>
            <w:delText xml:space="preserve"> (</w:delText>
          </w:r>
          <w:r w:rsidRPr="002F7309" w:rsidDel="00242197">
            <w:rPr>
              <w:rFonts w:ascii="Symbol" w:hAnsi="Symbol"/>
              <w:b/>
              <w:bCs/>
              <w:color w:val="000000"/>
              <w:rPrChange w:id="3051" w:author="Lexer" w:date="2024-09-28T15:37:00Z">
                <w:rPr>
                  <w:rFonts w:ascii="Symbol" w:hAnsi="Symbol"/>
                  <w:color w:val="000000"/>
                </w:rPr>
              </w:rPrChange>
            </w:rPr>
            <w:sym w:font="Symbol" w:char="F068"/>
          </w:r>
          <w:r w:rsidRPr="00821BBB" w:rsidDel="00242197">
            <w:rPr>
              <w:b/>
              <w:bCs/>
              <w:color w:val="000000"/>
              <w:lang w:val="en-US"/>
              <w:rPrChange w:id="3052" w:author="Student" w:date="2024-10-04T12:00:00Z">
                <w:rPr>
                  <w:color w:val="000000"/>
                </w:rPr>
              </w:rPrChange>
            </w:rPr>
            <w:delText>)</w:delText>
          </w:r>
        </w:del>
      </w:ins>
      <w:ins w:id="3053" w:author="Lexer" w:date="2024-09-28T15:37:00Z">
        <w:del w:id="3054" w:author="nikitadorogin@yandex.ru" w:date="2024-10-17T11:57:00Z">
          <w:r w:rsidRPr="00821BBB" w:rsidDel="00242197">
            <w:rPr>
              <w:b/>
              <w:bCs/>
              <w:color w:val="000000"/>
              <w:lang w:val="en-US"/>
              <w:rPrChange w:id="3055" w:author="Student" w:date="2024-10-04T12:00:00Z">
                <w:rPr>
                  <w:color w:val="000000"/>
                  <w:lang w:val="ru-RU"/>
                </w:rPr>
              </w:rPrChange>
            </w:rPr>
            <w:delText>:</w:delText>
          </w:r>
        </w:del>
      </w:ins>
    </w:p>
    <w:p w14:paraId="42EA7F9F" w14:textId="098625F6" w:rsidR="002F7309" w:rsidRPr="00821BBB" w:rsidDel="00242197" w:rsidRDefault="002F7309">
      <w:pPr>
        <w:ind w:firstLine="0"/>
        <w:rPr>
          <w:ins w:id="3056" w:author="Lexer" w:date="2024-09-28T15:37:00Z"/>
          <w:del w:id="3057" w:author="nikitadorogin@yandex.ru" w:date="2024-10-17T11:57:00Z"/>
          <w:position w:val="-32"/>
          <w:lang w:val="en-US"/>
          <w:rPrChange w:id="3058" w:author="Student" w:date="2024-10-04T12:00:00Z">
            <w:rPr>
              <w:ins w:id="3059" w:author="Lexer" w:date="2024-09-28T15:37:00Z"/>
              <w:del w:id="3060" w:author="nikitadorogin@yandex.ru" w:date="2024-10-17T11:57:00Z"/>
              <w:position w:val="-32"/>
            </w:rPr>
          </w:rPrChange>
        </w:rPr>
      </w:pPr>
      <w:ins w:id="3061" w:author="Lexer" w:date="2024-09-28T15:37:00Z">
        <w:del w:id="3062" w:author="nikitadorogin@yandex.ru" w:date="2024-10-17T11:57:00Z">
          <w:r w:rsidRPr="00890510" w:rsidDel="00242197">
            <w:rPr>
              <w:position w:val="-30"/>
            </w:rPr>
            <w:object w:dxaOrig="2260" w:dyaOrig="680" w14:anchorId="78BFB303">
              <v:shape id="_x0000_i1036" type="#_x0000_t75" style="width:150pt;height:45.6pt" o:ole="" fillcolor="window">
                <v:imagedata r:id="rId51" o:title=""/>
              </v:shape>
              <o:OLEObject Type="Embed" ProgID="Equation.DSMT4" ShapeID="_x0000_i1036" DrawAspect="Content" ObjectID="_1791202536" r:id="rId52"/>
            </w:object>
          </w:r>
        </w:del>
      </w:ins>
    </w:p>
    <w:p w14:paraId="25EEF9C3" w14:textId="6E601CF8" w:rsidR="003217AF" w:rsidRPr="00821BBB" w:rsidDel="00242197" w:rsidRDefault="002F7309">
      <w:pPr>
        <w:ind w:firstLine="0"/>
        <w:rPr>
          <w:ins w:id="3063" w:author="Lexer" w:date="2024-09-28T16:03:00Z"/>
          <w:del w:id="3064" w:author="nikitadorogin@yandex.ru" w:date="2024-10-17T11:57:00Z"/>
          <w:szCs w:val="20"/>
          <w:lang w:val="en-US"/>
          <w:rPrChange w:id="3065" w:author="Student" w:date="2024-10-04T12:00:00Z">
            <w:rPr>
              <w:ins w:id="3066" w:author="Lexer" w:date="2024-09-28T16:03:00Z"/>
              <w:del w:id="3067" w:author="nikitadorogin@yandex.ru" w:date="2024-10-17T11:57:00Z"/>
              <w:szCs w:val="20"/>
              <w:lang w:val="ru-RU"/>
            </w:rPr>
          </w:rPrChange>
        </w:rPr>
      </w:pPr>
      <w:ins w:id="3068" w:author="Lexer" w:date="2024-09-28T15:38:00Z">
        <w:del w:id="3069" w:author="nikitadorogin@yandex.ru" w:date="2024-10-17T11:57:00Z">
          <w:r w:rsidRPr="00120B23" w:rsidDel="00242197">
            <w:rPr>
              <w:rFonts w:ascii="Symbol" w:hAnsi="Symbol"/>
              <w:b/>
              <w:bCs/>
              <w:color w:val="000000"/>
            </w:rPr>
            <w:sym w:font="Symbol" w:char="F068"/>
          </w:r>
          <w:r w:rsidDel="00242197">
            <w:rPr>
              <w:rFonts w:ascii="Symbol" w:hAnsi="Symbol"/>
              <w:b/>
              <w:bCs/>
              <w:color w:val="000000"/>
              <w:lang w:val="ru-RU"/>
            </w:rPr>
            <w:delText xml:space="preserve">(100) = </w:delText>
          </w:r>
        </w:del>
      </w:ins>
      <w:ins w:id="3070" w:author="Lexer" w:date="2024-09-28T16:02:00Z">
        <w:del w:id="3071" w:author="nikitadorogin@yandex.ru" w:date="2024-10-17T11:57:00Z">
          <w:r w:rsidR="005F0164" w:rsidDel="00242197">
            <w:rPr>
              <w:rFonts w:ascii="Symbol" w:hAnsi="Symbol"/>
              <w:b/>
              <w:bCs/>
              <w:color w:val="000000"/>
              <w:lang w:val="ru-RU"/>
            </w:rPr>
            <w:delText>(</w:delText>
          </w:r>
        </w:del>
      </w:ins>
      <w:ins w:id="3072" w:author="Lexer" w:date="2024-09-28T16:01:00Z">
        <w:del w:id="3073" w:author="nikitadorogin@yandex.ru" w:date="2024-10-17T11:57:00Z">
          <w:r w:rsidR="00C477F2" w:rsidDel="00242197">
            <w:rPr>
              <w:rFonts w:ascii="Symbol" w:hAnsi="Symbol"/>
              <w:b/>
              <w:bCs/>
              <w:color w:val="000000"/>
              <w:lang w:val="ru-RU"/>
            </w:rPr>
            <w:delText>49</w:delText>
          </w:r>
        </w:del>
      </w:ins>
      <w:ins w:id="3074" w:author="Lexer" w:date="2024-09-28T16:02:00Z">
        <w:del w:id="3075" w:author="nikitadorogin@yandex.ru" w:date="2024-10-17T11:57:00Z">
          <w:r w:rsidR="005F0164" w:rsidDel="00242197">
            <w:rPr>
              <w:rFonts w:ascii="Symbol" w:hAnsi="Symbol"/>
              <w:b/>
              <w:bCs/>
              <w:color w:val="000000"/>
              <w:lang w:val="ru-RU"/>
            </w:rPr>
            <w:delText>,01*</w:delText>
          </w:r>
          <w:r w:rsidR="005F0164" w:rsidRPr="00821BBB" w:rsidDel="00242197">
            <w:rPr>
              <w:szCs w:val="20"/>
              <w:lang w:val="en-US"/>
            </w:rPr>
            <w:delText>245,3</w:delText>
          </w:r>
          <w:r w:rsidR="005F0164" w:rsidRPr="00821BBB" w:rsidDel="00242197">
            <w:rPr>
              <w:szCs w:val="20"/>
              <w:lang w:val="en-US"/>
              <w:rPrChange w:id="3076" w:author="Student" w:date="2024-10-04T12:00:00Z">
                <w:rPr>
                  <w:szCs w:val="20"/>
                  <w:lang w:val="ru-RU"/>
                </w:rPr>
              </w:rPrChange>
            </w:rPr>
            <w:delText>)/(100*229,4</w:delText>
          </w:r>
        </w:del>
      </w:ins>
      <w:ins w:id="3077" w:author="Lexer" w:date="2024-09-28T16:03:00Z">
        <w:del w:id="3078" w:author="nikitadorogin@yandex.ru" w:date="2024-10-17T11:57:00Z">
          <w:r w:rsidR="005F0164" w:rsidRPr="00821BBB" w:rsidDel="00242197">
            <w:rPr>
              <w:szCs w:val="20"/>
              <w:lang w:val="en-US"/>
              <w:rPrChange w:id="3079" w:author="Student" w:date="2024-10-04T12:00:00Z">
                <w:rPr>
                  <w:szCs w:val="20"/>
                  <w:lang w:val="ru-RU"/>
                </w:rPr>
              </w:rPrChange>
            </w:rPr>
            <w:delText xml:space="preserve">*0,535) = </w:delText>
          </w:r>
        </w:del>
      </w:ins>
      <w:ins w:id="3080" w:author="Lexer" w:date="2024-09-28T16:10:00Z">
        <w:del w:id="3081" w:author="nikitadorogin@yandex.ru" w:date="2024-10-17T11:57:00Z">
          <w:r w:rsidR="003217AF" w:rsidRPr="00821BBB" w:rsidDel="00242197">
            <w:rPr>
              <w:szCs w:val="20"/>
              <w:lang w:val="en-US"/>
              <w:rPrChange w:id="3082" w:author="Student" w:date="2024-10-04T12:00:00Z">
                <w:rPr>
                  <w:szCs w:val="20"/>
                  <w:lang w:val="ru-RU"/>
                </w:rPr>
              </w:rPrChange>
            </w:rPr>
            <w:delText xml:space="preserve">0,98 </w:delText>
          </w:r>
        </w:del>
      </w:ins>
    </w:p>
    <w:p w14:paraId="563AD3C2" w14:textId="28BBF2C4" w:rsidR="005F0164" w:rsidRPr="00821BBB" w:rsidDel="00242197" w:rsidRDefault="005F0164">
      <w:pPr>
        <w:ind w:firstLine="0"/>
        <w:rPr>
          <w:ins w:id="3083" w:author="Lexer" w:date="2024-09-28T16:03:00Z"/>
          <w:del w:id="3084" w:author="nikitadorogin@yandex.ru" w:date="2024-10-17T11:57:00Z"/>
          <w:rFonts w:eastAsia="Courier New"/>
          <w:lang w:val="en-US"/>
          <w:rPrChange w:id="3085" w:author="Student" w:date="2024-10-04T12:00:00Z">
            <w:rPr>
              <w:ins w:id="3086" w:author="Lexer" w:date="2024-09-28T16:03:00Z"/>
              <w:del w:id="3087" w:author="nikitadorogin@yandex.ru" w:date="2024-10-17T11:57:00Z"/>
              <w:rFonts w:eastAsia="Courier New"/>
              <w:lang w:val="ru-RU"/>
            </w:rPr>
          </w:rPrChange>
        </w:rPr>
      </w:pPr>
      <w:ins w:id="3088" w:author="Lexer" w:date="2024-09-28T16:03:00Z">
        <w:del w:id="3089" w:author="nikitadorogin@yandex.ru" w:date="2024-10-17T11:57:00Z">
          <w:r w:rsidRPr="00120B23" w:rsidDel="00242197">
            <w:rPr>
              <w:rFonts w:ascii="Symbol" w:hAnsi="Symbol"/>
              <w:b/>
              <w:bCs/>
              <w:color w:val="000000"/>
            </w:rPr>
            <w:sym w:font="Symbol" w:char="F068"/>
          </w:r>
          <w:r w:rsidDel="00242197">
            <w:rPr>
              <w:rFonts w:ascii="Symbol" w:hAnsi="Symbol"/>
              <w:b/>
              <w:bCs/>
              <w:color w:val="000000"/>
              <w:lang w:val="ru-RU"/>
            </w:rPr>
            <w:delText>(80) = (48,74*</w:delText>
          </w:r>
          <w:r w:rsidRPr="00821BBB" w:rsidDel="00242197">
            <w:rPr>
              <w:szCs w:val="20"/>
              <w:lang w:val="en-US"/>
              <w:rPrChange w:id="3090" w:author="Student" w:date="2024-10-04T12:00:00Z">
                <w:rPr>
                  <w:szCs w:val="20"/>
                  <w:lang w:val="ru-RU"/>
                </w:rPr>
              </w:rPrChange>
            </w:rPr>
            <w:delText>304,6)/(100*246,1*</w:delText>
          </w:r>
        </w:del>
      </w:ins>
      <w:ins w:id="3091" w:author="Lexer" w:date="2024-09-28T16:04:00Z">
        <w:del w:id="3092" w:author="nikitadorogin@yandex.ru" w:date="2024-10-17T11:57:00Z">
          <w:r w:rsidRPr="00821BBB" w:rsidDel="00242197">
            <w:rPr>
              <w:szCs w:val="20"/>
              <w:lang w:val="en-US"/>
              <w:rPrChange w:id="3093" w:author="Student" w:date="2024-10-04T12:00:00Z">
                <w:rPr>
                  <w:szCs w:val="20"/>
                  <w:lang w:val="ru-RU"/>
                </w:rPr>
              </w:rPrChange>
            </w:rPr>
            <w:delText>0,637</w:delText>
          </w:r>
        </w:del>
      </w:ins>
      <w:ins w:id="3094" w:author="Lexer" w:date="2024-09-28T16:03:00Z">
        <w:del w:id="3095" w:author="nikitadorogin@yandex.ru" w:date="2024-10-17T11:57:00Z">
          <w:r w:rsidRPr="00821BBB" w:rsidDel="00242197">
            <w:rPr>
              <w:szCs w:val="20"/>
              <w:lang w:val="en-US"/>
              <w:rPrChange w:id="3096" w:author="Student" w:date="2024-10-04T12:00:00Z">
                <w:rPr>
                  <w:szCs w:val="20"/>
                  <w:lang w:val="ru-RU"/>
                </w:rPr>
              </w:rPrChange>
            </w:rPr>
            <w:delText xml:space="preserve">) = </w:delText>
          </w:r>
        </w:del>
      </w:ins>
      <w:ins w:id="3097" w:author="Lexer" w:date="2024-09-28T16:11:00Z">
        <w:del w:id="3098" w:author="nikitadorogin@yandex.ru" w:date="2024-10-17T11:57:00Z">
          <w:r w:rsidR="003217AF" w:rsidRPr="00821BBB" w:rsidDel="00242197">
            <w:rPr>
              <w:szCs w:val="20"/>
              <w:lang w:val="en-US"/>
              <w:rPrChange w:id="3099" w:author="Student" w:date="2024-10-04T12:00:00Z">
                <w:rPr>
                  <w:szCs w:val="20"/>
                  <w:lang w:val="ru-RU"/>
                </w:rPr>
              </w:rPrChange>
            </w:rPr>
            <w:delText>0,95</w:delText>
          </w:r>
        </w:del>
      </w:ins>
    </w:p>
    <w:p w14:paraId="29DA8D66" w14:textId="037599EC" w:rsidR="005F0164" w:rsidRPr="00821BBB" w:rsidDel="00242197" w:rsidRDefault="005F0164">
      <w:pPr>
        <w:ind w:firstLine="0"/>
        <w:rPr>
          <w:ins w:id="3100" w:author="Lexer" w:date="2024-09-28T16:03:00Z"/>
          <w:del w:id="3101" w:author="nikitadorogin@yandex.ru" w:date="2024-10-17T11:57:00Z"/>
          <w:rFonts w:eastAsia="Courier New"/>
          <w:lang w:val="en-US"/>
          <w:rPrChange w:id="3102" w:author="Student" w:date="2024-10-04T12:00:00Z">
            <w:rPr>
              <w:ins w:id="3103" w:author="Lexer" w:date="2024-09-28T16:03:00Z"/>
              <w:del w:id="3104" w:author="nikitadorogin@yandex.ru" w:date="2024-10-17T11:57:00Z"/>
              <w:rFonts w:eastAsia="Courier New"/>
              <w:lang w:val="ru-RU"/>
            </w:rPr>
          </w:rPrChange>
        </w:rPr>
      </w:pPr>
      <w:ins w:id="3105" w:author="Lexer" w:date="2024-09-28T16:03:00Z">
        <w:del w:id="3106" w:author="nikitadorogin@yandex.ru" w:date="2024-10-17T11:57:00Z">
          <w:r w:rsidRPr="00120B23" w:rsidDel="00242197">
            <w:rPr>
              <w:rFonts w:ascii="Symbol" w:hAnsi="Symbol"/>
              <w:b/>
              <w:bCs/>
              <w:color w:val="000000"/>
            </w:rPr>
            <w:sym w:font="Symbol" w:char="F068"/>
          </w:r>
          <w:r w:rsidDel="00242197">
            <w:rPr>
              <w:rFonts w:ascii="Symbol" w:hAnsi="Symbol"/>
              <w:b/>
              <w:bCs/>
              <w:color w:val="000000"/>
              <w:lang w:val="ru-RU"/>
            </w:rPr>
            <w:delText>(60) = (</w:delText>
          </w:r>
        </w:del>
      </w:ins>
      <w:ins w:id="3107" w:author="Lexer" w:date="2024-09-28T16:04:00Z">
        <w:del w:id="3108" w:author="nikitadorogin@yandex.ru" w:date="2024-10-17T11:57:00Z">
          <w:r w:rsidRPr="00821BBB" w:rsidDel="00242197">
            <w:rPr>
              <w:szCs w:val="20"/>
              <w:lang w:val="en-US"/>
              <w:rPrChange w:id="3109" w:author="Student" w:date="2024-10-04T12:00:00Z">
                <w:rPr>
                  <w:szCs w:val="20"/>
                  <w:lang w:val="ru-RU"/>
                </w:rPr>
              </w:rPrChange>
            </w:rPr>
            <w:delText>48,28</w:delText>
          </w:r>
        </w:del>
      </w:ins>
      <w:ins w:id="3110" w:author="Lexer" w:date="2024-09-28T16:03:00Z">
        <w:del w:id="3111" w:author="nikitadorogin@yandex.ru" w:date="2024-10-17T11:57:00Z">
          <w:r w:rsidDel="00242197">
            <w:rPr>
              <w:rFonts w:ascii="Symbol" w:hAnsi="Symbol"/>
              <w:b/>
              <w:bCs/>
              <w:color w:val="000000"/>
              <w:lang w:val="ru-RU"/>
            </w:rPr>
            <w:delText>*</w:delText>
          </w:r>
        </w:del>
      </w:ins>
      <w:ins w:id="3112" w:author="Lexer" w:date="2024-09-28T16:04:00Z">
        <w:del w:id="3113" w:author="nikitadorogin@yandex.ru" w:date="2024-10-17T11:57:00Z">
          <w:r w:rsidRPr="00821BBB" w:rsidDel="00242197">
            <w:rPr>
              <w:szCs w:val="20"/>
              <w:lang w:val="en-US"/>
              <w:rPrChange w:id="3114" w:author="Student" w:date="2024-10-04T12:00:00Z">
                <w:rPr>
                  <w:szCs w:val="20"/>
                  <w:lang w:val="ru-RU"/>
                </w:rPr>
              </w:rPrChange>
            </w:rPr>
            <w:delText>402,2</w:delText>
          </w:r>
        </w:del>
      </w:ins>
      <w:ins w:id="3115" w:author="Lexer" w:date="2024-09-28T16:03:00Z">
        <w:del w:id="3116" w:author="nikitadorogin@yandex.ru" w:date="2024-10-17T11:57:00Z">
          <w:r w:rsidRPr="00821BBB" w:rsidDel="00242197">
            <w:rPr>
              <w:szCs w:val="20"/>
              <w:lang w:val="en-US"/>
              <w:rPrChange w:id="3117" w:author="Student" w:date="2024-10-04T12:00:00Z">
                <w:rPr>
                  <w:szCs w:val="20"/>
                  <w:lang w:val="ru-RU"/>
                </w:rPr>
              </w:rPrChange>
            </w:rPr>
            <w:delText>)/(100*</w:delText>
          </w:r>
        </w:del>
      </w:ins>
      <w:ins w:id="3118" w:author="Lexer" w:date="2024-09-28T16:04:00Z">
        <w:del w:id="3119" w:author="nikitadorogin@yandex.ru" w:date="2024-10-17T11:57:00Z">
          <w:r w:rsidRPr="00821BBB" w:rsidDel="00242197">
            <w:rPr>
              <w:szCs w:val="20"/>
              <w:lang w:val="en-US"/>
              <w:rPrChange w:id="3120" w:author="Student" w:date="2024-10-04T12:00:00Z">
                <w:rPr>
                  <w:szCs w:val="20"/>
                  <w:lang w:val="ru-RU"/>
                </w:rPr>
              </w:rPrChange>
            </w:rPr>
            <w:delText>278,2</w:delText>
          </w:r>
        </w:del>
      </w:ins>
      <w:ins w:id="3121" w:author="Lexer" w:date="2024-09-28T16:03:00Z">
        <w:del w:id="3122" w:author="nikitadorogin@yandex.ru" w:date="2024-10-17T11:57:00Z">
          <w:r w:rsidRPr="00821BBB" w:rsidDel="00242197">
            <w:rPr>
              <w:szCs w:val="20"/>
              <w:lang w:val="en-US"/>
              <w:rPrChange w:id="3123" w:author="Student" w:date="2024-10-04T12:00:00Z">
                <w:rPr>
                  <w:szCs w:val="20"/>
                  <w:lang w:val="ru-RU"/>
                </w:rPr>
              </w:rPrChange>
            </w:rPr>
            <w:delText>*</w:delText>
          </w:r>
        </w:del>
      </w:ins>
      <w:ins w:id="3124" w:author="Lexer" w:date="2024-09-28T16:04:00Z">
        <w:del w:id="3125" w:author="nikitadorogin@yandex.ru" w:date="2024-10-17T11:57:00Z">
          <w:r w:rsidRPr="00821BBB" w:rsidDel="00242197">
            <w:rPr>
              <w:szCs w:val="20"/>
              <w:lang w:val="en-US"/>
              <w:rPrChange w:id="3126" w:author="Student" w:date="2024-10-04T12:00:00Z">
                <w:rPr>
                  <w:szCs w:val="20"/>
                  <w:lang w:val="ru-RU"/>
                </w:rPr>
              </w:rPrChange>
            </w:rPr>
            <w:delText>0,602</w:delText>
          </w:r>
        </w:del>
      </w:ins>
      <w:ins w:id="3127" w:author="Lexer" w:date="2024-09-28T16:03:00Z">
        <w:del w:id="3128" w:author="nikitadorogin@yandex.ru" w:date="2024-10-17T11:57:00Z">
          <w:r w:rsidRPr="00821BBB" w:rsidDel="00242197">
            <w:rPr>
              <w:szCs w:val="20"/>
              <w:lang w:val="en-US"/>
              <w:rPrChange w:id="3129" w:author="Student" w:date="2024-10-04T12:00:00Z">
                <w:rPr>
                  <w:szCs w:val="20"/>
                  <w:lang w:val="ru-RU"/>
                </w:rPr>
              </w:rPrChange>
            </w:rPr>
            <w:delText xml:space="preserve">) = </w:delText>
          </w:r>
        </w:del>
      </w:ins>
      <w:ins w:id="3130" w:author="Lexer" w:date="2024-09-28T16:52:00Z">
        <w:del w:id="3131" w:author="nikitadorogin@yandex.ru" w:date="2024-10-17T11:57:00Z">
          <w:r w:rsidR="00981D37" w:rsidRPr="00821BBB" w:rsidDel="00242197">
            <w:rPr>
              <w:szCs w:val="20"/>
              <w:lang w:val="en-US"/>
              <w:rPrChange w:id="3132" w:author="Student" w:date="2024-10-04T12:00:00Z">
                <w:rPr>
                  <w:szCs w:val="20"/>
                  <w:lang w:val="ru-RU"/>
                </w:rPr>
              </w:rPrChange>
            </w:rPr>
            <w:delText>0,93</w:delText>
          </w:r>
        </w:del>
      </w:ins>
    </w:p>
    <w:p w14:paraId="406F4651" w14:textId="0A30D11A" w:rsidR="005F0164" w:rsidRPr="00821BBB" w:rsidDel="00242197" w:rsidRDefault="005F0164">
      <w:pPr>
        <w:ind w:firstLine="0"/>
        <w:rPr>
          <w:ins w:id="3133" w:author="Lexer" w:date="2024-09-28T16:03:00Z"/>
          <w:del w:id="3134" w:author="nikitadorogin@yandex.ru" w:date="2024-10-17T11:57:00Z"/>
          <w:szCs w:val="20"/>
          <w:lang w:val="en-US"/>
          <w:rPrChange w:id="3135" w:author="Student" w:date="2024-10-04T12:00:00Z">
            <w:rPr>
              <w:ins w:id="3136" w:author="Lexer" w:date="2024-09-28T16:03:00Z"/>
              <w:del w:id="3137" w:author="nikitadorogin@yandex.ru" w:date="2024-10-17T11:57:00Z"/>
              <w:szCs w:val="20"/>
              <w:lang w:val="ru-RU"/>
            </w:rPr>
          </w:rPrChange>
        </w:rPr>
      </w:pPr>
      <w:ins w:id="3138" w:author="Lexer" w:date="2024-09-28T16:03:00Z">
        <w:del w:id="3139" w:author="nikitadorogin@yandex.ru" w:date="2024-10-17T11:57:00Z">
          <w:r w:rsidRPr="00120B23" w:rsidDel="00242197">
            <w:rPr>
              <w:rFonts w:ascii="Symbol" w:hAnsi="Symbol"/>
              <w:b/>
              <w:bCs/>
              <w:color w:val="000000"/>
            </w:rPr>
            <w:sym w:font="Symbol" w:char="F068"/>
          </w:r>
          <w:r w:rsidDel="00242197">
            <w:rPr>
              <w:rFonts w:ascii="Symbol" w:hAnsi="Symbol"/>
              <w:b/>
              <w:bCs/>
              <w:color w:val="000000"/>
              <w:lang w:val="ru-RU"/>
            </w:rPr>
            <w:delText>(40) = (</w:delText>
          </w:r>
        </w:del>
      </w:ins>
      <w:ins w:id="3140" w:author="Lexer" w:date="2024-09-28T16:04:00Z">
        <w:del w:id="3141" w:author="nikitadorogin@yandex.ru" w:date="2024-10-17T11:57:00Z">
          <w:r w:rsidRPr="00821BBB" w:rsidDel="00242197">
            <w:rPr>
              <w:szCs w:val="20"/>
              <w:lang w:val="en-US"/>
              <w:rPrChange w:id="3142" w:author="Student" w:date="2024-10-04T12:00:00Z">
                <w:rPr>
                  <w:szCs w:val="20"/>
                  <w:lang w:val="ru-RU"/>
                </w:rPr>
              </w:rPrChange>
            </w:rPr>
            <w:delText>47,39</w:delText>
          </w:r>
        </w:del>
      </w:ins>
      <w:ins w:id="3143" w:author="Lexer" w:date="2024-09-28T16:03:00Z">
        <w:del w:id="3144" w:author="nikitadorogin@yandex.ru" w:date="2024-10-17T11:57:00Z">
          <w:r w:rsidDel="00242197">
            <w:rPr>
              <w:rFonts w:ascii="Symbol" w:hAnsi="Symbol"/>
              <w:b/>
              <w:bCs/>
              <w:color w:val="000000"/>
              <w:lang w:val="ru-RU"/>
            </w:rPr>
            <w:delText>*</w:delText>
          </w:r>
        </w:del>
      </w:ins>
      <w:ins w:id="3145" w:author="Lexer" w:date="2024-09-28T16:27:00Z">
        <w:del w:id="3146" w:author="nikitadorogin@yandex.ru" w:date="2024-10-17T11:57:00Z">
          <w:r w:rsidR="00DD03DF" w:rsidRPr="00821BBB" w:rsidDel="00242197">
            <w:rPr>
              <w:szCs w:val="20"/>
              <w:lang w:val="en-US"/>
              <w:rPrChange w:id="3147" w:author="Student" w:date="2024-10-04T12:00:00Z">
                <w:rPr>
                  <w:szCs w:val="20"/>
                  <w:lang w:val="ru-RU"/>
                </w:rPr>
              </w:rPrChange>
            </w:rPr>
            <w:delText>592,3</w:delText>
          </w:r>
        </w:del>
      </w:ins>
      <w:ins w:id="3148" w:author="Lexer" w:date="2024-09-28T16:03:00Z">
        <w:del w:id="3149" w:author="nikitadorogin@yandex.ru" w:date="2024-10-17T11:57:00Z">
          <w:r w:rsidRPr="00821BBB" w:rsidDel="00242197">
            <w:rPr>
              <w:szCs w:val="20"/>
              <w:lang w:val="en-US"/>
              <w:rPrChange w:id="3150" w:author="Student" w:date="2024-10-04T12:00:00Z">
                <w:rPr>
                  <w:szCs w:val="20"/>
                  <w:lang w:val="ru-RU"/>
                </w:rPr>
              </w:rPrChange>
            </w:rPr>
            <w:delText>)/(100*</w:delText>
          </w:r>
        </w:del>
      </w:ins>
      <w:ins w:id="3151" w:author="Lexer" w:date="2024-09-28T16:05:00Z">
        <w:del w:id="3152" w:author="nikitadorogin@yandex.ru" w:date="2024-10-17T11:57:00Z">
          <w:r w:rsidRPr="00821BBB" w:rsidDel="00242197">
            <w:rPr>
              <w:szCs w:val="20"/>
              <w:lang w:val="en-US"/>
              <w:rPrChange w:id="3153" w:author="Student" w:date="2024-10-04T12:00:00Z">
                <w:rPr>
                  <w:szCs w:val="20"/>
                  <w:lang w:val="ru-RU"/>
                </w:rPr>
              </w:rPrChange>
            </w:rPr>
            <w:delText>351,8</w:delText>
          </w:r>
        </w:del>
      </w:ins>
      <w:ins w:id="3154" w:author="Lexer" w:date="2024-09-28T16:03:00Z">
        <w:del w:id="3155" w:author="nikitadorogin@yandex.ru" w:date="2024-10-17T11:57:00Z">
          <w:r w:rsidRPr="00821BBB" w:rsidDel="00242197">
            <w:rPr>
              <w:szCs w:val="20"/>
              <w:lang w:val="en-US"/>
              <w:rPrChange w:id="3156" w:author="Student" w:date="2024-10-04T12:00:00Z">
                <w:rPr>
                  <w:szCs w:val="20"/>
                  <w:lang w:val="ru-RU"/>
                </w:rPr>
              </w:rPrChange>
            </w:rPr>
            <w:delText>*</w:delText>
          </w:r>
        </w:del>
      </w:ins>
      <w:ins w:id="3157" w:author="Lexer" w:date="2024-09-28T16:05:00Z">
        <w:del w:id="3158" w:author="nikitadorogin@yandex.ru" w:date="2024-10-17T11:57:00Z">
          <w:r w:rsidRPr="00821BBB" w:rsidDel="00242197">
            <w:rPr>
              <w:szCs w:val="20"/>
              <w:lang w:val="en-US"/>
              <w:rPrChange w:id="3159" w:author="Student" w:date="2024-10-04T12:00:00Z">
                <w:rPr>
                  <w:szCs w:val="20"/>
                  <w:lang w:val="ru-RU"/>
                </w:rPr>
              </w:rPrChange>
            </w:rPr>
            <w:delText>0,815</w:delText>
          </w:r>
        </w:del>
      </w:ins>
      <w:ins w:id="3160" w:author="Lexer" w:date="2024-09-28T16:03:00Z">
        <w:del w:id="3161" w:author="nikitadorogin@yandex.ru" w:date="2024-10-17T11:57:00Z">
          <w:r w:rsidRPr="00821BBB" w:rsidDel="00242197">
            <w:rPr>
              <w:szCs w:val="20"/>
              <w:lang w:val="en-US"/>
              <w:rPrChange w:id="3162" w:author="Student" w:date="2024-10-04T12:00:00Z">
                <w:rPr>
                  <w:szCs w:val="20"/>
                  <w:lang w:val="ru-RU"/>
                </w:rPr>
              </w:rPrChange>
            </w:rPr>
            <w:delText xml:space="preserve">) = </w:delText>
          </w:r>
        </w:del>
      </w:ins>
      <w:ins w:id="3163" w:author="Lexer" w:date="2024-09-28T16:40:00Z">
        <w:del w:id="3164" w:author="nikitadorogin@yandex.ru" w:date="2024-10-17T11:57:00Z">
          <w:r w:rsidR="00050D4D" w:rsidRPr="00821BBB" w:rsidDel="00242197">
            <w:rPr>
              <w:szCs w:val="20"/>
              <w:lang w:val="en-US"/>
              <w:rPrChange w:id="3165" w:author="Student" w:date="2024-10-04T12:00:00Z">
                <w:rPr>
                  <w:szCs w:val="20"/>
                  <w:lang w:val="ru-RU"/>
                </w:rPr>
              </w:rPrChange>
            </w:rPr>
            <w:delText>0,91</w:delText>
          </w:r>
        </w:del>
      </w:ins>
    </w:p>
    <w:p w14:paraId="377F310D" w14:textId="7AAE524D" w:rsidR="005F0164" w:rsidRPr="00821BBB" w:rsidDel="00242197" w:rsidRDefault="005F0164">
      <w:pPr>
        <w:ind w:firstLine="0"/>
        <w:rPr>
          <w:ins w:id="3166" w:author="Lexer" w:date="2024-09-28T16:03:00Z"/>
          <w:del w:id="3167" w:author="nikitadorogin@yandex.ru" w:date="2024-10-17T11:57:00Z"/>
          <w:szCs w:val="20"/>
          <w:lang w:val="en-US"/>
          <w:rPrChange w:id="3168" w:author="Student" w:date="2024-10-04T12:00:00Z">
            <w:rPr>
              <w:ins w:id="3169" w:author="Lexer" w:date="2024-09-28T16:03:00Z"/>
              <w:del w:id="3170" w:author="nikitadorogin@yandex.ru" w:date="2024-10-17T11:57:00Z"/>
              <w:rFonts w:eastAsia="Courier New"/>
              <w:lang w:val="ru-RU"/>
            </w:rPr>
          </w:rPrChange>
        </w:rPr>
      </w:pPr>
      <w:ins w:id="3171" w:author="Lexer" w:date="2024-09-28T16:03:00Z">
        <w:del w:id="3172" w:author="nikitadorogin@yandex.ru" w:date="2024-10-17T11:57:00Z">
          <w:r w:rsidRPr="00120B23" w:rsidDel="00242197">
            <w:rPr>
              <w:rFonts w:ascii="Symbol" w:hAnsi="Symbol"/>
              <w:b/>
              <w:bCs/>
              <w:color w:val="000000"/>
            </w:rPr>
            <w:sym w:font="Symbol" w:char="F068"/>
          </w:r>
          <w:r w:rsidDel="00242197">
            <w:rPr>
              <w:rFonts w:ascii="Symbol" w:hAnsi="Symbol"/>
              <w:b/>
              <w:bCs/>
              <w:color w:val="000000"/>
              <w:lang w:val="ru-RU"/>
            </w:rPr>
            <w:delText>(20) = (</w:delText>
          </w:r>
        </w:del>
      </w:ins>
      <w:ins w:id="3173" w:author="Lexer" w:date="2024-09-28T16:05:00Z">
        <w:del w:id="3174" w:author="nikitadorogin@yandex.ru" w:date="2024-10-17T11:57:00Z">
          <w:r w:rsidRPr="00821BBB" w:rsidDel="00242197">
            <w:rPr>
              <w:szCs w:val="20"/>
              <w:lang w:val="en-US"/>
              <w:rPrChange w:id="3175" w:author="Student" w:date="2024-10-04T12:00:00Z">
                <w:rPr>
                  <w:szCs w:val="20"/>
                  <w:lang w:val="ru-RU"/>
                </w:rPr>
              </w:rPrChange>
            </w:rPr>
            <w:delText>44,93</w:delText>
          </w:r>
        </w:del>
      </w:ins>
      <w:ins w:id="3176" w:author="Lexer" w:date="2024-09-28T16:03:00Z">
        <w:del w:id="3177" w:author="nikitadorogin@yandex.ru" w:date="2024-10-17T11:57:00Z">
          <w:r w:rsidDel="00242197">
            <w:rPr>
              <w:rFonts w:ascii="Symbol" w:hAnsi="Symbol"/>
              <w:b/>
              <w:bCs/>
              <w:color w:val="000000"/>
              <w:lang w:val="ru-RU"/>
            </w:rPr>
            <w:delText>*</w:delText>
          </w:r>
        </w:del>
      </w:ins>
      <w:ins w:id="3178" w:author="Lexer" w:date="2024-09-28T16:20:00Z">
        <w:del w:id="3179" w:author="nikitadorogin@yandex.ru" w:date="2024-10-17T11:57:00Z">
          <w:r w:rsidR="00DA388C" w:rsidRPr="00821BBB" w:rsidDel="00242197">
            <w:rPr>
              <w:szCs w:val="20"/>
              <w:lang w:val="en-US"/>
              <w:rPrChange w:id="3180" w:author="Student" w:date="2024-10-04T12:00:00Z">
                <w:rPr>
                  <w:szCs w:val="20"/>
                  <w:lang w:val="ru-RU"/>
                </w:rPr>
              </w:rPrChange>
            </w:rPr>
            <w:delText>1123</w:delText>
          </w:r>
        </w:del>
      </w:ins>
      <w:ins w:id="3181" w:author="Lexer" w:date="2024-09-28T16:03:00Z">
        <w:del w:id="3182" w:author="nikitadorogin@yandex.ru" w:date="2024-10-17T11:57:00Z">
          <w:r w:rsidRPr="00821BBB" w:rsidDel="00242197">
            <w:rPr>
              <w:szCs w:val="20"/>
              <w:lang w:val="en-US"/>
              <w:rPrChange w:id="3183" w:author="Student" w:date="2024-10-04T12:00:00Z">
                <w:rPr>
                  <w:szCs w:val="20"/>
                  <w:lang w:val="ru-RU"/>
                </w:rPr>
              </w:rPrChange>
            </w:rPr>
            <w:delText>)/(100*</w:delText>
          </w:r>
        </w:del>
      </w:ins>
      <w:ins w:id="3184" w:author="Lexer" w:date="2024-09-28T16:05:00Z">
        <w:del w:id="3185" w:author="nikitadorogin@yandex.ru" w:date="2024-10-17T11:57:00Z">
          <w:r w:rsidRPr="00821BBB" w:rsidDel="00242197">
            <w:rPr>
              <w:szCs w:val="20"/>
              <w:lang w:val="en-US"/>
              <w:rPrChange w:id="3186" w:author="Student" w:date="2024-10-04T12:00:00Z">
                <w:rPr>
                  <w:szCs w:val="20"/>
                  <w:lang w:val="ru-RU"/>
                </w:rPr>
              </w:rPrChange>
            </w:rPr>
            <w:delText>591,1</w:delText>
          </w:r>
        </w:del>
      </w:ins>
      <w:ins w:id="3187" w:author="Lexer" w:date="2024-09-28T16:03:00Z">
        <w:del w:id="3188" w:author="nikitadorogin@yandex.ru" w:date="2024-10-17T11:57:00Z">
          <w:r w:rsidRPr="00821BBB" w:rsidDel="00242197">
            <w:rPr>
              <w:szCs w:val="20"/>
              <w:lang w:val="en-US"/>
              <w:rPrChange w:id="3189" w:author="Student" w:date="2024-10-04T12:00:00Z">
                <w:rPr>
                  <w:szCs w:val="20"/>
                  <w:lang w:val="ru-RU"/>
                </w:rPr>
              </w:rPrChange>
            </w:rPr>
            <w:delText>*</w:delText>
          </w:r>
        </w:del>
      </w:ins>
      <w:ins w:id="3190" w:author="Lexer" w:date="2024-09-28T16:06:00Z">
        <w:del w:id="3191" w:author="nikitadorogin@yandex.ru" w:date="2024-10-17T11:57:00Z">
          <w:r w:rsidRPr="00821BBB" w:rsidDel="00242197">
            <w:rPr>
              <w:szCs w:val="20"/>
              <w:lang w:val="en-US"/>
              <w:rPrChange w:id="3192" w:author="Student" w:date="2024-10-04T12:00:00Z">
                <w:rPr>
                  <w:szCs w:val="20"/>
                  <w:lang w:val="ru-RU"/>
                </w:rPr>
              </w:rPrChange>
            </w:rPr>
            <w:delText>0,979</w:delText>
          </w:r>
        </w:del>
      </w:ins>
      <w:ins w:id="3193" w:author="Lexer" w:date="2024-09-28T16:03:00Z">
        <w:del w:id="3194" w:author="nikitadorogin@yandex.ru" w:date="2024-10-17T11:57:00Z">
          <w:r w:rsidRPr="00821BBB" w:rsidDel="00242197">
            <w:rPr>
              <w:szCs w:val="20"/>
              <w:lang w:val="en-US"/>
              <w:rPrChange w:id="3195" w:author="Student" w:date="2024-10-04T12:00:00Z">
                <w:rPr>
                  <w:szCs w:val="20"/>
                  <w:lang w:val="ru-RU"/>
                </w:rPr>
              </w:rPrChange>
            </w:rPr>
            <w:delText xml:space="preserve">) = </w:delText>
          </w:r>
        </w:del>
      </w:ins>
      <w:ins w:id="3196" w:author="Lexer" w:date="2024-09-28T16:17:00Z">
        <w:del w:id="3197" w:author="nikitadorogin@yandex.ru" w:date="2024-10-17T11:57:00Z">
          <w:r w:rsidR="00DA388C" w:rsidRPr="00821BBB" w:rsidDel="00242197">
            <w:rPr>
              <w:szCs w:val="20"/>
              <w:lang w:val="en-US"/>
              <w:rPrChange w:id="3198" w:author="Student" w:date="2024-10-04T12:00:00Z">
                <w:rPr>
                  <w:szCs w:val="20"/>
                  <w:lang w:val="ru-RU"/>
                </w:rPr>
              </w:rPrChange>
            </w:rPr>
            <w:delText>0,87</w:delText>
          </w:r>
        </w:del>
      </w:ins>
    </w:p>
    <w:p w14:paraId="258987BB" w14:textId="325358B6" w:rsidR="005F0164" w:rsidRPr="00821BBB" w:rsidDel="00242197" w:rsidRDefault="005F0164">
      <w:pPr>
        <w:ind w:firstLine="0"/>
        <w:rPr>
          <w:ins w:id="3199" w:author="Lexer" w:date="2024-09-28T16:03:00Z"/>
          <w:del w:id="3200" w:author="nikitadorogin@yandex.ru" w:date="2024-10-17T11:57:00Z"/>
          <w:rFonts w:eastAsia="Courier New"/>
          <w:lang w:val="en-US"/>
          <w:rPrChange w:id="3201" w:author="Student" w:date="2024-10-04T12:00:00Z">
            <w:rPr>
              <w:ins w:id="3202" w:author="Lexer" w:date="2024-09-28T16:03:00Z"/>
              <w:del w:id="3203" w:author="nikitadorogin@yandex.ru" w:date="2024-10-17T11:57:00Z"/>
              <w:rFonts w:eastAsia="Courier New"/>
              <w:lang w:val="ru-RU"/>
            </w:rPr>
          </w:rPrChange>
        </w:rPr>
      </w:pPr>
      <w:ins w:id="3204" w:author="Lexer" w:date="2024-09-28T16:03:00Z">
        <w:del w:id="3205" w:author="nikitadorogin@yandex.ru" w:date="2024-10-17T11:57:00Z">
          <w:r w:rsidRPr="00120B23" w:rsidDel="00242197">
            <w:rPr>
              <w:rFonts w:ascii="Symbol" w:hAnsi="Symbol"/>
              <w:b/>
              <w:bCs/>
              <w:color w:val="000000"/>
            </w:rPr>
            <w:sym w:font="Symbol" w:char="F068"/>
          </w:r>
          <w:r w:rsidDel="00242197">
            <w:rPr>
              <w:rFonts w:ascii="Symbol" w:hAnsi="Symbol"/>
              <w:b/>
              <w:bCs/>
              <w:color w:val="000000"/>
              <w:lang w:val="ru-RU"/>
            </w:rPr>
            <w:delText>(10) = (</w:delText>
          </w:r>
        </w:del>
      </w:ins>
      <w:ins w:id="3206" w:author="Lexer" w:date="2024-09-28T16:06:00Z">
        <w:del w:id="3207" w:author="nikitadorogin@yandex.ru" w:date="2024-10-17T11:57:00Z">
          <w:r w:rsidRPr="00821BBB" w:rsidDel="00242197">
            <w:rPr>
              <w:szCs w:val="20"/>
              <w:lang w:val="en-US"/>
              <w:rPrChange w:id="3208" w:author="Student" w:date="2024-10-04T12:00:00Z">
                <w:rPr>
                  <w:szCs w:val="20"/>
                  <w:lang w:val="ru-RU"/>
                </w:rPr>
              </w:rPrChange>
            </w:rPr>
            <w:delText>40,76</w:delText>
          </w:r>
        </w:del>
      </w:ins>
      <w:ins w:id="3209" w:author="Lexer" w:date="2024-09-28T16:03:00Z">
        <w:del w:id="3210" w:author="nikitadorogin@yandex.ru" w:date="2024-10-17T11:57:00Z">
          <w:r w:rsidDel="00242197">
            <w:rPr>
              <w:rFonts w:ascii="Symbol" w:hAnsi="Symbol"/>
              <w:b/>
              <w:bCs/>
              <w:color w:val="000000"/>
              <w:lang w:val="ru-RU"/>
            </w:rPr>
            <w:delText>*</w:delText>
          </w:r>
        </w:del>
      </w:ins>
      <w:ins w:id="3211" w:author="Lexer" w:date="2024-09-28T16:06:00Z">
        <w:del w:id="3212" w:author="nikitadorogin@yandex.ru" w:date="2024-10-17T11:57:00Z">
          <w:r w:rsidRPr="00821BBB" w:rsidDel="00242197">
            <w:rPr>
              <w:szCs w:val="20"/>
              <w:lang w:val="en-US"/>
              <w:rPrChange w:id="3213" w:author="Student" w:date="2024-10-04T12:00:00Z">
                <w:rPr>
                  <w:szCs w:val="20"/>
                  <w:lang w:val="ru-RU"/>
                </w:rPr>
              </w:rPrChange>
            </w:rPr>
            <w:delText>2038</w:delText>
          </w:r>
        </w:del>
      </w:ins>
      <w:ins w:id="3214" w:author="Lexer" w:date="2024-09-28T16:03:00Z">
        <w:del w:id="3215" w:author="nikitadorogin@yandex.ru" w:date="2024-10-17T11:57:00Z">
          <w:r w:rsidRPr="00821BBB" w:rsidDel="00242197">
            <w:rPr>
              <w:szCs w:val="20"/>
              <w:lang w:val="en-US"/>
              <w:rPrChange w:id="3216" w:author="Student" w:date="2024-10-04T12:00:00Z">
                <w:rPr>
                  <w:szCs w:val="20"/>
                  <w:lang w:val="ru-RU"/>
                </w:rPr>
              </w:rPrChange>
            </w:rPr>
            <w:delText>)/(100*</w:delText>
          </w:r>
        </w:del>
      </w:ins>
      <w:ins w:id="3217" w:author="Lexer" w:date="2024-09-28T16:06:00Z">
        <w:del w:id="3218" w:author="nikitadorogin@yandex.ru" w:date="2024-10-17T11:57:00Z">
          <w:r w:rsidRPr="00821BBB" w:rsidDel="00242197">
            <w:rPr>
              <w:szCs w:val="20"/>
              <w:lang w:val="en-US"/>
              <w:rPrChange w:id="3219" w:author="Student" w:date="2024-10-04T12:00:00Z">
                <w:rPr>
                  <w:szCs w:val="20"/>
                  <w:lang w:val="ru-RU"/>
                </w:rPr>
              </w:rPrChange>
            </w:rPr>
            <w:delText>1034</w:delText>
          </w:r>
        </w:del>
      </w:ins>
      <w:ins w:id="3220" w:author="Lexer" w:date="2024-09-28T16:03:00Z">
        <w:del w:id="3221" w:author="nikitadorogin@yandex.ru" w:date="2024-10-17T11:57:00Z">
          <w:r w:rsidRPr="00821BBB" w:rsidDel="00242197">
            <w:rPr>
              <w:szCs w:val="20"/>
              <w:lang w:val="en-US"/>
              <w:rPrChange w:id="3222" w:author="Student" w:date="2024-10-04T12:00:00Z">
                <w:rPr>
                  <w:szCs w:val="20"/>
                  <w:lang w:val="ru-RU"/>
                </w:rPr>
              </w:rPrChange>
            </w:rPr>
            <w:delText>*</w:delText>
          </w:r>
        </w:del>
      </w:ins>
      <w:ins w:id="3223" w:author="Lexer" w:date="2024-09-28T16:06:00Z">
        <w:del w:id="3224" w:author="nikitadorogin@yandex.ru" w:date="2024-10-17T11:57:00Z">
          <w:r w:rsidRPr="00821BBB" w:rsidDel="00242197">
            <w:rPr>
              <w:szCs w:val="20"/>
              <w:lang w:val="en-US"/>
              <w:rPrChange w:id="3225" w:author="Student" w:date="2024-10-04T12:00:00Z">
                <w:rPr>
                  <w:szCs w:val="20"/>
                  <w:lang w:val="ru-RU"/>
                </w:rPr>
              </w:rPrChange>
            </w:rPr>
            <w:delText>0,96</w:delText>
          </w:r>
        </w:del>
      </w:ins>
      <w:ins w:id="3226" w:author="Lexer" w:date="2024-09-28T16:03:00Z">
        <w:del w:id="3227" w:author="nikitadorogin@yandex.ru" w:date="2024-10-17T11:57:00Z">
          <w:r w:rsidRPr="00821BBB" w:rsidDel="00242197">
            <w:rPr>
              <w:szCs w:val="20"/>
              <w:lang w:val="en-US"/>
              <w:rPrChange w:id="3228" w:author="Student" w:date="2024-10-04T12:00:00Z">
                <w:rPr>
                  <w:szCs w:val="20"/>
                  <w:lang w:val="ru-RU"/>
                </w:rPr>
              </w:rPrChange>
            </w:rPr>
            <w:delText xml:space="preserve">) = </w:delText>
          </w:r>
        </w:del>
      </w:ins>
      <w:ins w:id="3229" w:author="Lexer" w:date="2024-09-28T16:13:00Z">
        <w:del w:id="3230" w:author="nikitadorogin@yandex.ru" w:date="2024-10-17T11:57:00Z">
          <w:r w:rsidR="00F54E80" w:rsidRPr="00821BBB" w:rsidDel="00242197">
            <w:rPr>
              <w:szCs w:val="20"/>
              <w:lang w:val="en-US"/>
              <w:rPrChange w:id="3231" w:author="Student" w:date="2024-10-04T12:00:00Z">
                <w:rPr>
                  <w:szCs w:val="20"/>
                  <w:lang w:val="ru-RU"/>
                </w:rPr>
              </w:rPrChange>
            </w:rPr>
            <w:delText>0,84</w:delText>
          </w:r>
        </w:del>
      </w:ins>
    </w:p>
    <w:p w14:paraId="5F0AAC41" w14:textId="427F19C1" w:rsidR="005F0164" w:rsidRPr="00821BBB" w:rsidDel="00242197" w:rsidRDefault="005F0164">
      <w:pPr>
        <w:ind w:firstLine="0"/>
        <w:rPr>
          <w:ins w:id="3232" w:author="Lexer" w:date="2024-09-28T16:03:00Z"/>
          <w:del w:id="3233" w:author="nikitadorogin@yandex.ru" w:date="2024-10-17T11:57:00Z"/>
          <w:rFonts w:eastAsia="Courier New"/>
          <w:lang w:val="en-US"/>
          <w:rPrChange w:id="3234" w:author="Student" w:date="2024-10-04T12:00:00Z">
            <w:rPr>
              <w:ins w:id="3235" w:author="Lexer" w:date="2024-09-28T16:03:00Z"/>
              <w:del w:id="3236" w:author="nikitadorogin@yandex.ru" w:date="2024-10-17T11:57:00Z"/>
              <w:rFonts w:eastAsia="Courier New"/>
              <w:lang w:val="ru-RU"/>
            </w:rPr>
          </w:rPrChange>
        </w:rPr>
      </w:pPr>
    </w:p>
    <w:p w14:paraId="4B3548E8" w14:textId="0A3E734C" w:rsidR="005F0164" w:rsidRPr="00821BBB" w:rsidDel="00242197" w:rsidRDefault="00981D37">
      <w:pPr>
        <w:ind w:firstLine="0"/>
        <w:rPr>
          <w:ins w:id="3237" w:author="Lexer" w:date="2024-09-28T17:15:00Z"/>
          <w:del w:id="3238" w:author="nikitadorogin@yandex.ru" w:date="2024-10-17T11:57:00Z"/>
          <w:color w:val="000000"/>
          <w:lang w:val="en-US"/>
          <w:rPrChange w:id="3239" w:author="Student" w:date="2024-10-04T12:00:00Z">
            <w:rPr>
              <w:ins w:id="3240" w:author="Lexer" w:date="2024-09-28T17:15:00Z"/>
              <w:del w:id="3241" w:author="nikitadorogin@yandex.ru" w:date="2024-10-17T11:57:00Z"/>
              <w:color w:val="000000"/>
              <w:lang w:val="ru-RU"/>
            </w:rPr>
          </w:rPrChange>
        </w:rPr>
      </w:pPr>
      <w:ins w:id="3242" w:author="Lexer" w:date="2024-09-28T16:54:00Z">
        <w:del w:id="3243" w:author="nikitadorogin@yandex.ru" w:date="2024-10-17T11:57:00Z">
          <w:r w:rsidDel="00242197">
            <w:rPr>
              <w:color w:val="000000"/>
              <w:lang w:val="ru-RU"/>
            </w:rPr>
            <w:delText>С</w:delText>
          </w:r>
          <w:r w:rsidRPr="00981D37" w:rsidDel="00242197">
            <w:rPr>
              <w:color w:val="000000"/>
            </w:rPr>
            <w:delText>опротивление</w:delText>
          </w:r>
          <w:r w:rsidRPr="00821BBB" w:rsidDel="00242197">
            <w:rPr>
              <w:color w:val="000000"/>
              <w:lang w:val="en-US"/>
              <w:rPrChange w:id="3244" w:author="Student" w:date="2024-10-04T12:00:00Z">
                <w:rPr>
                  <w:color w:val="000000"/>
                </w:rPr>
              </w:rPrChange>
            </w:rPr>
            <w:delText xml:space="preserve"> </w:delText>
          </w:r>
          <w:r w:rsidRPr="00981D37" w:rsidDel="00242197">
            <w:rPr>
              <w:color w:val="000000"/>
            </w:rPr>
            <w:delText>однофазного</w:delText>
          </w:r>
          <w:r w:rsidRPr="00821BBB" w:rsidDel="00242197">
            <w:rPr>
              <w:color w:val="000000"/>
              <w:lang w:val="en-US"/>
              <w:rPrChange w:id="3245" w:author="Student" w:date="2024-10-04T12:00:00Z">
                <w:rPr>
                  <w:color w:val="000000"/>
                </w:rPr>
              </w:rPrChange>
            </w:rPr>
            <w:delText xml:space="preserve"> </w:delText>
          </w:r>
          <w:r w:rsidRPr="00981D37" w:rsidDel="00242197">
            <w:rPr>
              <w:color w:val="000000"/>
            </w:rPr>
            <w:delText>линейного</w:delText>
          </w:r>
          <w:r w:rsidRPr="00821BBB" w:rsidDel="00242197">
            <w:rPr>
              <w:color w:val="000000"/>
              <w:lang w:val="en-US"/>
              <w:rPrChange w:id="3246" w:author="Student" w:date="2024-10-04T12:00:00Z">
                <w:rPr>
                  <w:color w:val="000000"/>
                </w:rPr>
              </w:rPrChange>
            </w:rPr>
            <w:delText xml:space="preserve"> </w:delText>
          </w:r>
          <w:r w:rsidRPr="00981D37" w:rsidDel="00242197">
            <w:rPr>
              <w:color w:val="000000"/>
            </w:rPr>
            <w:delText>трансформатора</w:delText>
          </w:r>
          <w:r w:rsidRPr="00821BBB" w:rsidDel="00242197">
            <w:rPr>
              <w:color w:val="000000"/>
              <w:lang w:val="en-US"/>
              <w:rPrChange w:id="3247" w:author="Student" w:date="2024-10-04T12:00:00Z">
                <w:rPr>
                  <w:color w:val="000000"/>
                </w:rPr>
              </w:rPrChange>
            </w:rPr>
            <w:br/>
            <w:delText>(R</w:delText>
          </w:r>
          <w:r w:rsidRPr="00981D37" w:rsidDel="00242197">
            <w:rPr>
              <w:color w:val="000000"/>
              <w:sz w:val="18"/>
              <w:szCs w:val="18"/>
            </w:rPr>
            <w:delText>вых</w:delText>
          </w:r>
          <w:r w:rsidRPr="00821BBB" w:rsidDel="00242197">
            <w:rPr>
              <w:color w:val="000000"/>
              <w:lang w:val="en-US"/>
              <w:rPrChange w:id="3248" w:author="Student" w:date="2024-10-04T12:00:00Z">
                <w:rPr>
                  <w:color w:val="000000"/>
                </w:rPr>
              </w:rPrChange>
            </w:rPr>
            <w:delText>)</w:delText>
          </w:r>
          <w:r w:rsidRPr="00821BBB" w:rsidDel="00242197">
            <w:rPr>
              <w:color w:val="000000"/>
              <w:lang w:val="en-US"/>
              <w:rPrChange w:id="3249" w:author="Student" w:date="2024-10-04T12:00:00Z">
                <w:rPr>
                  <w:color w:val="000000"/>
                  <w:lang w:val="ru-RU"/>
                </w:rPr>
              </w:rPrChange>
            </w:rPr>
            <w:delText>:</w:delText>
          </w:r>
        </w:del>
      </w:ins>
    </w:p>
    <w:p w14:paraId="2279B885" w14:textId="1A13E1BD" w:rsidR="00B94457" w:rsidRPr="00821BBB" w:rsidDel="00242197" w:rsidRDefault="00B94457">
      <w:pPr>
        <w:ind w:firstLine="0"/>
        <w:rPr>
          <w:ins w:id="3250" w:author="Lexer" w:date="2024-09-28T17:16:00Z"/>
          <w:del w:id="3251" w:author="nikitadorogin@yandex.ru" w:date="2024-10-17T11:57:00Z"/>
          <w:color w:val="000000"/>
          <w:lang w:val="en-US"/>
          <w:rPrChange w:id="3252" w:author="Student" w:date="2024-10-04T12:00:00Z">
            <w:rPr>
              <w:ins w:id="3253" w:author="Lexer" w:date="2024-09-28T17:16:00Z"/>
              <w:del w:id="3254" w:author="nikitadorogin@yandex.ru" w:date="2024-10-17T11:57:00Z"/>
              <w:color w:val="000000"/>
              <w:lang w:val="ru-RU"/>
            </w:rPr>
          </w:rPrChange>
        </w:rPr>
      </w:pPr>
      <w:ins w:id="3255" w:author="Lexer" w:date="2024-09-28T17:15:00Z">
        <w:del w:id="3256" w:author="nikitadorogin@yandex.ru" w:date="2024-10-17T11:57:00Z">
          <w:r w:rsidDel="00242197">
            <w:rPr>
              <w:color w:val="000000"/>
              <w:lang w:val="ru-RU"/>
            </w:rPr>
            <w:delText>Зави</w:delText>
          </w:r>
        </w:del>
      </w:ins>
      <w:ins w:id="3257" w:author="Lexer" w:date="2024-09-28T17:16:00Z">
        <w:del w:id="3258" w:author="nikitadorogin@yandex.ru" w:date="2024-10-17T11:57:00Z">
          <w:r w:rsidDel="00242197">
            <w:rPr>
              <w:color w:val="000000"/>
              <w:lang w:val="ru-RU"/>
            </w:rPr>
            <w:delText>симость</w:delText>
          </w:r>
          <w:r w:rsidRPr="00821BBB" w:rsidDel="00242197">
            <w:rPr>
              <w:color w:val="000000"/>
              <w:lang w:val="en-US"/>
              <w:rPrChange w:id="3259" w:author="Student" w:date="2024-10-04T12:00:00Z">
                <w:rPr>
                  <w:color w:val="000000"/>
                  <w:lang w:val="ru-RU"/>
                </w:rPr>
              </w:rPrChange>
            </w:rPr>
            <w:delText xml:space="preserve"> </w:delText>
          </w:r>
          <w:r w:rsidDel="00242197">
            <w:rPr>
              <w:color w:val="000000"/>
              <w:lang w:val="en-US"/>
            </w:rPr>
            <w:delText>U</w:delText>
          </w:r>
          <w:r w:rsidRPr="00821BBB" w:rsidDel="00242197">
            <w:rPr>
              <w:color w:val="000000"/>
              <w:lang w:val="en-US"/>
            </w:rPr>
            <w:delText>(2)</w:delText>
          </w:r>
          <w:r w:rsidRPr="00821BBB" w:rsidDel="00242197">
            <w:rPr>
              <w:color w:val="000000"/>
              <w:lang w:val="en-US"/>
              <w:rPrChange w:id="3260" w:author="Student" w:date="2024-10-04T12:00:00Z">
                <w:rPr>
                  <w:color w:val="000000"/>
                  <w:lang w:val="ru-RU"/>
                </w:rPr>
              </w:rPrChange>
            </w:rPr>
            <w:delText xml:space="preserve"> </w:delText>
          </w:r>
          <w:r w:rsidDel="00242197">
            <w:rPr>
              <w:color w:val="000000"/>
              <w:lang w:val="ru-RU"/>
            </w:rPr>
            <w:delText>от</w:delText>
          </w:r>
          <w:r w:rsidRPr="00821BBB" w:rsidDel="00242197">
            <w:rPr>
              <w:color w:val="000000"/>
              <w:lang w:val="en-US"/>
              <w:rPrChange w:id="3261" w:author="Student" w:date="2024-10-04T12:00:00Z">
                <w:rPr>
                  <w:color w:val="000000"/>
                  <w:lang w:val="ru-RU"/>
                </w:rPr>
              </w:rPrChange>
            </w:rPr>
            <w:delText xml:space="preserve"> </w:delText>
          </w:r>
          <w:r w:rsidDel="00242197">
            <w:rPr>
              <w:color w:val="000000"/>
              <w:lang w:val="ru-RU"/>
            </w:rPr>
            <w:delText>тока</w:delText>
          </w:r>
          <w:r w:rsidRPr="00821BBB" w:rsidDel="00242197">
            <w:rPr>
              <w:color w:val="000000"/>
              <w:lang w:val="en-US"/>
              <w:rPrChange w:id="3262" w:author="Student" w:date="2024-10-04T12:00:00Z">
                <w:rPr>
                  <w:color w:val="000000"/>
                  <w:lang w:val="ru-RU"/>
                </w:rPr>
              </w:rPrChange>
            </w:rPr>
            <w:delText xml:space="preserve"> </w:delText>
          </w:r>
          <w:r w:rsidDel="00242197">
            <w:rPr>
              <w:color w:val="000000"/>
              <w:lang w:val="ru-RU"/>
            </w:rPr>
            <w:delText>нагрузки</w:delText>
          </w:r>
          <w:r w:rsidRPr="00821BBB" w:rsidDel="00242197">
            <w:rPr>
              <w:color w:val="000000"/>
              <w:lang w:val="en-US"/>
              <w:rPrChange w:id="3263" w:author="Student" w:date="2024-10-04T12:00:00Z">
                <w:rPr>
                  <w:color w:val="000000"/>
                  <w:lang w:val="ru-RU"/>
                </w:rPr>
              </w:rPrChange>
            </w:rPr>
            <w:delText xml:space="preserve"> </w:delText>
          </w:r>
          <w:r w:rsidDel="00242197">
            <w:rPr>
              <w:color w:val="000000"/>
              <w:lang w:val="en-US"/>
            </w:rPr>
            <w:delText>I</w:delText>
          </w:r>
          <w:r w:rsidRPr="00821BBB" w:rsidDel="00242197">
            <w:rPr>
              <w:color w:val="000000"/>
              <w:lang w:val="en-US"/>
            </w:rPr>
            <w:delText>(2)</w:delText>
          </w:r>
          <w:r w:rsidRPr="00821BBB" w:rsidDel="00242197">
            <w:rPr>
              <w:color w:val="000000"/>
              <w:lang w:val="en-US"/>
              <w:rPrChange w:id="3264" w:author="Student" w:date="2024-10-04T12:00:00Z">
                <w:rPr>
                  <w:color w:val="000000"/>
                  <w:lang w:val="ru-RU"/>
                </w:rPr>
              </w:rPrChange>
            </w:rPr>
            <w:delText>:</w:delText>
          </w:r>
        </w:del>
      </w:ins>
    </w:p>
    <w:p w14:paraId="7559B284" w14:textId="5C00B817" w:rsidR="00B94457" w:rsidRPr="00821BBB" w:rsidDel="00242197" w:rsidRDefault="00B94457">
      <w:pPr>
        <w:ind w:firstLine="0"/>
        <w:rPr>
          <w:ins w:id="3265" w:author="Lexer" w:date="2024-09-28T17:16:00Z"/>
          <w:del w:id="3266" w:author="nikitadorogin@yandex.ru" w:date="2024-10-17T11:57:00Z"/>
          <w:color w:val="000000"/>
          <w:lang w:val="en-US"/>
          <w:rPrChange w:id="3267" w:author="Student" w:date="2024-10-04T12:00:00Z">
            <w:rPr>
              <w:ins w:id="3268" w:author="Lexer" w:date="2024-09-28T17:16:00Z"/>
              <w:del w:id="3269" w:author="nikitadorogin@yandex.ru" w:date="2024-10-17T11:57:00Z"/>
              <w:color w:val="000000"/>
              <w:lang w:val="ru-RU"/>
            </w:rPr>
          </w:rPrChange>
        </w:rPr>
      </w:pPr>
      <w:ins w:id="3270" w:author="Lexer" w:date="2024-09-28T17:16:00Z">
        <w:del w:id="3271" w:author="nikitadorogin@yandex.ru" w:date="2024-10-17T11:57:00Z">
          <w:r w:rsidDel="00242197">
            <w:rPr>
              <w:noProof/>
              <w:color w:val="000000"/>
              <w:lang w:val="ru-RU"/>
            </w:rPr>
            <w:drawing>
              <wp:inline distT="0" distB="0" distL="0" distR="0" wp14:anchorId="43E055C4" wp14:editId="6ACF6265">
                <wp:extent cx="5935980" cy="2964180"/>
                <wp:effectExtent l="0" t="0" r="7620" b="762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935980" cy="2964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del>
      </w:ins>
    </w:p>
    <w:p w14:paraId="433A0871" w14:textId="22A323AC" w:rsidR="00B94457" w:rsidRPr="00821BBB" w:rsidDel="00242197" w:rsidRDefault="00B94457">
      <w:pPr>
        <w:ind w:firstLine="0"/>
        <w:rPr>
          <w:ins w:id="3272" w:author="Lexer" w:date="2024-09-28T17:16:00Z"/>
          <w:del w:id="3273" w:author="nikitadorogin@yandex.ru" w:date="2024-10-17T11:57:00Z"/>
          <w:color w:val="000000"/>
          <w:lang w:val="en-US"/>
          <w:rPrChange w:id="3274" w:author="Student" w:date="2024-10-04T12:00:00Z">
            <w:rPr>
              <w:ins w:id="3275" w:author="Lexer" w:date="2024-09-28T17:16:00Z"/>
              <w:del w:id="3276" w:author="nikitadorogin@yandex.ru" w:date="2024-10-17T11:57:00Z"/>
              <w:color w:val="000000"/>
              <w:lang w:val="ru-RU"/>
            </w:rPr>
          </w:rPrChange>
        </w:rPr>
      </w:pPr>
    </w:p>
    <w:p w14:paraId="0D357C9A" w14:textId="1FD7B593" w:rsidR="00B94457" w:rsidRPr="00821BBB" w:rsidDel="00242197" w:rsidRDefault="00B94457">
      <w:pPr>
        <w:ind w:firstLine="0"/>
        <w:rPr>
          <w:ins w:id="3277" w:author="Lexer" w:date="2024-09-28T17:22:00Z"/>
          <w:del w:id="3278" w:author="nikitadorogin@yandex.ru" w:date="2024-10-17T11:57:00Z"/>
          <w:color w:val="000000"/>
          <w:lang w:val="en-US"/>
          <w:rPrChange w:id="3279" w:author="Student" w:date="2024-10-04T12:00:00Z">
            <w:rPr>
              <w:ins w:id="3280" w:author="Lexer" w:date="2024-09-28T17:22:00Z"/>
              <w:del w:id="3281" w:author="nikitadorogin@yandex.ru" w:date="2024-10-17T11:57:00Z"/>
              <w:color w:val="000000"/>
              <w:lang w:val="ru-RU"/>
            </w:rPr>
          </w:rPrChange>
        </w:rPr>
      </w:pPr>
      <w:ins w:id="3282" w:author="Lexer" w:date="2024-09-28T17:16:00Z">
        <w:del w:id="3283" w:author="nikitadorogin@yandex.ru" w:date="2024-10-17T11:57:00Z">
          <w:r w:rsidDel="00242197">
            <w:rPr>
              <w:color w:val="000000"/>
              <w:lang w:val="ru-RU"/>
            </w:rPr>
            <w:delText>Зависимость</w:delText>
          </w:r>
          <w:r w:rsidRPr="00821BBB" w:rsidDel="00242197">
            <w:rPr>
              <w:color w:val="000000"/>
              <w:lang w:val="en-US"/>
              <w:rPrChange w:id="3284" w:author="Student" w:date="2024-10-04T12:00:00Z">
                <w:rPr>
                  <w:color w:val="000000"/>
                  <w:lang w:val="ru-RU"/>
                </w:rPr>
              </w:rPrChange>
            </w:rPr>
            <w:delText xml:space="preserve"> </w:delText>
          </w:r>
        </w:del>
      </w:ins>
      <w:ins w:id="3285" w:author="Lexer" w:date="2024-09-28T17:17:00Z">
        <w:del w:id="3286" w:author="nikitadorogin@yandex.ru" w:date="2024-10-17T11:57:00Z">
          <w:r w:rsidRPr="00120B23" w:rsidDel="00242197">
            <w:rPr>
              <w:rFonts w:ascii="Symbol" w:hAnsi="Symbol"/>
              <w:b/>
              <w:bCs/>
              <w:color w:val="000000"/>
            </w:rPr>
            <w:sym w:font="Symbol" w:char="F068"/>
          </w:r>
          <w:r w:rsidDel="00242197">
            <w:rPr>
              <w:rFonts w:ascii="Symbol" w:hAnsi="Symbol"/>
              <w:b/>
              <w:bCs/>
              <w:color w:val="000000"/>
              <w:lang w:val="ru-RU"/>
            </w:rPr>
            <w:delText xml:space="preserve"> </w:delText>
          </w:r>
        </w:del>
      </w:ins>
      <w:ins w:id="3287" w:author="Lexer" w:date="2024-09-28T17:18:00Z">
        <w:del w:id="3288" w:author="nikitadorogin@yandex.ru" w:date="2024-10-17T11:57:00Z">
          <w:r w:rsidDel="00242197">
            <w:rPr>
              <w:color w:val="000000"/>
              <w:lang w:val="ru-RU"/>
            </w:rPr>
            <w:delText>от</w:delText>
          </w:r>
          <w:r w:rsidRPr="00821BBB" w:rsidDel="00242197">
            <w:rPr>
              <w:color w:val="000000"/>
              <w:lang w:val="en-US"/>
              <w:rPrChange w:id="3289" w:author="Student" w:date="2024-10-04T12:00:00Z">
                <w:rPr>
                  <w:color w:val="000000"/>
                  <w:lang w:val="ru-RU"/>
                </w:rPr>
              </w:rPrChange>
            </w:rPr>
            <w:delText xml:space="preserve"> </w:delText>
          </w:r>
          <w:r w:rsidDel="00242197">
            <w:rPr>
              <w:color w:val="000000"/>
              <w:lang w:val="ru-RU"/>
            </w:rPr>
            <w:delText>тока</w:delText>
          </w:r>
          <w:r w:rsidRPr="00821BBB" w:rsidDel="00242197">
            <w:rPr>
              <w:color w:val="000000"/>
              <w:lang w:val="en-US"/>
              <w:rPrChange w:id="3290" w:author="Student" w:date="2024-10-04T12:00:00Z">
                <w:rPr>
                  <w:color w:val="000000"/>
                  <w:lang w:val="ru-RU"/>
                </w:rPr>
              </w:rPrChange>
            </w:rPr>
            <w:delText xml:space="preserve"> </w:delText>
          </w:r>
          <w:r w:rsidDel="00242197">
            <w:rPr>
              <w:color w:val="000000"/>
              <w:lang w:val="ru-RU"/>
            </w:rPr>
            <w:delText>нагрузки</w:delText>
          </w:r>
          <w:r w:rsidRPr="00821BBB" w:rsidDel="00242197">
            <w:rPr>
              <w:color w:val="000000"/>
              <w:lang w:val="en-US"/>
              <w:rPrChange w:id="3291" w:author="Student" w:date="2024-10-04T12:00:00Z">
                <w:rPr>
                  <w:color w:val="000000"/>
                  <w:lang w:val="ru-RU"/>
                </w:rPr>
              </w:rPrChange>
            </w:rPr>
            <w:delText xml:space="preserve"> </w:delText>
          </w:r>
          <w:r w:rsidDel="00242197">
            <w:rPr>
              <w:color w:val="000000"/>
              <w:lang w:val="en-US"/>
            </w:rPr>
            <w:delText>I</w:delText>
          </w:r>
          <w:r w:rsidRPr="00821BBB" w:rsidDel="00242197">
            <w:rPr>
              <w:color w:val="000000"/>
              <w:lang w:val="en-US"/>
              <w:rPrChange w:id="3292" w:author="Student" w:date="2024-10-04T12:00:00Z">
                <w:rPr>
                  <w:color w:val="000000"/>
                  <w:lang w:val="ru-RU"/>
                </w:rPr>
              </w:rPrChange>
            </w:rPr>
            <w:delText>(2):</w:delText>
          </w:r>
        </w:del>
      </w:ins>
    </w:p>
    <w:p w14:paraId="04EDA24B" w14:textId="13A61299" w:rsidR="002B1E7D" w:rsidRPr="00821BBB" w:rsidDel="00242197" w:rsidRDefault="002B1E7D">
      <w:pPr>
        <w:ind w:firstLine="0"/>
        <w:rPr>
          <w:ins w:id="3293" w:author="Lexer" w:date="2024-09-28T17:18:00Z"/>
          <w:del w:id="3294" w:author="nikitadorogin@yandex.ru" w:date="2024-10-17T11:57:00Z"/>
          <w:color w:val="000000"/>
          <w:lang w:val="en-US"/>
          <w:rPrChange w:id="3295" w:author="Student" w:date="2024-10-04T12:00:00Z">
            <w:rPr>
              <w:ins w:id="3296" w:author="Lexer" w:date="2024-09-28T17:18:00Z"/>
              <w:del w:id="3297" w:author="nikitadorogin@yandex.ru" w:date="2024-10-17T11:57:00Z"/>
              <w:color w:val="000000"/>
              <w:lang w:val="ru-RU"/>
            </w:rPr>
          </w:rPrChange>
        </w:rPr>
      </w:pPr>
      <w:ins w:id="3298" w:author="Lexer" w:date="2024-09-28T17:22:00Z">
        <w:del w:id="3299" w:author="nikitadorogin@yandex.ru" w:date="2024-10-17T11:57:00Z">
          <w:r w:rsidDel="00242197">
            <w:rPr>
              <w:noProof/>
              <w:color w:val="000000"/>
              <w:lang w:val="ru-RU"/>
            </w:rPr>
            <w:drawing>
              <wp:inline distT="0" distB="0" distL="0" distR="0" wp14:anchorId="190882E5" wp14:editId="03B38370">
                <wp:extent cx="5935980" cy="2964180"/>
                <wp:effectExtent l="0" t="0" r="7620" b="7620"/>
                <wp:docPr id="2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935980" cy="2964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del>
      </w:ins>
    </w:p>
    <w:p w14:paraId="64D91C10" w14:textId="65243279" w:rsidR="00B94457" w:rsidRPr="00821BBB" w:rsidDel="00242197" w:rsidRDefault="00B94457">
      <w:pPr>
        <w:ind w:firstLine="0"/>
        <w:rPr>
          <w:ins w:id="3300" w:author="Lexer" w:date="2024-09-28T16:54:00Z"/>
          <w:del w:id="3301" w:author="nikitadorogin@yandex.ru" w:date="2024-10-17T11:57:00Z"/>
          <w:color w:val="000000"/>
          <w:lang w:val="en-US"/>
          <w:rPrChange w:id="3302" w:author="Student" w:date="2024-10-04T12:00:00Z">
            <w:rPr>
              <w:ins w:id="3303" w:author="Lexer" w:date="2024-09-28T16:54:00Z"/>
              <w:del w:id="3304" w:author="nikitadorogin@yandex.ru" w:date="2024-10-17T11:57:00Z"/>
              <w:color w:val="000000"/>
              <w:lang w:val="ru-RU"/>
            </w:rPr>
          </w:rPrChange>
        </w:rPr>
      </w:pPr>
    </w:p>
    <w:p w14:paraId="7471153B" w14:textId="43425ED8" w:rsidR="00981D37" w:rsidRPr="00821BBB" w:rsidDel="00242197" w:rsidRDefault="00981D37">
      <w:pPr>
        <w:ind w:firstLine="0"/>
        <w:rPr>
          <w:ins w:id="3305" w:author="Lexer" w:date="2024-09-28T16:55:00Z"/>
          <w:del w:id="3306" w:author="nikitadorogin@yandex.ru" w:date="2024-10-17T11:57:00Z"/>
          <w:position w:val="-32"/>
          <w:lang w:val="en-US"/>
          <w:rPrChange w:id="3307" w:author="Student" w:date="2024-10-04T12:00:00Z">
            <w:rPr>
              <w:ins w:id="3308" w:author="Lexer" w:date="2024-09-28T16:55:00Z"/>
              <w:del w:id="3309" w:author="nikitadorogin@yandex.ru" w:date="2024-10-17T11:57:00Z"/>
              <w:position w:val="-32"/>
            </w:rPr>
          </w:rPrChange>
        </w:rPr>
      </w:pPr>
      <w:ins w:id="3310" w:author="Lexer" w:date="2024-09-28T16:55:00Z">
        <w:del w:id="3311" w:author="nikitadorogin@yandex.ru" w:date="2024-10-17T11:57:00Z">
          <w:r w:rsidRPr="000F67EC" w:rsidDel="00242197">
            <w:rPr>
              <w:position w:val="-54"/>
            </w:rPr>
            <w:object w:dxaOrig="3620" w:dyaOrig="1120" w14:anchorId="2B3F7323">
              <v:shape id="_x0000_i1037" type="#_x0000_t75" style="width:154.8pt;height:48pt" o:ole="" fillcolor="window">
                <v:imagedata r:id="rId55" o:title=""/>
              </v:shape>
              <o:OLEObject Type="Embed" ProgID="Equation.DSMT4" ShapeID="_x0000_i1037" DrawAspect="Content" ObjectID="_1791202537" r:id="rId56"/>
            </w:object>
          </w:r>
        </w:del>
      </w:ins>
    </w:p>
    <w:p w14:paraId="6EF5EF44" w14:textId="10D6FD59" w:rsidR="00981D37" w:rsidRPr="00821BBB" w:rsidDel="00242197" w:rsidRDefault="00981D37" w:rsidP="0012204B">
      <w:pPr>
        <w:ind w:firstLine="0"/>
        <w:rPr>
          <w:ins w:id="3312" w:author="Lexer" w:date="2024-09-28T17:01:00Z"/>
          <w:del w:id="3313" w:author="nikitadorogin@yandex.ru" w:date="2024-10-17T11:57:00Z"/>
          <w:rFonts w:eastAsia="Courier New"/>
          <w:lang w:val="en-US"/>
          <w:rPrChange w:id="3314" w:author="Student" w:date="2024-10-04T12:00:00Z">
            <w:rPr>
              <w:ins w:id="3315" w:author="Lexer" w:date="2024-09-28T17:01:00Z"/>
              <w:del w:id="3316" w:author="nikitadorogin@yandex.ru" w:date="2024-10-17T11:57:00Z"/>
              <w:rFonts w:eastAsia="Courier New"/>
              <w:lang w:val="ru-RU"/>
            </w:rPr>
          </w:rPrChange>
        </w:rPr>
      </w:pPr>
      <w:ins w:id="3317" w:author="Lexer" w:date="2024-09-28T16:55:00Z">
        <w:del w:id="3318" w:author="nikitadorogin@yandex.ru" w:date="2024-10-17T11:57:00Z">
          <w:r w:rsidDel="00242197">
            <w:rPr>
              <w:rFonts w:eastAsia="Courier New"/>
              <w:lang w:val="en-US"/>
            </w:rPr>
            <w:delText>R</w:delText>
          </w:r>
          <w:r w:rsidRPr="00821BBB" w:rsidDel="00242197">
            <w:rPr>
              <w:rFonts w:eastAsia="Courier New"/>
              <w:lang w:val="en-US"/>
            </w:rPr>
            <w:delText>(</w:delText>
          </w:r>
          <w:r w:rsidDel="00242197">
            <w:rPr>
              <w:rFonts w:eastAsia="Courier New"/>
              <w:lang w:val="ru-RU"/>
            </w:rPr>
            <w:delText>вых</w:delText>
          </w:r>
          <w:r w:rsidRPr="00821BBB" w:rsidDel="00242197">
            <w:rPr>
              <w:rFonts w:eastAsia="Courier New"/>
              <w:lang w:val="en-US"/>
              <w:rPrChange w:id="3319" w:author="Student" w:date="2024-10-04T12:00:00Z">
                <w:rPr>
                  <w:rFonts w:eastAsia="Courier New"/>
                  <w:lang w:val="ru-RU"/>
                </w:rPr>
              </w:rPrChange>
            </w:rPr>
            <w:delText xml:space="preserve">) = </w:delText>
          </w:r>
          <w:r w:rsidR="006026E4" w:rsidRPr="00821BBB" w:rsidDel="00242197">
            <w:rPr>
              <w:rFonts w:eastAsia="Courier New"/>
              <w:lang w:val="en-US"/>
              <w:rPrChange w:id="3320" w:author="Student" w:date="2024-10-04T12:00:00Z">
                <w:rPr>
                  <w:rFonts w:eastAsia="Courier New"/>
                  <w:lang w:val="ru-RU"/>
                </w:rPr>
              </w:rPrChange>
            </w:rPr>
            <w:delText xml:space="preserve">(49,01 </w:delText>
          </w:r>
        </w:del>
      </w:ins>
      <w:ins w:id="3321" w:author="Lexer" w:date="2024-09-28T16:56:00Z">
        <w:del w:id="3322" w:author="nikitadorogin@yandex.ru" w:date="2024-10-17T11:57:00Z">
          <w:r w:rsidR="006026E4" w:rsidRPr="00821BBB" w:rsidDel="00242197">
            <w:rPr>
              <w:rFonts w:eastAsia="Courier New"/>
              <w:lang w:val="en-US"/>
              <w:rPrChange w:id="3323" w:author="Student" w:date="2024-10-04T12:00:00Z">
                <w:rPr>
                  <w:rFonts w:eastAsia="Courier New"/>
                  <w:lang w:val="ru-RU"/>
                </w:rPr>
              </w:rPrChange>
            </w:rPr>
            <w:delText>– 40,76)/(0,2453 - 2,038</w:delText>
          </w:r>
        </w:del>
      </w:ins>
      <w:ins w:id="3324" w:author="Lexer" w:date="2024-09-28T16:57:00Z">
        <w:del w:id="3325" w:author="nikitadorogin@yandex.ru" w:date="2024-10-17T11:57:00Z">
          <w:r w:rsidR="006026E4" w:rsidRPr="00821BBB" w:rsidDel="00242197">
            <w:rPr>
              <w:rFonts w:eastAsia="Courier New"/>
              <w:lang w:val="en-US"/>
              <w:rPrChange w:id="3326" w:author="Student" w:date="2024-10-04T12:00:00Z">
                <w:rPr>
                  <w:rFonts w:eastAsia="Courier New"/>
                  <w:lang w:val="ru-RU"/>
                </w:rPr>
              </w:rPrChange>
            </w:rPr>
            <w:delText>) = -4,6</w:delText>
          </w:r>
        </w:del>
      </w:ins>
    </w:p>
    <w:p w14:paraId="05C9D321" w14:textId="5A2BB790" w:rsidR="008F7345" w:rsidDel="00242197" w:rsidRDefault="00821BBB" w:rsidP="00006BFC">
      <w:pPr>
        <w:ind w:firstLine="0"/>
        <w:rPr>
          <w:ins w:id="3327" w:author="Student" w:date="2024-10-04T12:11:00Z"/>
          <w:del w:id="3328" w:author="nikitadorogin@yandex.ru" w:date="2024-10-17T11:57:00Z"/>
          <w:rFonts w:eastAsia="Courier New"/>
          <w:lang w:val="ru-RU"/>
        </w:rPr>
      </w:pPr>
      <w:ins w:id="3329" w:author="Student" w:date="2024-10-04T12:08:00Z">
        <w:del w:id="3330" w:author="nikitadorogin@yandex.ru" w:date="2024-10-17T11:57:00Z">
          <w:r w:rsidDel="00242197">
            <w:rPr>
              <w:rFonts w:eastAsia="Courier New"/>
              <w:lang w:val="ru-RU"/>
            </w:rPr>
            <w:delText xml:space="preserve">Т(2)-Т(1) = </w:delText>
          </w:r>
        </w:del>
      </w:ins>
      <w:ins w:id="3331" w:author="Student" w:date="2024-10-04T12:09:00Z">
        <w:del w:id="3332" w:author="nikitadorogin@yandex.ru" w:date="2024-10-17T11:57:00Z">
          <w:r w:rsidDel="00242197">
            <w:rPr>
              <w:rFonts w:eastAsia="Courier New"/>
              <w:lang w:val="ru-RU"/>
            </w:rPr>
            <w:delText>719,2 мкс = 0,000719 с</w:delText>
          </w:r>
        </w:del>
      </w:ins>
    </w:p>
    <w:p w14:paraId="1A8AE0BA" w14:textId="2F7E6185" w:rsidR="008F7345" w:rsidDel="00242197" w:rsidRDefault="008F7345" w:rsidP="00006BFC">
      <w:pPr>
        <w:ind w:firstLine="0"/>
        <w:rPr>
          <w:ins w:id="3333" w:author="Student" w:date="2024-10-04T12:12:00Z"/>
          <w:del w:id="3334" w:author="nikitadorogin@yandex.ru" w:date="2024-10-17T11:57:00Z"/>
          <w:rFonts w:eastAsia="Courier New"/>
          <w:lang w:val="ru-RU"/>
        </w:rPr>
      </w:pPr>
      <w:ins w:id="3335" w:author="Student" w:date="2024-10-04T12:11:00Z">
        <w:del w:id="3336" w:author="nikitadorogin@yandex.ru" w:date="2024-10-17T11:57:00Z">
          <w:r w:rsidDel="00242197">
            <w:rPr>
              <w:rFonts w:eastAsia="Courier New"/>
              <w:lang w:val="ru-RU"/>
            </w:rPr>
            <w:delText>Т = 16,67 мс = 0,01667 с</w:delText>
          </w:r>
        </w:del>
      </w:ins>
    </w:p>
    <w:p w14:paraId="44A577F8" w14:textId="42819938" w:rsidR="008F7345" w:rsidDel="00242197" w:rsidRDefault="008F7345" w:rsidP="00006BFC">
      <w:pPr>
        <w:ind w:firstLine="0"/>
        <w:rPr>
          <w:ins w:id="3337" w:author="Student" w:date="2024-10-04T12:13:00Z"/>
          <w:del w:id="3338" w:author="nikitadorogin@yandex.ru" w:date="2024-10-17T11:57:00Z"/>
          <w:szCs w:val="20"/>
          <w:lang w:val="ru-RU"/>
        </w:rPr>
      </w:pPr>
      <w:ins w:id="3339" w:author="Student" w:date="2024-10-04T12:12:00Z">
        <w:del w:id="3340" w:author="nikitadorogin@yandex.ru" w:date="2024-10-17T11:57:00Z">
          <w:r w:rsidRPr="008F7345" w:rsidDel="00242197">
            <w:rPr>
              <w:b/>
              <w:bCs/>
              <w:rPrChange w:id="3341" w:author="Student" w:date="2024-10-04T12:12:00Z">
                <w:rPr/>
              </w:rPrChange>
            </w:rPr>
            <w:delText>угол фазового сдвига</w:delText>
          </w:r>
          <w:r w:rsidDel="00242197">
            <w:rPr>
              <w:b/>
              <w:bCs/>
              <w:lang w:val="ru-RU"/>
            </w:rPr>
            <w:delText>:</w:delText>
          </w:r>
          <w:r w:rsidDel="00242197">
            <w:rPr>
              <w:lang w:val="ru-RU"/>
            </w:rPr>
            <w:delText xml:space="preserve"> </w:delText>
          </w:r>
        </w:del>
      </w:ins>
      <w:ins w:id="3342" w:author="Student" w:date="2024-10-04T12:13:00Z">
        <w:del w:id="3343" w:author="nikitadorogin@yandex.ru" w:date="2024-10-17T11:57:00Z">
          <w:r w:rsidRPr="008F7345" w:rsidDel="00242197">
            <w:rPr>
              <w:position w:val="-30"/>
              <w:szCs w:val="20"/>
              <w:lang w:val="ru-RU"/>
            </w:rPr>
            <w:object w:dxaOrig="2980" w:dyaOrig="840" w14:anchorId="4D6AEE12">
              <v:shape id="_x0000_i1038" type="#_x0000_t75" style="width:105.6pt;height:30pt" o:ole="">
                <v:imagedata r:id="rId35" o:title=""/>
              </v:shape>
              <o:OLEObject Type="Embed" ProgID="Equation.DSMT4" ShapeID="_x0000_i1038" DrawAspect="Content" ObjectID="_1791202538" r:id="rId57"/>
            </w:object>
          </w:r>
        </w:del>
      </w:ins>
    </w:p>
    <w:p w14:paraId="2E3CF7E5" w14:textId="26B8AB57" w:rsidR="008F7345" w:rsidRPr="00242197" w:rsidDel="00242197" w:rsidRDefault="008F7345" w:rsidP="00006BFC">
      <w:pPr>
        <w:ind w:firstLine="0"/>
        <w:rPr>
          <w:ins w:id="3344" w:author="Student" w:date="2024-10-04T12:14:00Z"/>
          <w:del w:id="3345" w:author="nikitadorogin@yandex.ru" w:date="2024-10-17T11:57:00Z"/>
          <w:szCs w:val="20"/>
          <w:lang w:val="ru-RU"/>
          <w:rPrChange w:id="3346" w:author="nikitadorogin@yandex.ru" w:date="2024-10-17T11:50:00Z">
            <w:rPr>
              <w:ins w:id="3347" w:author="Student" w:date="2024-10-04T12:14:00Z"/>
              <w:del w:id="3348" w:author="nikitadorogin@yandex.ru" w:date="2024-10-17T11:57:00Z"/>
              <w:szCs w:val="20"/>
              <w:lang w:val="en-US"/>
            </w:rPr>
          </w:rPrChange>
        </w:rPr>
      </w:pPr>
      <w:ins w:id="3349" w:author="Student" w:date="2024-10-04T12:13:00Z">
        <w:del w:id="3350" w:author="nikitadorogin@yandex.ru" w:date="2024-10-17T11:57:00Z">
          <w:r w:rsidDel="00242197">
            <w:rPr>
              <w:szCs w:val="20"/>
              <w:lang w:val="ru-RU"/>
            </w:rPr>
            <w:delText>Фи(1) = 360</w:delText>
          </w:r>
          <w:r w:rsidRPr="008F7345" w:rsidDel="00242197">
            <w:rPr>
              <w:szCs w:val="20"/>
              <w:lang w:val="ru-RU"/>
              <w:rPrChange w:id="3351" w:author="Student" w:date="2024-10-04T12:13:00Z">
                <w:rPr>
                  <w:szCs w:val="20"/>
                  <w:lang w:val="en-US"/>
                </w:rPr>
              </w:rPrChange>
            </w:rPr>
            <w:delText>/</w:delText>
          </w:r>
          <w:r w:rsidRPr="00242197" w:rsidDel="00242197">
            <w:rPr>
              <w:szCs w:val="20"/>
              <w:lang w:val="ru-RU"/>
              <w:rPrChange w:id="3352" w:author="nikitadorogin@yandex.ru" w:date="2024-10-17T11:50:00Z">
                <w:rPr>
                  <w:szCs w:val="20"/>
                  <w:lang w:val="en-US"/>
                </w:rPr>
              </w:rPrChange>
            </w:rPr>
            <w:delText xml:space="preserve">0,01667*0,000719 = </w:delText>
          </w:r>
        </w:del>
      </w:ins>
      <w:ins w:id="3353" w:author="Student" w:date="2024-10-04T12:14:00Z">
        <w:del w:id="3354" w:author="nikitadorogin@yandex.ru" w:date="2024-10-17T11:57:00Z">
          <w:r w:rsidRPr="00242197" w:rsidDel="00242197">
            <w:rPr>
              <w:szCs w:val="20"/>
              <w:lang w:val="ru-RU"/>
              <w:rPrChange w:id="3355" w:author="nikitadorogin@yandex.ru" w:date="2024-10-17T11:50:00Z">
                <w:rPr>
                  <w:szCs w:val="20"/>
                  <w:lang w:val="en-US"/>
                </w:rPr>
              </w:rPrChange>
            </w:rPr>
            <w:delText>15,5273</w:delText>
          </w:r>
        </w:del>
      </w:ins>
    </w:p>
    <w:p w14:paraId="42B0BE58" w14:textId="46E4D5F3" w:rsidR="008F7345" w:rsidDel="00242197" w:rsidRDefault="008F7345" w:rsidP="00006BFC">
      <w:pPr>
        <w:ind w:firstLine="0"/>
        <w:rPr>
          <w:ins w:id="3356" w:author="Student" w:date="2024-10-04T12:15:00Z"/>
          <w:del w:id="3357" w:author="nikitadorogin@yandex.ru" w:date="2024-10-17T11:57:00Z"/>
        </w:rPr>
      </w:pPr>
      <w:ins w:id="3358" w:author="Student" w:date="2024-10-04T12:15:00Z">
        <w:del w:id="3359" w:author="nikitadorogin@yandex.ru" w:date="2024-10-17T11:57:00Z">
          <w:r w:rsidDel="00242197">
            <w:rPr>
              <w:lang w:val="ru-RU"/>
            </w:rPr>
            <w:delText>П</w:delText>
          </w:r>
          <w:r w:rsidDel="00242197">
            <w:delText>олн</w:delText>
          </w:r>
          <w:r w:rsidDel="00242197">
            <w:rPr>
              <w:lang w:val="ru-RU"/>
            </w:rPr>
            <w:delText>ая</w:delText>
          </w:r>
          <w:r w:rsidDel="00242197">
            <w:delText>, активн</w:delText>
          </w:r>
          <w:r w:rsidDel="00242197">
            <w:rPr>
              <w:lang w:val="ru-RU"/>
            </w:rPr>
            <w:delText>ая</w:delText>
          </w:r>
          <w:r w:rsidDel="00242197">
            <w:delText xml:space="preserve"> потребляемые мощности и   КПД трехфазного трансформатора</w:delText>
          </w:r>
          <w:r w:rsidRPr="0092349F" w:rsidDel="00242197">
            <w:delText>:</w:delText>
          </w:r>
        </w:del>
      </w:ins>
    </w:p>
    <w:p w14:paraId="64E27FA1" w14:textId="2AE09554" w:rsidR="008F7345" w:rsidDel="00242197" w:rsidRDefault="008F7345" w:rsidP="00006BFC">
      <w:pPr>
        <w:ind w:firstLine="0"/>
        <w:rPr>
          <w:ins w:id="3360" w:author="Student" w:date="2024-10-04T12:15:00Z"/>
          <w:del w:id="3361" w:author="nikitadorogin@yandex.ru" w:date="2024-10-17T11:57:00Z"/>
        </w:rPr>
      </w:pPr>
      <w:ins w:id="3362" w:author="Student" w:date="2024-10-04T12:15:00Z">
        <w:del w:id="3363" w:author="nikitadorogin@yandex.ru" w:date="2024-10-17T11:57:00Z">
          <w:r w:rsidRPr="00263762" w:rsidDel="00242197">
            <w:rPr>
              <w:position w:val="-38"/>
            </w:rPr>
            <w:object w:dxaOrig="9260" w:dyaOrig="960" w14:anchorId="53A5123D">
              <v:shape id="_x0000_i1039" type="#_x0000_t75" style="width:372.6pt;height:38.4pt" o:ole="" fillcolor="window">
                <v:imagedata r:id="rId58" o:title=""/>
              </v:shape>
              <o:OLEObject Type="Embed" ProgID="Equation.DSMT4" ShapeID="_x0000_i1039" DrawAspect="Content" ObjectID="_1791202539" r:id="rId59"/>
            </w:object>
          </w:r>
        </w:del>
      </w:ins>
    </w:p>
    <w:p w14:paraId="5EA72E11" w14:textId="37948A49" w:rsidR="008F7345" w:rsidDel="00242197" w:rsidRDefault="008F7345" w:rsidP="008F7345">
      <w:pPr>
        <w:spacing w:before="240"/>
        <w:ind w:firstLine="0"/>
        <w:rPr>
          <w:ins w:id="3364" w:author="Student" w:date="2024-10-04T12:19:00Z"/>
          <w:del w:id="3365" w:author="nikitadorogin@yandex.ru" w:date="2024-10-17T11:57:00Z"/>
          <w:lang w:val="ru-RU"/>
        </w:rPr>
      </w:pPr>
      <w:ins w:id="3366" w:author="Student" w:date="2024-10-04T12:15:00Z">
        <w:del w:id="3367" w:author="nikitadorogin@yandex.ru" w:date="2024-10-17T11:57:00Z">
          <w:r w:rsidDel="00242197">
            <w:rPr>
              <w:lang w:val="ru-RU"/>
            </w:rPr>
            <w:delText xml:space="preserve">Р(1) = </w:delText>
          </w:r>
        </w:del>
      </w:ins>
      <w:ins w:id="3368" w:author="Student" w:date="2024-10-04T12:17:00Z">
        <w:del w:id="3369" w:author="nikitadorogin@yandex.ru" w:date="2024-10-17T11:57:00Z">
          <w:r w:rsidDel="00242197">
            <w:rPr>
              <w:lang w:val="ru-RU"/>
            </w:rPr>
            <w:delText>3*127*0,303</w:delText>
          </w:r>
        </w:del>
      </w:ins>
      <w:ins w:id="3370" w:author="Student" w:date="2024-10-04T12:18:00Z">
        <w:del w:id="3371" w:author="nikitadorogin@yandex.ru" w:date="2024-10-17T11:57:00Z">
          <w:r w:rsidDel="00242197">
            <w:rPr>
              <w:lang w:val="ru-RU"/>
            </w:rPr>
            <w:delText>6*0,9635 = 111</w:delText>
          </w:r>
        </w:del>
      </w:ins>
      <w:ins w:id="3372" w:author="Student" w:date="2024-10-04T12:19:00Z">
        <w:del w:id="3373" w:author="nikitadorogin@yandex.ru" w:date="2024-10-17T11:57:00Z">
          <w:r w:rsidDel="00242197">
            <w:rPr>
              <w:lang w:val="ru-RU"/>
            </w:rPr>
            <w:delText>,66 Вт</w:delText>
          </w:r>
        </w:del>
      </w:ins>
    </w:p>
    <w:p w14:paraId="1760082D" w14:textId="1A7B655A" w:rsidR="008F7345" w:rsidDel="00242197" w:rsidRDefault="008F7345" w:rsidP="008F7345">
      <w:pPr>
        <w:spacing w:before="240"/>
        <w:ind w:firstLine="0"/>
        <w:rPr>
          <w:ins w:id="3374" w:author="Student" w:date="2024-10-04T12:20:00Z"/>
          <w:del w:id="3375" w:author="nikitadorogin@yandex.ru" w:date="2024-10-17T11:57:00Z"/>
          <w:lang w:val="ru-RU"/>
        </w:rPr>
      </w:pPr>
      <w:ins w:id="3376" w:author="Student" w:date="2024-10-04T12:19:00Z">
        <w:del w:id="3377" w:author="nikitadorogin@yandex.ru" w:date="2024-10-17T11:57:00Z">
          <w:r w:rsidDel="00242197">
            <w:rPr>
              <w:lang w:val="en-US"/>
            </w:rPr>
            <w:delText>P</w:delText>
          </w:r>
          <w:r w:rsidRPr="00242197" w:rsidDel="00242197">
            <w:rPr>
              <w:lang w:val="ru-RU"/>
              <w:rPrChange w:id="3378" w:author="nikitadorogin@yandex.ru" w:date="2024-10-17T11:50:00Z">
                <w:rPr>
                  <w:lang w:val="en-US"/>
                </w:rPr>
              </w:rPrChange>
            </w:rPr>
            <w:delText xml:space="preserve">(2) = </w:delText>
          </w:r>
        </w:del>
      </w:ins>
      <w:ins w:id="3379" w:author="Student" w:date="2024-10-04T12:20:00Z">
        <w:del w:id="3380" w:author="nikitadorogin@yandex.ru" w:date="2024-10-17T11:57:00Z">
          <w:r w:rsidDel="00242197">
            <w:rPr>
              <w:lang w:val="ru-RU"/>
            </w:rPr>
            <w:delText>3*</w:delText>
          </w:r>
        </w:del>
      </w:ins>
      <w:ins w:id="3381" w:author="Student" w:date="2024-10-04T12:19:00Z">
        <w:del w:id="3382" w:author="nikitadorogin@yandex.ru" w:date="2024-10-17T11:57:00Z">
          <w:r w:rsidDel="00242197">
            <w:rPr>
              <w:lang w:val="ru-RU"/>
            </w:rPr>
            <w:delText>59,38*</w:delText>
          </w:r>
        </w:del>
      </w:ins>
      <w:ins w:id="3383" w:author="Student" w:date="2024-10-04T12:20:00Z">
        <w:del w:id="3384" w:author="nikitadorogin@yandex.ru" w:date="2024-10-17T11:57:00Z">
          <w:r w:rsidDel="00242197">
            <w:rPr>
              <w:lang w:val="ru-RU"/>
            </w:rPr>
            <w:delText>0,594 = 105,81 Вт</w:delText>
          </w:r>
        </w:del>
      </w:ins>
    </w:p>
    <w:p w14:paraId="03F23055" w14:textId="3E314C33" w:rsidR="008F7345" w:rsidDel="00242197" w:rsidRDefault="008F7345" w:rsidP="008F7345">
      <w:pPr>
        <w:spacing w:before="240"/>
        <w:ind w:firstLine="0"/>
        <w:rPr>
          <w:ins w:id="3385" w:author="Student" w:date="2024-10-04T12:26:00Z"/>
          <w:del w:id="3386" w:author="nikitadorogin@yandex.ru" w:date="2024-10-17T11:57:00Z"/>
          <w:lang w:val="ru-RU"/>
        </w:rPr>
      </w:pPr>
      <w:ins w:id="3387" w:author="Student" w:date="2024-10-04T12:20:00Z">
        <w:del w:id="3388" w:author="nikitadorogin@yandex.ru" w:date="2024-10-17T11:57:00Z">
          <w:r w:rsidDel="00242197">
            <w:rPr>
              <w:lang w:val="ru-RU"/>
            </w:rPr>
            <w:delText xml:space="preserve">КПД = 105,81/111,66 = </w:delText>
          </w:r>
        </w:del>
      </w:ins>
      <w:ins w:id="3389" w:author="Student" w:date="2024-10-04T12:21:00Z">
        <w:del w:id="3390" w:author="nikitadorogin@yandex.ru" w:date="2024-10-17T11:57:00Z">
          <w:r w:rsidR="00BD6AAB" w:rsidDel="00242197">
            <w:rPr>
              <w:lang w:val="ru-RU"/>
            </w:rPr>
            <w:delText>0,947</w:delText>
          </w:r>
        </w:del>
      </w:ins>
    </w:p>
    <w:p w14:paraId="2AEA00C2" w14:textId="044510EE" w:rsidR="00BD6AAB" w:rsidDel="00242197" w:rsidRDefault="00BD6AAB" w:rsidP="008F7345">
      <w:pPr>
        <w:spacing w:before="240"/>
        <w:ind w:firstLine="0"/>
        <w:rPr>
          <w:ins w:id="3391" w:author="Student" w:date="2024-10-04T12:26:00Z"/>
          <w:del w:id="3392" w:author="nikitadorogin@yandex.ru" w:date="2024-10-17T11:57:00Z"/>
          <w:lang w:val="ru-RU"/>
        </w:rPr>
      </w:pPr>
    </w:p>
    <w:p w14:paraId="707101D2" w14:textId="70078874" w:rsidR="00BD6AAB" w:rsidDel="00242197" w:rsidRDefault="00BD6AAB" w:rsidP="008F7345">
      <w:pPr>
        <w:spacing w:before="240"/>
        <w:ind w:firstLine="0"/>
        <w:rPr>
          <w:ins w:id="3393" w:author="Student" w:date="2024-10-04T12:26:00Z"/>
          <w:del w:id="3394" w:author="nikitadorogin@yandex.ru" w:date="2024-10-17T11:57:00Z"/>
          <w:b/>
          <w:bCs/>
          <w:lang w:val="ru-RU"/>
        </w:rPr>
      </w:pPr>
      <w:ins w:id="3395" w:author="Student" w:date="2024-10-04T12:26:00Z">
        <w:del w:id="3396" w:author="nikitadorogin@yandex.ru" w:date="2024-10-17T11:57:00Z">
          <w:r w:rsidRPr="00BD6AAB" w:rsidDel="00242197">
            <w:rPr>
              <w:b/>
              <w:bCs/>
              <w:lang w:val="ru-RU"/>
              <w:rPrChange w:id="3397" w:author="Student" w:date="2024-10-04T12:26:00Z">
                <w:rPr>
                  <w:lang w:val="ru-RU"/>
                </w:rPr>
              </w:rPrChange>
            </w:rPr>
            <w:delText>Соединение треугольник:</w:delText>
          </w:r>
        </w:del>
      </w:ins>
    </w:p>
    <w:p w14:paraId="006DAF2A" w14:textId="5AAF93DE" w:rsidR="00BD6AAB" w:rsidDel="00242197" w:rsidRDefault="00BD6AAB" w:rsidP="008F7345">
      <w:pPr>
        <w:spacing w:before="240"/>
        <w:ind w:firstLine="0"/>
        <w:rPr>
          <w:ins w:id="3398" w:author="Student" w:date="2024-10-04T12:28:00Z"/>
          <w:del w:id="3399" w:author="nikitadorogin@yandex.ru" w:date="2024-10-17T11:57:00Z"/>
          <w:sz w:val="20"/>
          <w:szCs w:val="20"/>
          <w:lang w:val="ru-RU"/>
        </w:rPr>
      </w:pPr>
      <w:ins w:id="3400" w:author="Student" w:date="2024-10-04T12:27:00Z">
        <w:del w:id="3401" w:author="nikitadorogin@yandex.ru" w:date="2024-10-17T11:57:00Z">
          <w:r w:rsidDel="00242197">
            <w:rPr>
              <w:lang w:val="ru-RU"/>
            </w:rPr>
            <w:delText xml:space="preserve">Соотношения: </w:delText>
          </w:r>
        </w:del>
      </w:ins>
      <w:ins w:id="3402" w:author="Student" w:date="2024-10-04T12:27:00Z">
        <w:del w:id="3403" w:author="nikitadorogin@yandex.ru" w:date="2024-10-17T11:57:00Z">
          <w:r w:rsidRPr="00BD6AAB" w:rsidDel="00242197">
            <w:rPr>
              <w:sz w:val="20"/>
              <w:szCs w:val="20"/>
              <w:lang w:val="ru-RU"/>
            </w:rPr>
            <w:object w:dxaOrig="2680" w:dyaOrig="400" w14:anchorId="4E0E532A">
              <v:shape id="_x0000_i1040" type="#_x0000_t75" style="width:167.4pt;height:25.8pt" o:ole="">
                <v:imagedata r:id="rId60" o:title=""/>
              </v:shape>
              <o:OLEObject Type="Embed" ProgID="Equation.DSMT4" ShapeID="_x0000_i1040" DrawAspect="Content" ObjectID="_1791202540" r:id="rId61"/>
            </w:object>
          </w:r>
        </w:del>
      </w:ins>
    </w:p>
    <w:p w14:paraId="705DB1D5" w14:textId="0A0D40B7" w:rsidR="00BD6AAB" w:rsidRPr="00242197" w:rsidDel="00242197" w:rsidRDefault="00BD6AAB" w:rsidP="008F7345">
      <w:pPr>
        <w:spacing w:before="240"/>
        <w:ind w:firstLine="0"/>
        <w:rPr>
          <w:ins w:id="3404" w:author="Student" w:date="2024-10-04T12:30:00Z"/>
          <w:del w:id="3405" w:author="nikitadorogin@yandex.ru" w:date="2024-10-17T11:57:00Z"/>
          <w:lang w:val="ru-RU"/>
          <w:rPrChange w:id="3406" w:author="nikitadorogin@yandex.ru" w:date="2024-10-17T11:50:00Z">
            <w:rPr>
              <w:ins w:id="3407" w:author="Student" w:date="2024-10-04T12:30:00Z"/>
              <w:del w:id="3408" w:author="nikitadorogin@yandex.ru" w:date="2024-10-17T11:57:00Z"/>
              <w:lang w:val="en-US"/>
            </w:rPr>
          </w:rPrChange>
        </w:rPr>
      </w:pPr>
      <w:ins w:id="3409" w:author="Student" w:date="2024-10-04T12:28:00Z">
        <w:del w:id="3410" w:author="nikitadorogin@yandex.ru" w:date="2024-10-17T11:57:00Z">
          <w:r w:rsidDel="00242197">
            <w:rPr>
              <w:lang w:val="en-US"/>
            </w:rPr>
            <w:delText>IL</w:delText>
          </w:r>
          <w:r w:rsidRPr="00242197" w:rsidDel="00242197">
            <w:rPr>
              <w:lang w:val="ru-RU"/>
              <w:rPrChange w:id="3411" w:author="nikitadorogin@yandex.ru" w:date="2024-10-17T11:50:00Z">
                <w:rPr>
                  <w:lang w:val="en-US"/>
                </w:rPr>
              </w:rPrChange>
            </w:rPr>
            <w:delText xml:space="preserve"> = 1,02</w:delText>
          </w:r>
        </w:del>
      </w:ins>
      <w:ins w:id="3412" w:author="Student" w:date="2024-10-04T12:29:00Z">
        <w:del w:id="3413" w:author="nikitadorogin@yandex.ru" w:date="2024-10-17T11:57:00Z">
          <w:r w:rsidRPr="00242197" w:rsidDel="00242197">
            <w:rPr>
              <w:lang w:val="ru-RU"/>
              <w:rPrChange w:id="3414" w:author="nikitadorogin@yandex.ru" w:date="2024-10-17T11:50:00Z">
                <w:rPr>
                  <w:lang w:val="en-US"/>
                </w:rPr>
              </w:rPrChange>
            </w:rPr>
            <w:delText>8</w:delText>
          </w:r>
        </w:del>
      </w:ins>
      <w:ins w:id="3415" w:author="Student" w:date="2024-10-04T12:28:00Z">
        <w:del w:id="3416" w:author="nikitadorogin@yandex.ru" w:date="2024-10-17T11:57:00Z">
          <w:r w:rsidRPr="00242197" w:rsidDel="00242197">
            <w:rPr>
              <w:lang w:val="ru-RU"/>
              <w:rPrChange w:id="3417" w:author="nikitadorogin@yandex.ru" w:date="2024-10-17T11:50:00Z">
                <w:rPr>
                  <w:lang w:val="en-US"/>
                </w:rPr>
              </w:rPrChange>
            </w:rPr>
            <w:delText xml:space="preserve"> = </w:delText>
          </w:r>
          <w:r w:rsidDel="00242197">
            <w:rPr>
              <w:lang w:val="en-US"/>
            </w:rPr>
            <w:delText>sqrt</w:delText>
          </w:r>
          <w:r w:rsidRPr="00242197" w:rsidDel="00242197">
            <w:rPr>
              <w:lang w:val="ru-RU"/>
              <w:rPrChange w:id="3418" w:author="nikitadorogin@yandex.ru" w:date="2024-10-17T11:50:00Z">
                <w:rPr>
                  <w:lang w:val="en-US"/>
                </w:rPr>
              </w:rPrChange>
            </w:rPr>
            <w:delText xml:space="preserve">(3) * 0,590 = </w:delText>
          </w:r>
        </w:del>
      </w:ins>
      <w:ins w:id="3419" w:author="Student" w:date="2024-10-04T12:29:00Z">
        <w:del w:id="3420" w:author="nikitadorogin@yandex.ru" w:date="2024-10-17T11:57:00Z">
          <w:r w:rsidRPr="00242197" w:rsidDel="00242197">
            <w:rPr>
              <w:lang w:val="ru-RU"/>
              <w:rPrChange w:id="3421" w:author="nikitadorogin@yandex.ru" w:date="2024-10-17T11:50:00Z">
                <w:rPr>
                  <w:lang w:val="en-US"/>
                </w:rPr>
              </w:rPrChange>
            </w:rPr>
            <w:delText>1,023</w:delText>
          </w:r>
        </w:del>
      </w:ins>
    </w:p>
    <w:p w14:paraId="043FA3CC" w14:textId="12CE6E8D" w:rsidR="00BD6AAB" w:rsidRPr="00BD6AAB" w:rsidDel="00242197" w:rsidRDefault="00BD6AAB" w:rsidP="008F7345">
      <w:pPr>
        <w:spacing w:before="240"/>
        <w:ind w:firstLine="0"/>
        <w:rPr>
          <w:ins w:id="3422" w:author="Student" w:date="2024-10-04T12:31:00Z"/>
          <w:del w:id="3423" w:author="nikitadorogin@yandex.ru" w:date="2024-10-17T11:57:00Z"/>
          <w:lang w:val="ru-RU"/>
          <w:rPrChange w:id="3424" w:author="Student" w:date="2024-10-04T12:31:00Z">
            <w:rPr>
              <w:ins w:id="3425" w:author="Student" w:date="2024-10-04T12:31:00Z"/>
              <w:del w:id="3426" w:author="nikitadorogin@yandex.ru" w:date="2024-10-17T11:57:00Z"/>
              <w:lang w:val="en-US"/>
            </w:rPr>
          </w:rPrChange>
        </w:rPr>
      </w:pPr>
      <w:ins w:id="3427" w:author="Student" w:date="2024-10-04T12:30:00Z">
        <w:del w:id="3428" w:author="nikitadorogin@yandex.ru" w:date="2024-10-17T11:57:00Z">
          <w:r w:rsidDel="00242197">
            <w:rPr>
              <w:lang w:val="en-US"/>
            </w:rPr>
            <w:delText>Ubc</w:delText>
          </w:r>
          <w:r w:rsidRPr="00BD6AAB" w:rsidDel="00242197">
            <w:rPr>
              <w:lang w:val="ru-RU"/>
              <w:rPrChange w:id="3429" w:author="Student" w:date="2024-10-04T12:31:00Z">
                <w:rPr>
                  <w:lang w:val="en-US"/>
                </w:rPr>
              </w:rPrChange>
            </w:rPr>
            <w:delText xml:space="preserve"> = 59,37 = </w:delText>
          </w:r>
          <w:r w:rsidDel="00242197">
            <w:rPr>
              <w:lang w:val="en-US"/>
            </w:rPr>
            <w:delText>U</w:delText>
          </w:r>
          <w:r w:rsidRPr="00BD6AAB" w:rsidDel="00242197">
            <w:rPr>
              <w:lang w:val="ru-RU"/>
              <w:rPrChange w:id="3430" w:author="Student" w:date="2024-10-04T12:31:00Z">
                <w:rPr>
                  <w:lang w:val="en-US"/>
                </w:rPr>
              </w:rPrChange>
            </w:rPr>
            <w:delText>(2) = 59,38</w:delText>
          </w:r>
        </w:del>
      </w:ins>
    </w:p>
    <w:p w14:paraId="19593F91" w14:textId="291C8FE8" w:rsidR="005E1C7F" w:rsidDel="00242197" w:rsidRDefault="00BD6AAB" w:rsidP="005E1C7F">
      <w:pPr>
        <w:ind w:firstLine="0"/>
        <w:rPr>
          <w:ins w:id="3431" w:author="Student" w:date="2024-10-04T12:32:00Z"/>
          <w:del w:id="3432" w:author="nikitadorogin@yandex.ru" w:date="2024-10-17T11:57:00Z"/>
          <w:rFonts w:eastAsia="Courier New"/>
          <w:lang w:val="ru-RU"/>
        </w:rPr>
      </w:pPr>
      <w:ins w:id="3433" w:author="Student" w:date="2024-10-04T12:31:00Z">
        <w:del w:id="3434" w:author="nikitadorogin@yandex.ru" w:date="2024-10-17T11:57:00Z">
          <w:r w:rsidDel="00242197">
            <w:rPr>
              <w:lang w:val="en-US"/>
            </w:rPr>
            <w:delText>T</w:delText>
          </w:r>
          <w:r w:rsidRPr="005E1C7F" w:rsidDel="00242197">
            <w:rPr>
              <w:lang w:val="ru-RU"/>
              <w:rPrChange w:id="3435" w:author="Student" w:date="2024-10-04T12:32:00Z">
                <w:rPr>
                  <w:lang w:val="en-US"/>
                </w:rPr>
              </w:rPrChange>
            </w:rPr>
            <w:delText>(2)-</w:delText>
          </w:r>
          <w:r w:rsidDel="00242197">
            <w:rPr>
              <w:lang w:val="en-US"/>
            </w:rPr>
            <w:delText>T</w:delText>
          </w:r>
          <w:r w:rsidRPr="005E1C7F" w:rsidDel="00242197">
            <w:rPr>
              <w:lang w:val="ru-RU"/>
              <w:rPrChange w:id="3436" w:author="Student" w:date="2024-10-04T12:32:00Z">
                <w:rPr>
                  <w:lang w:val="en-US"/>
                </w:rPr>
              </w:rPrChange>
            </w:rPr>
            <w:delText xml:space="preserve">(1) = </w:delText>
          </w:r>
        </w:del>
      </w:ins>
      <w:ins w:id="3437" w:author="Student" w:date="2024-10-04T12:32:00Z">
        <w:del w:id="3438" w:author="nikitadorogin@yandex.ru" w:date="2024-10-17T11:57:00Z">
          <w:r w:rsidR="005E1C7F" w:rsidDel="00242197">
            <w:rPr>
              <w:rFonts w:eastAsia="Courier New"/>
              <w:lang w:val="ru-RU"/>
            </w:rPr>
            <w:delText>719,2 мкс = 0,000719 с</w:delText>
          </w:r>
        </w:del>
      </w:ins>
    </w:p>
    <w:p w14:paraId="51539189" w14:textId="26659882" w:rsidR="00BD6AAB" w:rsidDel="00242197" w:rsidRDefault="005E1C7F" w:rsidP="008F7345">
      <w:pPr>
        <w:spacing w:before="240"/>
        <w:ind w:firstLine="0"/>
        <w:rPr>
          <w:ins w:id="3439" w:author="Student" w:date="2024-10-04T12:33:00Z"/>
          <w:del w:id="3440" w:author="nikitadorogin@yandex.ru" w:date="2024-10-17T11:57:00Z"/>
          <w:lang w:val="ru-RU"/>
        </w:rPr>
      </w:pPr>
      <w:ins w:id="3441" w:author="Student" w:date="2024-10-04T12:32:00Z">
        <w:del w:id="3442" w:author="nikitadorogin@yandex.ru" w:date="2024-10-17T11:57:00Z">
          <w:r w:rsidDel="00242197">
            <w:rPr>
              <w:lang w:val="en-US"/>
            </w:rPr>
            <w:delText>T</w:delText>
          </w:r>
          <w:r w:rsidRPr="005E1C7F" w:rsidDel="00242197">
            <w:rPr>
              <w:lang w:val="ru-RU"/>
              <w:rPrChange w:id="3443" w:author="Student" w:date="2024-10-04T12:33:00Z">
                <w:rPr>
                  <w:lang w:val="en-US"/>
                </w:rPr>
              </w:rPrChange>
            </w:rPr>
            <w:delText xml:space="preserve"> = 16,67 </w:delText>
          </w:r>
        </w:del>
      </w:ins>
      <w:ins w:id="3444" w:author="Student" w:date="2024-10-04T12:33:00Z">
        <w:del w:id="3445" w:author="nikitadorogin@yandex.ru" w:date="2024-10-17T11:57:00Z">
          <w:r w:rsidDel="00242197">
            <w:rPr>
              <w:lang w:val="ru-RU"/>
            </w:rPr>
            <w:delText>мс = 0,01667 с</w:delText>
          </w:r>
        </w:del>
      </w:ins>
    </w:p>
    <w:p w14:paraId="7BCEF7C0" w14:textId="5728DF34" w:rsidR="005E1C7F" w:rsidDel="00242197" w:rsidRDefault="005E1C7F" w:rsidP="005E1C7F">
      <w:pPr>
        <w:ind w:firstLine="0"/>
        <w:rPr>
          <w:ins w:id="3446" w:author="Student" w:date="2024-10-04T12:33:00Z"/>
          <w:del w:id="3447" w:author="nikitadorogin@yandex.ru" w:date="2024-10-17T11:57:00Z"/>
          <w:szCs w:val="20"/>
          <w:lang w:val="ru-RU"/>
        </w:rPr>
      </w:pPr>
      <w:ins w:id="3448" w:author="Student" w:date="2024-10-04T12:33:00Z">
        <w:del w:id="3449" w:author="nikitadorogin@yandex.ru" w:date="2024-10-17T11:57:00Z">
          <w:r w:rsidRPr="000A65B6" w:rsidDel="00242197">
            <w:rPr>
              <w:b/>
              <w:bCs/>
            </w:rPr>
            <w:delText>угол фазового сдвига</w:delText>
          </w:r>
          <w:r w:rsidDel="00242197">
            <w:rPr>
              <w:b/>
              <w:bCs/>
              <w:lang w:val="ru-RU"/>
            </w:rPr>
            <w:delText>:</w:delText>
          </w:r>
          <w:r w:rsidDel="00242197">
            <w:rPr>
              <w:lang w:val="ru-RU"/>
            </w:rPr>
            <w:delText xml:space="preserve"> </w:delText>
          </w:r>
        </w:del>
      </w:ins>
      <w:ins w:id="3450" w:author="Student" w:date="2024-10-04T12:33:00Z">
        <w:del w:id="3451" w:author="nikitadorogin@yandex.ru" w:date="2024-10-17T11:57:00Z">
          <w:r w:rsidRPr="008F7345" w:rsidDel="00242197">
            <w:rPr>
              <w:position w:val="-30"/>
              <w:szCs w:val="20"/>
              <w:lang w:val="ru-RU"/>
            </w:rPr>
            <w:object w:dxaOrig="2980" w:dyaOrig="840" w14:anchorId="571FD8DA">
              <v:shape id="_x0000_i1041" type="#_x0000_t75" style="width:105.6pt;height:30pt" o:ole="">
                <v:imagedata r:id="rId35" o:title=""/>
              </v:shape>
              <o:OLEObject Type="Embed" ProgID="Equation.DSMT4" ShapeID="_x0000_i1041" DrawAspect="Content" ObjectID="_1791202541" r:id="rId62"/>
            </w:object>
          </w:r>
        </w:del>
      </w:ins>
    </w:p>
    <w:p w14:paraId="119F502D" w14:textId="5F4C5F2D" w:rsidR="005E1C7F" w:rsidDel="00242197" w:rsidRDefault="005E1C7F" w:rsidP="005E1C7F">
      <w:pPr>
        <w:ind w:firstLine="0"/>
        <w:rPr>
          <w:ins w:id="3452" w:author="Student" w:date="2024-10-04T12:34:00Z"/>
          <w:del w:id="3453" w:author="nikitadorogin@yandex.ru" w:date="2024-10-17T11:57:00Z"/>
          <w:szCs w:val="20"/>
          <w:lang w:val="ru-RU"/>
        </w:rPr>
      </w:pPr>
      <w:ins w:id="3454" w:author="Student" w:date="2024-10-04T12:33:00Z">
        <w:del w:id="3455" w:author="nikitadorogin@yandex.ru" w:date="2024-10-17T11:57:00Z">
          <w:r w:rsidDel="00242197">
            <w:rPr>
              <w:szCs w:val="20"/>
              <w:lang w:val="ru-RU"/>
            </w:rPr>
            <w:delText>Фи(1) = 360</w:delText>
          </w:r>
          <w:r w:rsidRPr="000A65B6" w:rsidDel="00242197">
            <w:rPr>
              <w:szCs w:val="20"/>
              <w:lang w:val="ru-RU"/>
            </w:rPr>
            <w:delText>/</w:delText>
          </w:r>
          <w:r w:rsidRPr="005E1C7F" w:rsidDel="00242197">
            <w:rPr>
              <w:szCs w:val="20"/>
              <w:lang w:val="ru-RU"/>
              <w:rPrChange w:id="3456" w:author="Student" w:date="2024-10-04T12:33:00Z">
                <w:rPr>
                  <w:szCs w:val="20"/>
                  <w:lang w:val="en-US"/>
                </w:rPr>
              </w:rPrChange>
            </w:rPr>
            <w:delText>0,01667*0,000719 = 15,5273</w:delText>
          </w:r>
        </w:del>
      </w:ins>
    </w:p>
    <w:p w14:paraId="7A101A3C" w14:textId="5F7A0F59" w:rsidR="005E1C7F" w:rsidDel="00242197" w:rsidRDefault="005E1C7F" w:rsidP="005E1C7F">
      <w:pPr>
        <w:ind w:firstLine="0"/>
        <w:rPr>
          <w:ins w:id="3457" w:author="Student" w:date="2024-10-04T12:34:00Z"/>
          <w:del w:id="3458" w:author="nikitadorogin@yandex.ru" w:date="2024-10-17T11:57:00Z"/>
        </w:rPr>
      </w:pPr>
      <w:ins w:id="3459" w:author="Student" w:date="2024-10-04T12:34:00Z">
        <w:del w:id="3460" w:author="nikitadorogin@yandex.ru" w:date="2024-10-17T11:57:00Z">
          <w:r w:rsidDel="00242197">
            <w:rPr>
              <w:lang w:val="ru-RU"/>
            </w:rPr>
            <w:delText>П</w:delText>
          </w:r>
          <w:r w:rsidDel="00242197">
            <w:delText>олн</w:delText>
          </w:r>
          <w:r w:rsidDel="00242197">
            <w:rPr>
              <w:lang w:val="ru-RU"/>
            </w:rPr>
            <w:delText>ая</w:delText>
          </w:r>
          <w:r w:rsidDel="00242197">
            <w:delText>, активн</w:delText>
          </w:r>
          <w:r w:rsidDel="00242197">
            <w:rPr>
              <w:lang w:val="ru-RU"/>
            </w:rPr>
            <w:delText>ая</w:delText>
          </w:r>
          <w:r w:rsidDel="00242197">
            <w:delText xml:space="preserve"> потребляемые мощности и   КПД трехфазного трансформатора</w:delText>
          </w:r>
          <w:r w:rsidRPr="0092349F" w:rsidDel="00242197">
            <w:delText>:</w:delText>
          </w:r>
        </w:del>
      </w:ins>
    </w:p>
    <w:p w14:paraId="5139F300" w14:textId="7B165751" w:rsidR="005E1C7F" w:rsidDel="00242197" w:rsidRDefault="005E1C7F" w:rsidP="005E1C7F">
      <w:pPr>
        <w:ind w:firstLine="0"/>
        <w:rPr>
          <w:ins w:id="3461" w:author="Student" w:date="2024-10-04T12:34:00Z"/>
          <w:del w:id="3462" w:author="nikitadorogin@yandex.ru" w:date="2024-10-17T11:57:00Z"/>
        </w:rPr>
      </w:pPr>
      <w:ins w:id="3463" w:author="Student" w:date="2024-10-04T12:34:00Z">
        <w:del w:id="3464" w:author="nikitadorogin@yandex.ru" w:date="2024-10-17T11:57:00Z">
          <w:r w:rsidRPr="00263762" w:rsidDel="00242197">
            <w:rPr>
              <w:position w:val="-38"/>
            </w:rPr>
            <w:object w:dxaOrig="9260" w:dyaOrig="960" w14:anchorId="298618AB">
              <v:shape id="_x0000_i1042" type="#_x0000_t75" style="width:372.6pt;height:38.4pt" o:ole="" fillcolor="window">
                <v:imagedata r:id="rId58" o:title=""/>
              </v:shape>
              <o:OLEObject Type="Embed" ProgID="Equation.DSMT4" ShapeID="_x0000_i1042" DrawAspect="Content" ObjectID="_1791202542" r:id="rId63"/>
            </w:object>
          </w:r>
        </w:del>
      </w:ins>
    </w:p>
    <w:p w14:paraId="7371714C" w14:textId="0FEE34F4" w:rsidR="005E1C7F" w:rsidDel="00242197" w:rsidRDefault="005E1C7F" w:rsidP="005E1C7F">
      <w:pPr>
        <w:spacing w:before="240"/>
        <w:ind w:firstLine="0"/>
        <w:rPr>
          <w:ins w:id="3465" w:author="Student" w:date="2024-10-04T12:35:00Z"/>
          <w:del w:id="3466" w:author="nikitadorogin@yandex.ru" w:date="2024-10-17T11:57:00Z"/>
          <w:lang w:val="ru-RU"/>
        </w:rPr>
      </w:pPr>
      <w:ins w:id="3467" w:author="Student" w:date="2024-10-04T12:34:00Z">
        <w:del w:id="3468" w:author="nikitadorogin@yandex.ru" w:date="2024-10-17T11:57:00Z">
          <w:r w:rsidDel="00242197">
            <w:rPr>
              <w:lang w:val="ru-RU"/>
            </w:rPr>
            <w:delText>Р(1) = 3*127*0,303</w:delText>
          </w:r>
        </w:del>
      </w:ins>
      <w:ins w:id="3469" w:author="Student" w:date="2024-10-04T12:35:00Z">
        <w:del w:id="3470" w:author="nikitadorogin@yandex.ru" w:date="2024-10-17T11:57:00Z">
          <w:r w:rsidDel="00242197">
            <w:rPr>
              <w:lang w:val="ru-RU"/>
            </w:rPr>
            <w:delText>2</w:delText>
          </w:r>
        </w:del>
      </w:ins>
      <w:ins w:id="3471" w:author="Student" w:date="2024-10-04T12:34:00Z">
        <w:del w:id="3472" w:author="nikitadorogin@yandex.ru" w:date="2024-10-17T11:57:00Z">
          <w:r w:rsidDel="00242197">
            <w:rPr>
              <w:lang w:val="ru-RU"/>
            </w:rPr>
            <w:delText>*0,9635 = 111,</w:delText>
          </w:r>
        </w:del>
      </w:ins>
      <w:ins w:id="3473" w:author="Student" w:date="2024-10-04T12:35:00Z">
        <w:del w:id="3474" w:author="nikitadorogin@yandex.ru" w:date="2024-10-17T11:57:00Z">
          <w:r w:rsidDel="00242197">
            <w:rPr>
              <w:lang w:val="ru-RU"/>
            </w:rPr>
            <w:delText>3</w:delText>
          </w:r>
        </w:del>
      </w:ins>
      <w:ins w:id="3475" w:author="Student" w:date="2024-10-04T12:34:00Z">
        <w:del w:id="3476" w:author="nikitadorogin@yandex.ru" w:date="2024-10-17T11:57:00Z">
          <w:r w:rsidDel="00242197">
            <w:rPr>
              <w:lang w:val="ru-RU"/>
            </w:rPr>
            <w:delText xml:space="preserve"> Вт</w:delText>
          </w:r>
        </w:del>
      </w:ins>
    </w:p>
    <w:p w14:paraId="6AFD0144" w14:textId="75DEAF56" w:rsidR="005E1C7F" w:rsidDel="00242197" w:rsidRDefault="005E1C7F" w:rsidP="005E1C7F">
      <w:pPr>
        <w:spacing w:before="240"/>
        <w:ind w:firstLine="0"/>
        <w:rPr>
          <w:ins w:id="3477" w:author="Student" w:date="2024-10-04T12:36:00Z"/>
          <w:del w:id="3478" w:author="nikitadorogin@yandex.ru" w:date="2024-10-17T11:57:00Z"/>
          <w:lang w:val="ru-RU"/>
        </w:rPr>
      </w:pPr>
      <w:ins w:id="3479" w:author="Student" w:date="2024-10-04T12:36:00Z">
        <w:del w:id="3480" w:author="nikitadorogin@yandex.ru" w:date="2024-10-17T11:57:00Z">
          <w:r w:rsidDel="00242197">
            <w:rPr>
              <w:lang w:val="en-US"/>
            </w:rPr>
            <w:delText>P</w:delText>
          </w:r>
          <w:r w:rsidRPr="005E1C7F" w:rsidDel="00242197">
            <w:rPr>
              <w:lang w:val="ru-RU"/>
              <w:rPrChange w:id="3481" w:author="Student" w:date="2024-10-04T12:37:00Z">
                <w:rPr>
                  <w:lang w:val="en-US"/>
                </w:rPr>
              </w:rPrChange>
            </w:rPr>
            <w:delText xml:space="preserve">(2) = </w:delText>
          </w:r>
          <w:r w:rsidDel="00242197">
            <w:rPr>
              <w:lang w:val="ru-RU"/>
            </w:rPr>
            <w:delText>3*59,38*0,590 = 105,1 Вт</w:delText>
          </w:r>
        </w:del>
      </w:ins>
    </w:p>
    <w:p w14:paraId="6075045B" w14:textId="4CE06094" w:rsidR="005E1C7F" w:rsidDel="00242197" w:rsidRDefault="005E1C7F" w:rsidP="005E1C7F">
      <w:pPr>
        <w:spacing w:before="240"/>
        <w:ind w:firstLine="0"/>
        <w:rPr>
          <w:ins w:id="3482" w:author="Student" w:date="2024-10-04T12:34:00Z"/>
          <w:del w:id="3483" w:author="nikitadorogin@yandex.ru" w:date="2024-10-17T11:57:00Z"/>
          <w:lang w:val="ru-RU"/>
        </w:rPr>
      </w:pPr>
      <w:ins w:id="3484" w:author="Student" w:date="2024-10-04T12:37:00Z">
        <w:del w:id="3485" w:author="nikitadorogin@yandex.ru" w:date="2024-10-17T11:57:00Z">
          <w:r w:rsidDel="00242197">
            <w:rPr>
              <w:lang w:val="ru-RU"/>
            </w:rPr>
            <w:delText>КПД = 105,1/111,3 = 0,944</w:delText>
          </w:r>
        </w:del>
      </w:ins>
    </w:p>
    <w:p w14:paraId="58A68075" w14:textId="56E5E581" w:rsidR="005E1C7F" w:rsidRPr="005E1C7F" w:rsidDel="00242197" w:rsidRDefault="005E1C7F" w:rsidP="005E1C7F">
      <w:pPr>
        <w:ind w:firstLine="0"/>
        <w:rPr>
          <w:del w:id="3486" w:author="nikitadorogin@yandex.ru" w:date="2024-10-17T11:57:00Z"/>
          <w:szCs w:val="20"/>
          <w:rPrChange w:id="3487" w:author="Student" w:date="2024-10-04T12:34:00Z">
            <w:rPr>
              <w:del w:id="3488" w:author="nikitadorogin@yandex.ru" w:date="2024-10-17T11:57:00Z"/>
              <w:rFonts w:eastAsia="Courier New"/>
              <w:lang w:val="ru-RU"/>
            </w:rPr>
          </w:rPrChange>
        </w:rPr>
      </w:pPr>
    </w:p>
    <w:p w14:paraId="6898AE3C" w14:textId="10463FA3" w:rsidR="00F70106" w:rsidRPr="00DD2D24" w:rsidDel="00242197" w:rsidRDefault="00F70106" w:rsidP="00006BFC">
      <w:pPr>
        <w:ind w:firstLine="0"/>
        <w:rPr>
          <w:del w:id="3489" w:author="nikitadorogin@yandex.ru" w:date="2024-10-17T11:57:00Z"/>
          <w:rFonts w:ascii="Courier New" w:eastAsia="Courier New" w:hAnsi="Courier New" w:cs="Courier New"/>
          <w:b/>
          <w:bCs/>
          <w:sz w:val="24"/>
          <w:szCs w:val="24"/>
          <w:lang w:val="ru-RU"/>
        </w:rPr>
      </w:pPr>
      <w:del w:id="3490" w:author="nikitadorogin@yandex.ru" w:date="2024-10-17T11:57:00Z">
        <w:r w:rsidRPr="00DD2D24" w:rsidDel="00242197">
          <w:rPr>
            <w:rFonts w:ascii="Courier New" w:eastAsia="Courier New" w:hAnsi="Courier New" w:cs="Courier New"/>
            <w:b/>
            <w:bCs/>
            <w:sz w:val="24"/>
            <w:szCs w:val="24"/>
            <w:lang w:val="ru-RU"/>
          </w:rPr>
          <w:delText>Контрольные вопросы:</w:delText>
        </w:r>
      </w:del>
    </w:p>
    <w:p w14:paraId="2089D1D4" w14:textId="21D10A1E" w:rsidR="00D853A1" w:rsidDel="0012204B" w:rsidRDefault="00D853A1" w:rsidP="00D853A1">
      <w:pPr>
        <w:pStyle w:val="a9"/>
        <w:rPr>
          <w:ins w:id="3491" w:author="Lexer" w:date="2024-09-28T17:23:00Z"/>
          <w:del w:id="3492" w:author="Student" w:date="2024-10-04T11:41:00Z"/>
        </w:rPr>
      </w:pPr>
      <w:ins w:id="3493" w:author="Lexer" w:date="2024-09-28T17:23:00Z">
        <w:del w:id="3494" w:author="Student" w:date="2024-10-04T11:41:00Z">
          <w:r w:rsidDel="0012204B">
            <w:delText xml:space="preserve">1 Объясните принцип действия однофазного </w:delText>
          </w:r>
          <w:r w:rsidDel="0012204B">
            <w:rPr>
              <w:lang w:val="ru-RU"/>
            </w:rPr>
            <w:delText>линейного трасформатора на холостом ходу и под нагрузкой</w:delText>
          </w:r>
          <w:r w:rsidDel="0012204B">
            <w:delText>.</w:delText>
          </w:r>
        </w:del>
      </w:ins>
    </w:p>
    <w:p w14:paraId="5787AA69" w14:textId="6B7DF68A" w:rsidR="00D853A1" w:rsidDel="0012204B" w:rsidRDefault="00D853A1" w:rsidP="00D853A1">
      <w:pPr>
        <w:pStyle w:val="a9"/>
        <w:rPr>
          <w:ins w:id="3495" w:author="Lexer" w:date="2024-09-28T17:23:00Z"/>
          <w:del w:id="3496" w:author="Student" w:date="2024-10-04T11:41:00Z"/>
        </w:rPr>
      </w:pPr>
    </w:p>
    <w:p w14:paraId="7E71916B" w14:textId="698DC51D" w:rsidR="007D3FDF" w:rsidRPr="007D3FDF" w:rsidDel="0012204B" w:rsidRDefault="00D853A1" w:rsidP="007D3FDF">
      <w:pPr>
        <w:pStyle w:val="a9"/>
        <w:rPr>
          <w:ins w:id="3497" w:author="Lexer" w:date="2024-09-28T17:49:00Z"/>
          <w:del w:id="3498" w:author="Student" w:date="2024-10-04T11:41:00Z"/>
          <w:lang w:val="ru-RU"/>
        </w:rPr>
      </w:pPr>
      <w:ins w:id="3499" w:author="Lexer" w:date="2024-09-28T17:23:00Z">
        <w:del w:id="3500" w:author="Student" w:date="2024-10-04T11:41:00Z">
          <w:r w:rsidRPr="00D853A1" w:rsidDel="0012204B">
            <w:rPr>
              <w:u w:val="single"/>
              <w:lang w:val="ru-RU"/>
              <w:rPrChange w:id="3501" w:author="Lexer" w:date="2024-09-28T17:23:00Z">
                <w:rPr>
                  <w:lang w:val="ru-RU"/>
                </w:rPr>
              </w:rPrChange>
            </w:rPr>
            <w:delText>Ответ:</w:delText>
          </w:r>
        </w:del>
      </w:ins>
      <w:ins w:id="3502" w:author="Lexer" w:date="2024-09-28T17:49:00Z">
        <w:del w:id="3503" w:author="Student" w:date="2024-10-04T11:41:00Z">
          <w:r w:rsidR="007D3FDF" w:rsidDel="0012204B">
            <w:rPr>
              <w:lang w:val="ru-RU"/>
            </w:rPr>
            <w:delText xml:space="preserve"> </w:delText>
          </w:r>
          <w:r w:rsidR="007D3FDF" w:rsidRPr="007D3FDF" w:rsidDel="0012204B">
            <w:rPr>
              <w:lang w:val="ru-RU"/>
            </w:rPr>
            <w:delText xml:space="preserve">Трансформатор – это статический электромагнитный аппарат, преобразующий электрическую энергию напряжения переменного тока с одними параметрами в электрическую энергию с другими параметрами (частота, напряжение, число фаз, форма напряжения и т.д.).  </w:delText>
          </w:r>
        </w:del>
      </w:ins>
    </w:p>
    <w:p w14:paraId="65E4BE8A" w14:textId="07C2BACB" w:rsidR="007D3FDF" w:rsidRPr="007D3FDF" w:rsidDel="0012204B" w:rsidRDefault="007D3FDF" w:rsidP="007D3FDF">
      <w:pPr>
        <w:pStyle w:val="a9"/>
        <w:rPr>
          <w:ins w:id="3504" w:author="Lexer" w:date="2024-09-28T17:49:00Z"/>
          <w:del w:id="3505" w:author="Student" w:date="2024-10-04T11:41:00Z"/>
          <w:lang w:val="ru-RU"/>
        </w:rPr>
      </w:pPr>
      <w:ins w:id="3506" w:author="Lexer" w:date="2024-09-28T17:49:00Z">
        <w:del w:id="3507" w:author="Student" w:date="2024-10-04T11:41:00Z">
          <w:r w:rsidRPr="007D3FDF" w:rsidDel="0012204B">
            <w:rPr>
              <w:lang w:val="ru-RU"/>
            </w:rPr>
            <w:delText xml:space="preserve">Принцип действия трансформатора основан на законе электромагнитной индукции. </w:delText>
          </w:r>
        </w:del>
      </w:ins>
    </w:p>
    <w:p w14:paraId="7A2A42CF" w14:textId="046408CB" w:rsidR="00D853A1" w:rsidDel="0012204B" w:rsidRDefault="007D3FDF" w:rsidP="007D3FDF">
      <w:pPr>
        <w:pStyle w:val="a9"/>
        <w:rPr>
          <w:ins w:id="3508" w:author="Lexer" w:date="2024-09-28T17:49:00Z"/>
          <w:del w:id="3509" w:author="Student" w:date="2024-10-04T11:41:00Z"/>
          <w:lang w:val="ru-RU"/>
        </w:rPr>
      </w:pPr>
      <w:ins w:id="3510" w:author="Lexer" w:date="2024-09-28T17:49:00Z">
        <w:del w:id="3511" w:author="Student" w:date="2024-10-04T11:41:00Z">
          <w:r w:rsidRPr="007D3FDF" w:rsidDel="0012204B">
            <w:rPr>
              <w:lang w:val="ru-RU"/>
            </w:rPr>
            <w:delText>Рассмотрим работу трансформатора на “холостом" ходу. Представим принцип действия трансформатора в виде логической цепочки:</w:delText>
          </w:r>
        </w:del>
      </w:ins>
    </w:p>
    <w:p w14:paraId="30DC0106" w14:textId="41B2FD50" w:rsidR="007D3FDF" w:rsidDel="0012204B" w:rsidRDefault="007D3FDF" w:rsidP="007D3FDF">
      <w:pPr>
        <w:pStyle w:val="a9"/>
        <w:rPr>
          <w:ins w:id="3512" w:author="Lexer" w:date="2024-09-28T17:50:00Z"/>
          <w:del w:id="3513" w:author="Student" w:date="2024-10-04T11:41:00Z"/>
          <w:szCs w:val="28"/>
          <w:vertAlign w:val="subscript"/>
        </w:rPr>
      </w:pPr>
      <w:ins w:id="3514" w:author="Lexer" w:date="2024-09-28T17:50:00Z">
        <w:del w:id="3515" w:author="Student" w:date="2024-10-04T11:41:00Z">
          <w:r w:rsidRPr="008E326F" w:rsidDel="0012204B">
            <w:rPr>
              <w:position w:val="-30"/>
              <w:szCs w:val="28"/>
              <w:vertAlign w:val="subscript"/>
            </w:rPr>
            <w:object w:dxaOrig="4040" w:dyaOrig="720" w14:anchorId="46EFFCA9">
              <v:shape id="_x0000_i1043" type="#_x0000_t75" style="width:285.6pt;height:50.4pt" o:ole="" fillcolor="window">
                <v:imagedata r:id="rId64" o:title=""/>
              </v:shape>
              <o:OLEObject Type="Embed" ProgID="Equation.3" ShapeID="_x0000_i1043" DrawAspect="Content" ObjectID="_1791202543" r:id="rId65"/>
            </w:object>
          </w:r>
        </w:del>
      </w:ins>
    </w:p>
    <w:p w14:paraId="0D8436BF" w14:textId="1E79278B" w:rsidR="007D3FDF" w:rsidDel="0012204B" w:rsidRDefault="007D3FDF" w:rsidP="007D3FDF">
      <w:pPr>
        <w:pStyle w:val="a9"/>
        <w:rPr>
          <w:ins w:id="3516" w:author="Lexer" w:date="2024-09-28T17:51:00Z"/>
          <w:del w:id="3517" w:author="Student" w:date="2024-10-04T11:41:00Z"/>
          <w:lang w:val="ru-RU"/>
        </w:rPr>
      </w:pPr>
      <w:ins w:id="3518" w:author="Lexer" w:date="2024-09-28T17:50:00Z">
        <w:del w:id="3519" w:author="Student" w:date="2024-10-04T11:41:00Z">
          <w:r w:rsidRPr="007D3FDF" w:rsidDel="0012204B">
            <w:rPr>
              <w:lang w:val="ru-RU"/>
              <w:rPrChange w:id="3520" w:author="Lexer" w:date="2024-09-28T17:51:00Z">
                <w:rPr>
                  <w:b/>
                  <w:bCs/>
                  <w:lang w:val="ru-RU"/>
                </w:rPr>
              </w:rPrChange>
            </w:rPr>
            <w:delText>При подключении трансформатора к сети переменного тока возникает ток (по закону Ома), обратно пропорциональный входному сопротивлению трансформатора:</w:delText>
          </w:r>
        </w:del>
      </w:ins>
    </w:p>
    <w:p w14:paraId="0BC2665F" w14:textId="60848B44" w:rsidR="007D3FDF" w:rsidDel="0012204B" w:rsidRDefault="007D3FDF" w:rsidP="007D3FDF">
      <w:pPr>
        <w:pStyle w:val="a9"/>
        <w:rPr>
          <w:ins w:id="3521" w:author="Lexer" w:date="2024-09-28T17:51:00Z"/>
          <w:del w:id="3522" w:author="Student" w:date="2024-10-04T11:41:00Z"/>
          <w:szCs w:val="28"/>
        </w:rPr>
      </w:pPr>
      <w:ins w:id="3523" w:author="Lexer" w:date="2024-09-28T17:51:00Z">
        <w:del w:id="3524" w:author="Student" w:date="2024-10-04T11:41:00Z">
          <w:r w:rsidRPr="008E326F" w:rsidDel="0012204B">
            <w:rPr>
              <w:position w:val="-30"/>
              <w:szCs w:val="28"/>
            </w:rPr>
            <w:object w:dxaOrig="920" w:dyaOrig="680" w14:anchorId="6023124C">
              <v:shape id="_x0000_i1044" type="#_x0000_t75" style="width:72.6pt;height:52.2pt" o:ole="" fillcolor="window">
                <v:imagedata r:id="rId66" o:title=""/>
              </v:shape>
              <o:OLEObject Type="Embed" ProgID="Equation.3" ShapeID="_x0000_i1044" DrawAspect="Content" ObjectID="_1791202544" r:id="rId67"/>
            </w:object>
          </w:r>
        </w:del>
      </w:ins>
    </w:p>
    <w:p w14:paraId="294F66C1" w14:textId="2DF09623" w:rsidR="007D3FDF" w:rsidDel="0012204B" w:rsidRDefault="0002638E" w:rsidP="007D3FDF">
      <w:pPr>
        <w:pStyle w:val="a9"/>
        <w:rPr>
          <w:ins w:id="3525" w:author="Lexer" w:date="2024-09-28T17:51:00Z"/>
          <w:del w:id="3526" w:author="Student" w:date="2024-10-04T11:41:00Z"/>
          <w:lang w:val="ru-RU"/>
        </w:rPr>
      </w:pPr>
      <w:ins w:id="3527" w:author="Lexer" w:date="2024-09-28T17:51:00Z">
        <w:del w:id="3528" w:author="Student" w:date="2024-10-04T11:41:00Z">
          <w:r w:rsidRPr="0002638E" w:rsidDel="0012204B">
            <w:rPr>
              <w:lang w:val="ru-RU"/>
            </w:rPr>
            <w:delText>При протекании тока по обмотке трансформатора, намотанной на замкнутый магнитопровод, возникает напряженность магнитного поля (H):</w:delText>
          </w:r>
        </w:del>
      </w:ins>
    </w:p>
    <w:p w14:paraId="3D24086B" w14:textId="3A6A65B0" w:rsidR="0002638E" w:rsidDel="0012204B" w:rsidRDefault="0002638E" w:rsidP="007D3FDF">
      <w:pPr>
        <w:pStyle w:val="a9"/>
        <w:rPr>
          <w:ins w:id="3529" w:author="Lexer" w:date="2024-09-28T17:52:00Z"/>
          <w:del w:id="3530" w:author="Student" w:date="2024-10-04T11:41:00Z"/>
          <w:szCs w:val="28"/>
        </w:rPr>
      </w:pPr>
      <w:ins w:id="3531" w:author="Lexer" w:date="2024-09-28T17:51:00Z">
        <w:del w:id="3532" w:author="Student" w:date="2024-10-04T11:41:00Z">
          <w:r w:rsidRPr="008E326F" w:rsidDel="0012204B">
            <w:rPr>
              <w:position w:val="-32"/>
              <w:szCs w:val="28"/>
            </w:rPr>
            <w:object w:dxaOrig="2360" w:dyaOrig="720" w14:anchorId="383AC9FF">
              <v:shape id="_x0000_i1045" type="#_x0000_t75" style="width:146.4pt;height:44.4pt" o:ole="" fillcolor="window">
                <v:imagedata r:id="rId68" o:title=""/>
              </v:shape>
              <o:OLEObject Type="Embed" ProgID="Equation.DSMT4" ShapeID="_x0000_i1045" DrawAspect="Content" ObjectID="_1791202545" r:id="rId69"/>
            </w:object>
          </w:r>
        </w:del>
      </w:ins>
    </w:p>
    <w:p w14:paraId="4874F591" w14:textId="0C34D16C" w:rsidR="0002638E" w:rsidDel="0012204B" w:rsidRDefault="0002638E" w:rsidP="007D3FDF">
      <w:pPr>
        <w:pStyle w:val="a9"/>
        <w:rPr>
          <w:ins w:id="3533" w:author="Lexer" w:date="2024-09-28T17:52:00Z"/>
          <w:del w:id="3534" w:author="Student" w:date="2024-10-04T11:41:00Z"/>
          <w:lang w:val="ru-RU"/>
        </w:rPr>
      </w:pPr>
      <w:ins w:id="3535" w:author="Lexer" w:date="2024-09-28T17:52:00Z">
        <w:del w:id="3536" w:author="Student" w:date="2024-10-04T11:41:00Z">
          <w:r w:rsidRPr="0002638E" w:rsidDel="0012204B">
            <w:rPr>
              <w:lang w:val="ru-RU"/>
            </w:rPr>
            <w:delText>где F – магнитодвижущая сила (ампер   витки), lср – средняя линия магнитопровода,  W1 – число витков в первичной обмотке.</w:delText>
          </w:r>
        </w:del>
      </w:ins>
    </w:p>
    <w:p w14:paraId="7CDFB5DF" w14:textId="4170055C" w:rsidR="0002638E" w:rsidDel="0012204B" w:rsidRDefault="0002638E" w:rsidP="007D3FDF">
      <w:pPr>
        <w:pStyle w:val="a9"/>
        <w:rPr>
          <w:ins w:id="3537" w:author="Lexer" w:date="2024-09-28T17:52:00Z"/>
          <w:del w:id="3538" w:author="Student" w:date="2024-10-04T11:41:00Z"/>
          <w:lang w:val="ru-RU"/>
        </w:rPr>
      </w:pPr>
      <w:ins w:id="3539" w:author="Lexer" w:date="2024-09-28T17:52:00Z">
        <w:del w:id="3540" w:author="Student" w:date="2024-10-04T11:41:00Z">
          <w:r w:rsidRPr="0002638E" w:rsidDel="0012204B">
            <w:rPr>
              <w:lang w:val="ru-RU"/>
            </w:rPr>
            <w:delText>Под действием напряженности магнитного поля Н в магнитопроводе (сердечнике) трансформатора возникает основной магнитный поток  Ф0, прямо пропорциональный индукции (Вх) и сечению магнитопровода (Sмаг) как показано на рисунке ниже.</w:delText>
          </w:r>
        </w:del>
      </w:ins>
    </w:p>
    <w:p w14:paraId="696BE9FD" w14:textId="340E578D" w:rsidR="0002638E" w:rsidDel="0012204B" w:rsidRDefault="0002638E" w:rsidP="007D3FDF">
      <w:pPr>
        <w:pStyle w:val="a9"/>
        <w:rPr>
          <w:ins w:id="3541" w:author="Lexer" w:date="2024-09-28T17:52:00Z"/>
          <w:del w:id="3542" w:author="Student" w:date="2024-10-04T11:41:00Z"/>
          <w:szCs w:val="28"/>
        </w:rPr>
      </w:pPr>
      <w:ins w:id="3543" w:author="Lexer" w:date="2024-09-28T17:52:00Z">
        <w:del w:id="3544" w:author="Student" w:date="2024-10-04T11:41:00Z">
          <w:r w:rsidRPr="009A4E9F" w:rsidDel="0012204B">
            <w:rPr>
              <w:szCs w:val="28"/>
            </w:rPr>
            <w:object w:dxaOrig="7800" w:dyaOrig="3300" w14:anchorId="44AF35BC">
              <v:shape id="_x0000_i1046" type="#_x0000_t75" style="width:6in;height:183pt" o:ole="">
                <v:imagedata r:id="rId70" o:title=""/>
              </v:shape>
              <o:OLEObject Type="Embed" ProgID="PBrush" ShapeID="_x0000_i1046" DrawAspect="Content" ObjectID="_1791202546" r:id="rId71"/>
            </w:object>
          </w:r>
        </w:del>
      </w:ins>
    </w:p>
    <w:p w14:paraId="1970BBEB" w14:textId="522B354A" w:rsidR="0002638E" w:rsidRPr="0002638E" w:rsidDel="0012204B" w:rsidRDefault="0002638E" w:rsidP="0002638E">
      <w:pPr>
        <w:pStyle w:val="a9"/>
        <w:rPr>
          <w:ins w:id="3545" w:author="Lexer" w:date="2024-09-28T17:53:00Z"/>
          <w:del w:id="3546" w:author="Student" w:date="2024-10-04T11:41:00Z"/>
          <w:lang w:val="ru-RU"/>
        </w:rPr>
      </w:pPr>
      <w:ins w:id="3547" w:author="Lexer" w:date="2024-09-28T17:53:00Z">
        <w:del w:id="3548" w:author="Student" w:date="2024-10-04T11:41:00Z">
          <w:r w:rsidRPr="0002638E" w:rsidDel="0012204B">
            <w:rPr>
              <w:lang w:val="ru-RU"/>
            </w:rPr>
            <w:delText>Магнитная индукция Вх является рабочей точкой на основной кривой намагничивания и выбирается на линейном участке, чтобы при асимметричном намагничивании сердечника (или постоянном подмагничивании) не было захода рабочей точки в область насыщения.</w:delText>
          </w:r>
        </w:del>
      </w:ins>
    </w:p>
    <w:p w14:paraId="0DFC5477" w14:textId="77264541" w:rsidR="0002638E" w:rsidDel="0012204B" w:rsidRDefault="0002638E" w:rsidP="0002638E">
      <w:pPr>
        <w:pStyle w:val="a9"/>
        <w:ind w:firstLine="720"/>
        <w:rPr>
          <w:ins w:id="3549" w:author="Lexer" w:date="2024-09-28T17:53:00Z"/>
          <w:del w:id="3550" w:author="Student" w:date="2024-10-04T11:41:00Z"/>
          <w:lang w:val="ru-RU"/>
        </w:rPr>
      </w:pPr>
      <w:ins w:id="3551" w:author="Lexer" w:date="2024-09-28T17:53:00Z">
        <w:del w:id="3552" w:author="Student" w:date="2024-10-04T11:41:00Z">
          <w:r w:rsidRPr="0002638E" w:rsidDel="0012204B">
            <w:rPr>
              <w:lang w:val="ru-RU"/>
            </w:rPr>
            <w:delText>При прохождении основного магнитного потока по сердечнику в первичной цепи возникает ЭДС самоиндукции, а во вторичной цепи ЭДС - взаимоиндукции, которые определяются по закону магнитодвижущих сил – закону Максвелла – Фарадея:</w:delText>
          </w:r>
        </w:del>
      </w:ins>
    </w:p>
    <w:p w14:paraId="63517B77" w14:textId="65BC0C67" w:rsidR="0002638E" w:rsidDel="0012204B" w:rsidRDefault="0002638E" w:rsidP="0002638E">
      <w:pPr>
        <w:pStyle w:val="a9"/>
        <w:ind w:firstLine="720"/>
        <w:rPr>
          <w:ins w:id="3553" w:author="Lexer" w:date="2024-09-28T17:53:00Z"/>
          <w:del w:id="3554" w:author="Student" w:date="2024-10-04T11:41:00Z"/>
          <w:szCs w:val="28"/>
        </w:rPr>
      </w:pPr>
      <w:ins w:id="3555" w:author="Lexer" w:date="2024-09-28T17:53:00Z">
        <w:del w:id="3556" w:author="Student" w:date="2024-10-04T11:41:00Z">
          <w:r w:rsidRPr="00D70D0C" w:rsidDel="0012204B">
            <w:rPr>
              <w:position w:val="-24"/>
              <w:szCs w:val="28"/>
            </w:rPr>
            <w:object w:dxaOrig="2020" w:dyaOrig="620" w14:anchorId="3F0E1E0D">
              <v:shape id="_x0000_i1047" type="#_x0000_t75" style="width:122.4pt;height:37.8pt" o:ole="" fillcolor="window">
                <v:imagedata r:id="rId72" o:title=""/>
              </v:shape>
              <o:OLEObject Type="Embed" ProgID="Equation.3" ShapeID="_x0000_i1047" DrawAspect="Content" ObjectID="_1791202547" r:id="rId73"/>
            </w:object>
          </w:r>
        </w:del>
      </w:ins>
    </w:p>
    <w:p w14:paraId="67AC7E00" w14:textId="51418050" w:rsidR="0002638E" w:rsidRPr="0002638E" w:rsidDel="0012204B" w:rsidRDefault="0002638E" w:rsidP="0002638E">
      <w:pPr>
        <w:pStyle w:val="a9"/>
        <w:rPr>
          <w:ins w:id="3557" w:author="Lexer" w:date="2024-09-28T17:53:00Z"/>
          <w:del w:id="3558" w:author="Student" w:date="2024-10-04T11:41:00Z"/>
          <w:lang w:val="ru-RU"/>
        </w:rPr>
      </w:pPr>
      <w:ins w:id="3559" w:author="Lexer" w:date="2024-09-28T17:53:00Z">
        <w:del w:id="3560" w:author="Student" w:date="2024-10-04T11:41:00Z">
          <w:r w:rsidRPr="0002638E" w:rsidDel="0012204B">
            <w:rPr>
              <w:lang w:val="ru-RU"/>
            </w:rPr>
            <w:delText xml:space="preserve">где e – изменение потокосцепления во времени.  </w:delText>
          </w:r>
        </w:del>
      </w:ins>
    </w:p>
    <w:p w14:paraId="3FFEEB44" w14:textId="49543FB2" w:rsidR="0002638E" w:rsidDel="0012204B" w:rsidRDefault="0002638E" w:rsidP="0002638E">
      <w:pPr>
        <w:pStyle w:val="a9"/>
        <w:ind w:firstLine="720"/>
        <w:rPr>
          <w:ins w:id="3561" w:author="Lexer" w:date="2024-09-28T17:54:00Z"/>
          <w:del w:id="3562" w:author="Student" w:date="2024-10-04T11:41:00Z"/>
          <w:lang w:val="ru-RU"/>
        </w:rPr>
      </w:pPr>
      <w:ins w:id="3563" w:author="Lexer" w:date="2024-09-28T17:53:00Z">
        <w:del w:id="3564" w:author="Student" w:date="2024-10-04T11:41:00Z">
          <w:r w:rsidRPr="0002638E" w:rsidDel="0012204B">
            <w:rPr>
              <w:lang w:val="ru-RU"/>
            </w:rPr>
            <w:delText xml:space="preserve">При подключении нагрузки во вторичной цепи начинает протекать ток I2 , при этом в сердечнике возникает размагничивающий магнитный поток Фр, противоположный по направлению основному потоку. Это приводит к уменьшению ЭДС в первичной цепи. В электромагнитной системе нарушается равновесие ( e1 </w:delText>
          </w:r>
          <w:r w:rsidRPr="0002638E" w:rsidDel="0012204B">
            <w:rPr>
              <w:lang w:val="ru-RU"/>
            </w:rPr>
            <w:delText> U1 ), что приводит к возрастанию потребляемого тока из сети I1 , т.е. к самобалансированию системы и поток Ф0 восстанавливается:</w:delText>
          </w:r>
        </w:del>
      </w:ins>
    </w:p>
    <w:p w14:paraId="40D0053F" w14:textId="537582CD" w:rsidR="0002638E" w:rsidDel="0012204B" w:rsidRDefault="0002638E" w:rsidP="0002638E">
      <w:pPr>
        <w:pStyle w:val="a9"/>
        <w:ind w:firstLine="720"/>
        <w:rPr>
          <w:ins w:id="3565" w:author="Lexer" w:date="2024-09-28T17:54:00Z"/>
          <w:del w:id="3566" w:author="Student" w:date="2024-10-04T11:41:00Z"/>
          <w:szCs w:val="28"/>
        </w:rPr>
      </w:pPr>
      <w:ins w:id="3567" w:author="Lexer" w:date="2024-09-28T17:54:00Z">
        <w:del w:id="3568" w:author="Student" w:date="2024-10-04T11:41:00Z">
          <w:r w:rsidRPr="008E326F" w:rsidDel="0012204B">
            <w:rPr>
              <w:position w:val="-14"/>
              <w:szCs w:val="28"/>
            </w:rPr>
            <w:object w:dxaOrig="3860" w:dyaOrig="400" w14:anchorId="18BDC4F8">
              <v:shape id="_x0000_i1048" type="#_x0000_t75" style="width:277.8pt;height:28.8pt" o:ole="" fillcolor="window">
                <v:imagedata r:id="rId74" o:title=""/>
              </v:shape>
              <o:OLEObject Type="Embed" ProgID="Equation.3" ShapeID="_x0000_i1048" DrawAspect="Content" ObjectID="_1791202548" r:id="rId75"/>
            </w:object>
          </w:r>
        </w:del>
      </w:ins>
    </w:p>
    <w:p w14:paraId="7D87CAFB" w14:textId="3B4B42E7" w:rsidR="0002638E" w:rsidDel="0012204B" w:rsidRDefault="0002638E" w:rsidP="0002638E">
      <w:pPr>
        <w:pStyle w:val="a9"/>
        <w:ind w:firstLine="720"/>
        <w:rPr>
          <w:ins w:id="3569" w:author="Lexer" w:date="2024-09-28T17:54:00Z"/>
          <w:del w:id="3570" w:author="Student" w:date="2024-10-04T11:41:00Z"/>
          <w:lang w:val="ru-RU"/>
        </w:rPr>
      </w:pPr>
      <w:ins w:id="3571" w:author="Lexer" w:date="2024-09-28T17:54:00Z">
        <w:del w:id="3572" w:author="Student" w:date="2024-10-04T11:41:00Z">
          <w:r w:rsidRPr="0002638E" w:rsidDel="0012204B">
            <w:rPr>
              <w:lang w:val="ru-RU"/>
            </w:rPr>
            <w:delText>Отсюда следует уравнение магнитодвижущих сил (МДС):</w:delText>
          </w:r>
        </w:del>
      </w:ins>
    </w:p>
    <w:p w14:paraId="3F8EA6CC" w14:textId="40BE9A2A" w:rsidR="0002638E" w:rsidDel="0012204B" w:rsidRDefault="0002638E" w:rsidP="0002638E">
      <w:pPr>
        <w:pStyle w:val="a9"/>
        <w:ind w:firstLine="720"/>
        <w:rPr>
          <w:ins w:id="3573" w:author="Lexer" w:date="2024-09-28T17:54:00Z"/>
          <w:del w:id="3574" w:author="Student" w:date="2024-10-04T11:41:00Z"/>
          <w:szCs w:val="28"/>
        </w:rPr>
      </w:pPr>
      <w:ins w:id="3575" w:author="Lexer" w:date="2024-09-28T17:54:00Z">
        <w:del w:id="3576" w:author="Student" w:date="2024-10-04T11:41:00Z">
          <w:r w:rsidRPr="005808EE" w:rsidDel="0012204B">
            <w:rPr>
              <w:position w:val="-12"/>
              <w:szCs w:val="28"/>
            </w:rPr>
            <w:object w:dxaOrig="2220" w:dyaOrig="360" w14:anchorId="4878275D">
              <v:shape id="_x0000_i1049" type="#_x0000_t75" style="width:170.4pt;height:27.6pt" o:ole="" fillcolor="window">
                <v:imagedata r:id="rId76" o:title=""/>
              </v:shape>
              <o:OLEObject Type="Embed" ProgID="Equation.3" ShapeID="_x0000_i1049" DrawAspect="Content" ObjectID="_1791202549" r:id="rId77"/>
            </w:object>
          </w:r>
        </w:del>
      </w:ins>
    </w:p>
    <w:p w14:paraId="23036782" w14:textId="3CD320A2" w:rsidR="0002638E" w:rsidRPr="0002638E" w:rsidDel="0012204B" w:rsidRDefault="0002638E" w:rsidP="0002638E">
      <w:pPr>
        <w:pStyle w:val="a9"/>
        <w:rPr>
          <w:ins w:id="3577" w:author="Lexer" w:date="2024-09-28T17:55:00Z"/>
          <w:del w:id="3578" w:author="Student" w:date="2024-10-04T11:41:00Z"/>
          <w:lang w:val="ru-RU"/>
        </w:rPr>
      </w:pPr>
      <w:ins w:id="3579" w:author="Lexer" w:date="2024-09-28T17:55:00Z">
        <w:del w:id="3580" w:author="Student" w:date="2024-10-04T11:41:00Z">
          <w:r w:rsidRPr="0002638E" w:rsidDel="0012204B">
            <w:rPr>
              <w:lang w:val="ru-RU"/>
            </w:rPr>
            <w:delText xml:space="preserve">где I0 - ток цепи намагничивания (ток “холостого” хода). </w:delText>
          </w:r>
        </w:del>
      </w:ins>
    </w:p>
    <w:p w14:paraId="76BDF1AD" w14:textId="79582886" w:rsidR="0002638E" w:rsidDel="0012204B" w:rsidRDefault="0002638E" w:rsidP="0002638E">
      <w:pPr>
        <w:pStyle w:val="a9"/>
        <w:ind w:firstLine="720"/>
        <w:rPr>
          <w:ins w:id="3581" w:author="Lexer" w:date="2024-09-28T17:55:00Z"/>
          <w:del w:id="3582" w:author="Student" w:date="2024-10-04T11:41:00Z"/>
          <w:lang w:val="ru-RU"/>
        </w:rPr>
      </w:pPr>
      <w:ins w:id="3583" w:author="Lexer" w:date="2024-09-28T17:55:00Z">
        <w:del w:id="3584" w:author="Student" w:date="2024-10-04T11:41:00Z">
          <w:r w:rsidRPr="0002638E" w:rsidDel="0012204B">
            <w:rPr>
              <w:lang w:val="ru-RU"/>
            </w:rPr>
            <w:delText>Трансформатор можно представить в виде схемы рисунка</w:delText>
          </w:r>
        </w:del>
      </w:ins>
    </w:p>
    <w:p w14:paraId="59B7B8C5" w14:textId="288CA887" w:rsidR="0002638E" w:rsidDel="0012204B" w:rsidRDefault="0002638E" w:rsidP="0002638E">
      <w:pPr>
        <w:pStyle w:val="a9"/>
        <w:ind w:firstLine="720"/>
        <w:rPr>
          <w:ins w:id="3585" w:author="Lexer" w:date="2024-09-28T17:55:00Z"/>
          <w:del w:id="3586" w:author="Student" w:date="2024-10-04T11:41:00Z"/>
          <w:lang w:val="ru-RU"/>
        </w:rPr>
      </w:pPr>
      <w:ins w:id="3587" w:author="Lexer" w:date="2024-09-28T17:55:00Z">
        <w:del w:id="3588" w:author="Student" w:date="2024-10-04T11:41:00Z">
          <w:r w:rsidDel="0012204B">
            <w:rPr>
              <w:noProof/>
              <w:color w:val="000000"/>
              <w:lang w:val="en-US"/>
            </w:rPr>
            <w:drawing>
              <wp:inline distT="0" distB="0" distL="0" distR="0" wp14:anchorId="0B481C26" wp14:editId="6025B894">
                <wp:extent cx="3581400" cy="1226820"/>
                <wp:effectExtent l="0" t="0" r="0" b="0"/>
                <wp:docPr id="4" name="Рисунок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7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581400" cy="1226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del>
      </w:ins>
    </w:p>
    <w:p w14:paraId="3827A60F" w14:textId="372A0668" w:rsidR="0002638E" w:rsidDel="0012204B" w:rsidRDefault="0002638E" w:rsidP="0002638E">
      <w:pPr>
        <w:pStyle w:val="a9"/>
        <w:ind w:firstLine="720"/>
        <w:rPr>
          <w:ins w:id="3589" w:author="Lexer" w:date="2024-09-28T17:55:00Z"/>
          <w:del w:id="3590" w:author="Student" w:date="2024-10-04T11:41:00Z"/>
          <w:lang w:val="ru-RU"/>
        </w:rPr>
      </w:pPr>
    </w:p>
    <w:p w14:paraId="7F38B691" w14:textId="7951FD1E" w:rsidR="0002638E" w:rsidRPr="0002638E" w:rsidDel="0012204B" w:rsidRDefault="0002638E" w:rsidP="0002638E">
      <w:pPr>
        <w:pStyle w:val="a9"/>
        <w:rPr>
          <w:ins w:id="3591" w:author="Lexer" w:date="2024-09-28T17:55:00Z"/>
          <w:del w:id="3592" w:author="Student" w:date="2024-10-04T11:41:00Z"/>
          <w:lang w:val="ru-RU"/>
        </w:rPr>
      </w:pPr>
      <w:ins w:id="3593" w:author="Lexer" w:date="2024-09-28T17:55:00Z">
        <w:del w:id="3594" w:author="Student" w:date="2024-10-04T11:41:00Z">
          <w:r w:rsidRPr="0002638E" w:rsidDel="0012204B">
            <w:rPr>
              <w:lang w:val="ru-RU"/>
            </w:rPr>
            <w:delText xml:space="preserve">где R1, R2 – учитывают омические потери в первичной и вторичной обмотках; XS1, XS2 – 41 индуктивности рассеяния основного потока в обмотках первичной и вторичной цепей. </w:delText>
          </w:r>
        </w:del>
      </w:ins>
    </w:p>
    <w:p w14:paraId="79718EFF" w14:textId="14186E83" w:rsidR="0002638E" w:rsidDel="0012204B" w:rsidRDefault="0002638E" w:rsidP="0002638E">
      <w:pPr>
        <w:pStyle w:val="a9"/>
        <w:rPr>
          <w:ins w:id="3595" w:author="Lexer" w:date="2024-09-28T17:55:00Z"/>
          <w:del w:id="3596" w:author="Student" w:date="2024-10-04T11:41:00Z"/>
          <w:lang w:val="ru-RU"/>
        </w:rPr>
      </w:pPr>
      <w:ins w:id="3597" w:author="Lexer" w:date="2024-09-28T17:55:00Z">
        <w:del w:id="3598" w:author="Student" w:date="2024-10-04T11:41:00Z">
          <w:r w:rsidRPr="0002638E" w:rsidDel="0012204B">
            <w:rPr>
              <w:lang w:val="ru-RU"/>
            </w:rPr>
            <w:delText>Тогда система уравнений для линейного трансформатора в комплексной форме по законам Кирхгофа примет вид:</w:delText>
          </w:r>
        </w:del>
      </w:ins>
    </w:p>
    <w:p w14:paraId="02D83428" w14:textId="7F5A8CCB" w:rsidR="0002638E" w:rsidDel="0012204B" w:rsidRDefault="0002638E" w:rsidP="0002638E">
      <w:pPr>
        <w:pStyle w:val="a9"/>
        <w:rPr>
          <w:ins w:id="3599" w:author="Lexer" w:date="2024-09-28T17:55:00Z"/>
          <w:del w:id="3600" w:author="Student" w:date="2024-10-04T11:41:00Z"/>
          <w:szCs w:val="28"/>
        </w:rPr>
      </w:pPr>
      <w:ins w:id="3601" w:author="Lexer" w:date="2024-09-28T17:55:00Z">
        <w:del w:id="3602" w:author="Student" w:date="2024-10-04T11:41:00Z">
          <w:r w:rsidRPr="00505629" w:rsidDel="0012204B">
            <w:rPr>
              <w:position w:val="-90"/>
              <w:szCs w:val="28"/>
            </w:rPr>
            <w:object w:dxaOrig="4480" w:dyaOrig="1939" w14:anchorId="6FBA54AE">
              <v:shape id="_x0000_i1050" type="#_x0000_t75" style="width:263.4pt;height:114pt" o:ole="" fillcolor="window">
                <v:imagedata r:id="rId79" o:title=""/>
              </v:shape>
              <o:OLEObject Type="Embed" ProgID="Equation.DSMT4" ShapeID="_x0000_i1050" DrawAspect="Content" ObjectID="_1791202550" r:id="rId80"/>
            </w:object>
          </w:r>
        </w:del>
      </w:ins>
    </w:p>
    <w:p w14:paraId="15709DB7" w14:textId="4FD84BC5" w:rsidR="0002638E" w:rsidRPr="007D3FDF" w:rsidDel="0012204B" w:rsidRDefault="0002638E">
      <w:pPr>
        <w:pStyle w:val="a9"/>
        <w:rPr>
          <w:ins w:id="3603" w:author="Lexer" w:date="2024-09-28T17:23:00Z"/>
          <w:del w:id="3604" w:author="Student" w:date="2024-10-04T11:41:00Z"/>
          <w:lang w:val="ru-RU"/>
          <w:rPrChange w:id="3605" w:author="Lexer" w:date="2024-09-28T17:51:00Z">
            <w:rPr>
              <w:ins w:id="3606" w:author="Lexer" w:date="2024-09-28T17:23:00Z"/>
              <w:del w:id="3607" w:author="Student" w:date="2024-10-04T11:41:00Z"/>
            </w:rPr>
          </w:rPrChange>
        </w:rPr>
      </w:pPr>
    </w:p>
    <w:p w14:paraId="62436830" w14:textId="4D954CBE" w:rsidR="00D853A1" w:rsidDel="0012204B" w:rsidRDefault="00D853A1" w:rsidP="00D853A1">
      <w:pPr>
        <w:pStyle w:val="a9"/>
        <w:rPr>
          <w:ins w:id="3608" w:author="Lexer" w:date="2024-09-28T17:23:00Z"/>
          <w:del w:id="3609" w:author="Student" w:date="2024-10-04T11:41:00Z"/>
        </w:rPr>
      </w:pPr>
      <w:ins w:id="3610" w:author="Lexer" w:date="2024-09-28T17:23:00Z">
        <w:del w:id="3611" w:author="Student" w:date="2024-10-04T11:41:00Z">
          <w:r w:rsidDel="0012204B">
            <w:delText>2 Объясните</w:delText>
          </w:r>
          <w:r w:rsidDel="0012204B">
            <w:rPr>
              <w:lang w:val="ru-RU"/>
            </w:rPr>
            <w:delText xml:space="preserve"> условия проведения и параметры измерения в опытах ХХ и КЗ</w:delText>
          </w:r>
          <w:r w:rsidRPr="005D4161" w:rsidDel="0012204B">
            <w:rPr>
              <w:lang w:val="ru-RU"/>
            </w:rPr>
            <w:delText xml:space="preserve">, </w:delText>
          </w:r>
          <w:r w:rsidDel="0012204B">
            <w:rPr>
              <w:lang w:val="ru-RU"/>
            </w:rPr>
            <w:delText>а также расчеты параметров схемы замещения трансформатора</w:delText>
          </w:r>
          <w:r w:rsidDel="0012204B">
            <w:delText>.</w:delText>
          </w:r>
        </w:del>
      </w:ins>
    </w:p>
    <w:p w14:paraId="0ACEA598" w14:textId="73ADE498" w:rsidR="00D853A1" w:rsidDel="0012204B" w:rsidRDefault="00D853A1" w:rsidP="00D853A1">
      <w:pPr>
        <w:pStyle w:val="a9"/>
        <w:rPr>
          <w:ins w:id="3612" w:author="Lexer" w:date="2024-09-28T17:23:00Z"/>
          <w:del w:id="3613" w:author="Student" w:date="2024-10-04T11:41:00Z"/>
        </w:rPr>
      </w:pPr>
    </w:p>
    <w:p w14:paraId="2BD507E5" w14:textId="5ADB4F83" w:rsidR="00D853A1" w:rsidDel="0012204B" w:rsidRDefault="00D853A1" w:rsidP="00D853A1">
      <w:pPr>
        <w:pStyle w:val="a9"/>
        <w:rPr>
          <w:ins w:id="3614" w:author="Lexer" w:date="2024-09-28T17:56:00Z"/>
          <w:del w:id="3615" w:author="Student" w:date="2024-10-04T11:41:00Z"/>
          <w:lang w:val="ru-RU"/>
        </w:rPr>
      </w:pPr>
      <w:ins w:id="3616" w:author="Lexer" w:date="2024-09-28T17:23:00Z">
        <w:del w:id="3617" w:author="Student" w:date="2024-10-04T11:41:00Z">
          <w:r w:rsidRPr="00120B23" w:rsidDel="0012204B">
            <w:rPr>
              <w:u w:val="single"/>
              <w:lang w:val="ru-RU"/>
            </w:rPr>
            <w:delText>Ответ:</w:delText>
          </w:r>
        </w:del>
      </w:ins>
      <w:ins w:id="3618" w:author="Lexer" w:date="2024-09-28T17:56:00Z">
        <w:del w:id="3619" w:author="Student" w:date="2024-10-04T11:41:00Z">
          <w:r w:rsidR="0002638E" w:rsidDel="0012204B">
            <w:rPr>
              <w:lang w:val="ru-RU"/>
            </w:rPr>
            <w:delText xml:space="preserve"> </w:delText>
          </w:r>
          <w:r w:rsidR="0002638E" w:rsidRPr="0002638E" w:rsidDel="0012204B">
            <w:rPr>
              <w:lang w:val="ru-RU"/>
            </w:rPr>
            <w:delText>Для определения основных параметров трансформатора и Т-образной схемы замещения проводят два опыта: холостого хода (ХХ) и короткого замыкания (КЗ). Условием проведения опыта ХХ является подача на вход номинального напряжения U1ном,  и размыкание вторичной цепи, как показано на рисунке:</w:delText>
          </w:r>
        </w:del>
      </w:ins>
    </w:p>
    <w:p w14:paraId="70B51ED4" w14:textId="25678AE6" w:rsidR="0002638E" w:rsidDel="0012204B" w:rsidRDefault="00ED59BD" w:rsidP="00D853A1">
      <w:pPr>
        <w:pStyle w:val="a9"/>
        <w:rPr>
          <w:ins w:id="3620" w:author="Lexer" w:date="2024-09-28T17:56:00Z"/>
          <w:del w:id="3621" w:author="Student" w:date="2024-10-04T11:41:00Z"/>
          <w:lang w:val="ru-RU"/>
        </w:rPr>
      </w:pPr>
      <w:ins w:id="3622" w:author="Lexer" w:date="2024-09-28T17:56:00Z">
        <w:del w:id="3623" w:author="Student" w:date="2024-10-04T11:41:00Z">
          <w:r w:rsidRPr="005808EE" w:rsidDel="0012204B">
            <w:rPr>
              <w:noProof/>
            </w:rPr>
            <w:drawing>
              <wp:inline distT="0" distB="0" distL="0" distR="0" wp14:anchorId="58208EFB" wp14:editId="702474A3">
                <wp:extent cx="3840480" cy="1600200"/>
                <wp:effectExtent l="0" t="0" r="7620" b="0"/>
                <wp:docPr id="6" name="Рисунок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840480" cy="1600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del>
      </w:ins>
    </w:p>
    <w:p w14:paraId="231F8993" w14:textId="43E1F97F" w:rsidR="00ED59BD" w:rsidDel="0012204B" w:rsidRDefault="00ED59BD" w:rsidP="00ED59BD">
      <w:pPr>
        <w:pStyle w:val="a9"/>
        <w:rPr>
          <w:ins w:id="3624" w:author="Lexer" w:date="2024-09-28T17:56:00Z"/>
          <w:del w:id="3625" w:author="Student" w:date="2024-10-04T11:41:00Z"/>
          <w:lang w:val="ru-RU"/>
        </w:rPr>
      </w:pPr>
      <w:ins w:id="3626" w:author="Lexer" w:date="2024-09-28T17:56:00Z">
        <w:del w:id="3627" w:author="Student" w:date="2024-10-04T11:41:00Z">
          <w:r w:rsidRPr="00ED59BD" w:rsidDel="0012204B">
            <w:rPr>
              <w:lang w:val="ru-RU"/>
            </w:rPr>
            <w:delText>Схема экспериментальной установки для проведения опыта ХХ</w:delText>
          </w:r>
        </w:del>
      </w:ins>
    </w:p>
    <w:p w14:paraId="7B8CC952" w14:textId="4F2D57A6" w:rsidR="00ED59BD" w:rsidRPr="00ED59BD" w:rsidDel="0012204B" w:rsidRDefault="00ED59BD" w:rsidP="00ED59BD">
      <w:pPr>
        <w:pStyle w:val="a9"/>
        <w:rPr>
          <w:ins w:id="3628" w:author="Lexer" w:date="2024-09-28T17:56:00Z"/>
          <w:del w:id="3629" w:author="Student" w:date="2024-10-04T11:41:00Z"/>
          <w:lang w:val="ru-RU"/>
        </w:rPr>
      </w:pPr>
    </w:p>
    <w:p w14:paraId="0ECB7E8A" w14:textId="20A4222E" w:rsidR="00ED59BD" w:rsidRPr="0002638E" w:rsidDel="0012204B" w:rsidRDefault="00ED59BD" w:rsidP="00ED59BD">
      <w:pPr>
        <w:pStyle w:val="a9"/>
        <w:rPr>
          <w:ins w:id="3630" w:author="Lexer" w:date="2024-09-28T17:23:00Z"/>
          <w:del w:id="3631" w:author="Student" w:date="2024-10-04T11:41:00Z"/>
          <w:lang w:val="ru-RU"/>
          <w:rPrChange w:id="3632" w:author="Lexer" w:date="2024-09-28T17:56:00Z">
            <w:rPr>
              <w:ins w:id="3633" w:author="Lexer" w:date="2024-09-28T17:23:00Z"/>
              <w:del w:id="3634" w:author="Student" w:date="2024-10-04T11:41:00Z"/>
              <w:u w:val="single"/>
              <w:lang w:val="ru-RU"/>
            </w:rPr>
          </w:rPrChange>
        </w:rPr>
      </w:pPr>
      <w:ins w:id="3635" w:author="Lexer" w:date="2024-09-28T17:56:00Z">
        <w:del w:id="3636" w:author="Student" w:date="2024-10-04T11:41:00Z">
          <w:r w:rsidRPr="00ED59BD" w:rsidDel="0012204B">
            <w:rPr>
              <w:lang w:val="ru-RU"/>
            </w:rPr>
            <w:delText>Измеряемыми параметрами являются номинальное напряжение вторичной цепи (U02) и первичной цепи (U01) (их называют напряжениями холостого хода), ток первичной цепи (I01 - ток холостого хода), активная мощность или потери в магнитопроводе (P01). Если установить измеритель коэффициента мощности, то активная мощность рассчитывается из соотношения:</w:delText>
          </w:r>
        </w:del>
      </w:ins>
    </w:p>
    <w:p w14:paraId="65453A28" w14:textId="094FDBCA" w:rsidR="00D853A1" w:rsidDel="0012204B" w:rsidRDefault="00ED59BD" w:rsidP="00D853A1">
      <w:pPr>
        <w:pStyle w:val="a9"/>
        <w:rPr>
          <w:ins w:id="3637" w:author="Lexer" w:date="2024-09-28T17:57:00Z"/>
          <w:del w:id="3638" w:author="Student" w:date="2024-10-04T11:41:00Z"/>
          <w:szCs w:val="28"/>
        </w:rPr>
      </w:pPr>
      <w:ins w:id="3639" w:author="Lexer" w:date="2024-09-28T17:57:00Z">
        <w:del w:id="3640" w:author="Student" w:date="2024-10-04T11:41:00Z">
          <w:r w:rsidRPr="005808EE" w:rsidDel="0012204B">
            <w:rPr>
              <w:position w:val="-12"/>
              <w:szCs w:val="28"/>
            </w:rPr>
            <w:object w:dxaOrig="1540" w:dyaOrig="360" w14:anchorId="31A3AFB6">
              <v:shape id="_x0000_i1051" type="#_x0000_t75" style="width:118.8pt;height:27.6pt" o:ole="" fillcolor="window">
                <v:imagedata r:id="rId82" o:title=""/>
              </v:shape>
              <o:OLEObject Type="Embed" ProgID="Equation.3" ShapeID="_x0000_i1051" DrawAspect="Content" ObjectID="_1791202551" r:id="rId83"/>
            </w:object>
          </w:r>
        </w:del>
      </w:ins>
    </w:p>
    <w:p w14:paraId="2607C697" w14:textId="556526EC" w:rsidR="00ED59BD" w:rsidDel="0012204B" w:rsidRDefault="00ED59BD" w:rsidP="00D853A1">
      <w:pPr>
        <w:pStyle w:val="a9"/>
        <w:rPr>
          <w:ins w:id="3641" w:author="Lexer" w:date="2024-09-28T17:57:00Z"/>
          <w:del w:id="3642" w:author="Student" w:date="2024-10-04T11:41:00Z"/>
        </w:rPr>
      </w:pPr>
      <w:ins w:id="3643" w:author="Lexer" w:date="2024-09-28T17:57:00Z">
        <w:del w:id="3644" w:author="Student" w:date="2024-10-04T11:41:00Z">
          <w:r w:rsidRPr="00ED59BD" w:rsidDel="0012204B">
            <w:delText>В этом опыте рассчитываются - коэффициент трансформации (n) и значение процентного соотношения тока холостого хода к номинальному току первичной цепи:</w:delText>
          </w:r>
        </w:del>
      </w:ins>
    </w:p>
    <w:p w14:paraId="2D32D0CA" w14:textId="56A5EC64" w:rsidR="00ED59BD" w:rsidDel="0012204B" w:rsidRDefault="00ED59BD" w:rsidP="00D853A1">
      <w:pPr>
        <w:pStyle w:val="a9"/>
        <w:rPr>
          <w:ins w:id="3645" w:author="Lexer" w:date="2024-09-28T17:57:00Z"/>
          <w:del w:id="3646" w:author="Student" w:date="2024-10-04T11:41:00Z"/>
          <w:szCs w:val="28"/>
        </w:rPr>
      </w:pPr>
      <w:ins w:id="3647" w:author="Lexer" w:date="2024-09-28T17:57:00Z">
        <w:del w:id="3648" w:author="Student" w:date="2024-10-04T11:41:00Z">
          <w:r w:rsidRPr="005808EE" w:rsidDel="0012204B">
            <w:rPr>
              <w:position w:val="-30"/>
              <w:szCs w:val="28"/>
            </w:rPr>
            <w:object w:dxaOrig="2740" w:dyaOrig="700" w14:anchorId="1C82355D">
              <v:shape id="_x0000_i1052" type="#_x0000_t75" style="width:170.4pt;height:43.8pt" o:ole="" fillcolor="window">
                <v:imagedata r:id="rId84" o:title=""/>
              </v:shape>
              <o:OLEObject Type="Embed" ProgID="Equation.3" ShapeID="_x0000_i1052" DrawAspect="Content" ObjectID="_1791202552" r:id="rId85"/>
            </w:object>
          </w:r>
        </w:del>
      </w:ins>
    </w:p>
    <w:p w14:paraId="0A10AEC9" w14:textId="32A6FF96" w:rsidR="00ED59BD" w:rsidDel="0012204B" w:rsidRDefault="00ED59BD" w:rsidP="00ED59BD">
      <w:pPr>
        <w:pStyle w:val="a9"/>
        <w:rPr>
          <w:ins w:id="3649" w:author="Lexer" w:date="2024-09-28T17:58:00Z"/>
          <w:del w:id="3650" w:author="Student" w:date="2024-10-04T11:41:00Z"/>
        </w:rPr>
      </w:pPr>
      <w:ins w:id="3651" w:author="Lexer" w:date="2024-09-28T17:58:00Z">
        <w:del w:id="3652" w:author="Student" w:date="2024-10-04T11:41:00Z">
          <w:r w:rsidDel="0012204B">
            <w:delText xml:space="preserve">Это значение нормируется в процентах в зависимости от области использования трансформатора, его мощности и частоты. </w:delText>
          </w:r>
        </w:del>
      </w:ins>
    </w:p>
    <w:p w14:paraId="7EC3FD73" w14:textId="037DE3F0" w:rsidR="00ED59BD" w:rsidDel="0012204B" w:rsidRDefault="00ED59BD" w:rsidP="00ED59BD">
      <w:pPr>
        <w:pStyle w:val="a9"/>
        <w:rPr>
          <w:ins w:id="3653" w:author="Lexer" w:date="2024-09-28T17:58:00Z"/>
          <w:del w:id="3654" w:author="Student" w:date="2024-10-04T11:41:00Z"/>
        </w:rPr>
      </w:pPr>
      <w:ins w:id="3655" w:author="Lexer" w:date="2024-09-28T17:58:00Z">
        <w:del w:id="3656" w:author="Student" w:date="2024-10-04T11:41:00Z">
          <w:r w:rsidDel="0012204B">
            <w:delText>Параметры схемы замещения поперечного плеча рассчитываются по соотношениям:</w:delText>
          </w:r>
        </w:del>
      </w:ins>
    </w:p>
    <w:p w14:paraId="1102EA16" w14:textId="678805AF" w:rsidR="00ED59BD" w:rsidDel="0012204B" w:rsidRDefault="00ED59BD" w:rsidP="00ED59BD">
      <w:pPr>
        <w:pStyle w:val="a9"/>
        <w:rPr>
          <w:ins w:id="3657" w:author="Lexer" w:date="2024-09-28T17:58:00Z"/>
          <w:del w:id="3658" w:author="Student" w:date="2024-10-04T11:41:00Z"/>
          <w:szCs w:val="28"/>
        </w:rPr>
      </w:pPr>
      <w:ins w:id="3659" w:author="Lexer" w:date="2024-09-28T17:58:00Z">
        <w:del w:id="3660" w:author="Student" w:date="2024-10-04T11:41:00Z">
          <w:r w:rsidRPr="005808EE" w:rsidDel="0012204B">
            <w:rPr>
              <w:position w:val="-30"/>
              <w:szCs w:val="28"/>
            </w:rPr>
            <w:object w:dxaOrig="980" w:dyaOrig="700" w14:anchorId="763542D3">
              <v:shape id="_x0000_i1053" type="#_x0000_t75" style="width:67.8pt;height:48pt" o:ole="" fillcolor="window">
                <v:imagedata r:id="rId86" o:title=""/>
              </v:shape>
              <o:OLEObject Type="Embed" ProgID="Equation.3" ShapeID="_x0000_i1053" DrawAspect="Content" ObjectID="_1791202553" r:id="rId87"/>
            </w:object>
          </w:r>
        </w:del>
      </w:ins>
      <w:ins w:id="3661" w:author="Lexer" w:date="2024-09-28T17:58:00Z">
        <w:del w:id="3662" w:author="Student" w:date="2024-10-04T11:41:00Z">
          <w:r w:rsidDel="0012204B">
            <w:rPr>
              <w:szCs w:val="28"/>
              <w:lang w:val="ru-RU"/>
            </w:rPr>
            <w:delText xml:space="preserve"> </w:delText>
          </w:r>
        </w:del>
      </w:ins>
      <w:ins w:id="3663" w:author="Lexer" w:date="2024-09-28T17:58:00Z">
        <w:del w:id="3664" w:author="Student" w:date="2024-10-04T11:41:00Z">
          <w:r w:rsidRPr="005808EE" w:rsidDel="0012204B">
            <w:rPr>
              <w:position w:val="-30"/>
              <w:szCs w:val="28"/>
            </w:rPr>
            <w:object w:dxaOrig="920" w:dyaOrig="700" w14:anchorId="5B9CF94C">
              <v:shape id="_x0000_i1054" type="#_x0000_t75" style="width:58.8pt;height:44.4pt" o:ole="" fillcolor="window">
                <v:imagedata r:id="rId88" o:title=""/>
              </v:shape>
              <o:OLEObject Type="Embed" ProgID="Equation.3" ShapeID="_x0000_i1054" DrawAspect="Content" ObjectID="_1791202554" r:id="rId89"/>
            </w:object>
          </w:r>
        </w:del>
      </w:ins>
      <w:ins w:id="3665" w:author="Lexer" w:date="2024-09-28T17:58:00Z">
        <w:del w:id="3666" w:author="Student" w:date="2024-10-04T11:41:00Z">
          <w:r w:rsidDel="0012204B">
            <w:rPr>
              <w:szCs w:val="28"/>
              <w:lang w:val="ru-RU"/>
            </w:rPr>
            <w:delText xml:space="preserve"> </w:delText>
          </w:r>
        </w:del>
      </w:ins>
      <w:ins w:id="3667" w:author="Lexer" w:date="2024-09-28T17:58:00Z">
        <w:del w:id="3668" w:author="Student" w:date="2024-10-04T11:41:00Z">
          <w:r w:rsidRPr="005808EE" w:rsidDel="0012204B">
            <w:rPr>
              <w:position w:val="-14"/>
              <w:szCs w:val="28"/>
            </w:rPr>
            <w:object w:dxaOrig="2740" w:dyaOrig="460" w14:anchorId="7A0E648B">
              <v:shape id="_x0000_i1055" type="#_x0000_t75" style="width:165pt;height:27.6pt" o:ole="" fillcolor="window">
                <v:imagedata r:id="rId41" o:title=""/>
              </v:shape>
              <o:OLEObject Type="Embed" ProgID="Equation.3" ShapeID="_x0000_i1055" DrawAspect="Content" ObjectID="_1791202555" r:id="rId90"/>
            </w:object>
          </w:r>
        </w:del>
      </w:ins>
    </w:p>
    <w:p w14:paraId="0D1E9B48" w14:textId="684F00CF" w:rsidR="00ED59BD" w:rsidDel="0012204B" w:rsidRDefault="00ED59BD" w:rsidP="00ED59BD">
      <w:pPr>
        <w:pStyle w:val="a9"/>
        <w:rPr>
          <w:ins w:id="3669" w:author="Lexer" w:date="2024-09-28T17:58:00Z"/>
          <w:del w:id="3670" w:author="Student" w:date="2024-10-04T11:41:00Z"/>
          <w:szCs w:val="28"/>
        </w:rPr>
      </w:pPr>
    </w:p>
    <w:p w14:paraId="6794ABF4" w14:textId="39BCEAAA" w:rsidR="00ED59BD" w:rsidRPr="00ED59BD" w:rsidDel="0012204B" w:rsidRDefault="00ED59BD" w:rsidP="00ED59BD">
      <w:pPr>
        <w:pStyle w:val="a9"/>
        <w:rPr>
          <w:ins w:id="3671" w:author="Lexer" w:date="2024-09-28T17:59:00Z"/>
          <w:del w:id="3672" w:author="Student" w:date="2024-10-04T11:41:00Z"/>
          <w:lang w:val="ru-RU"/>
        </w:rPr>
      </w:pPr>
      <w:ins w:id="3673" w:author="Lexer" w:date="2024-09-28T17:59:00Z">
        <w:del w:id="3674" w:author="Student" w:date="2024-10-04T11:41:00Z">
          <w:r w:rsidRPr="00ED59BD" w:rsidDel="0012204B">
            <w:rPr>
              <w:lang w:val="ru-RU"/>
            </w:rPr>
            <w:delText xml:space="preserve">Если из опыта значение тока холостого хода получилось больше 30%, то значит завышено входное напряжение, или при проектировании завышена величина магнитной индукции. Для устранения этого потребуется измененить сечение магнитопровода или изменить  обмотки. </w:delText>
          </w:r>
        </w:del>
      </w:ins>
    </w:p>
    <w:p w14:paraId="7B44A26A" w14:textId="379450AE" w:rsidR="00ED59BD" w:rsidDel="0012204B" w:rsidRDefault="00ED59BD" w:rsidP="00ED59BD">
      <w:pPr>
        <w:pStyle w:val="a9"/>
        <w:rPr>
          <w:ins w:id="3675" w:author="Lexer" w:date="2024-09-28T17:59:00Z"/>
          <w:del w:id="3676" w:author="Student" w:date="2024-10-04T11:41:00Z"/>
          <w:lang w:val="ru-RU"/>
        </w:rPr>
      </w:pPr>
      <w:ins w:id="3677" w:author="Lexer" w:date="2024-09-28T17:59:00Z">
        <w:del w:id="3678" w:author="Student" w:date="2024-10-04T11:41:00Z">
          <w:r w:rsidRPr="00ED59BD" w:rsidDel="0012204B">
            <w:rPr>
              <w:lang w:val="ru-RU"/>
            </w:rPr>
            <w:delText>Опыт КЗ проводится при пониженном напряжения питания, так как ток в обмотках трансформатора может превысить номинальные значения. При повышении напряжения из-за малого сопротивления электрической цепи могут сгореть обмотки. Необходимо плавно увеличивать напряжение на выходе лабораторного автотрансформатора (ЛАТРа) до достижения номинальных токов в цепях. Измеряемыми параметрами являются:  токи в цепях IК1, IK2 , напряжение короткого замыкания первичной цепи (UК1) и потери в обмотках. При измерении коэффициента мощности потери определяются из выражения:</w:delText>
          </w:r>
        </w:del>
      </w:ins>
    </w:p>
    <w:p w14:paraId="3A630DE0" w14:textId="7BD56B91" w:rsidR="00ED59BD" w:rsidDel="0012204B" w:rsidRDefault="00ED59BD" w:rsidP="00ED59BD">
      <w:pPr>
        <w:pStyle w:val="a9"/>
        <w:rPr>
          <w:ins w:id="3679" w:author="Lexer" w:date="2024-09-28T17:59:00Z"/>
          <w:del w:id="3680" w:author="Student" w:date="2024-10-04T11:41:00Z"/>
          <w:szCs w:val="28"/>
        </w:rPr>
      </w:pPr>
      <w:ins w:id="3681" w:author="Lexer" w:date="2024-09-28T17:59:00Z">
        <w:del w:id="3682" w:author="Student" w:date="2024-10-04T11:41:00Z">
          <w:r w:rsidRPr="005808EE" w:rsidDel="0012204B">
            <w:rPr>
              <w:position w:val="-10"/>
              <w:szCs w:val="28"/>
            </w:rPr>
            <w:object w:dxaOrig="3280" w:dyaOrig="340" w14:anchorId="5F97FCF1">
              <v:shape id="_x0000_i1056" type="#_x0000_t75" style="width:238.2pt;height:24pt" o:ole="" fillcolor="window">
                <v:imagedata r:id="rId91" o:title=""/>
              </v:shape>
              <o:OLEObject Type="Embed" ProgID="Equation.3" ShapeID="_x0000_i1056" DrawAspect="Content" ObjectID="_1791202556" r:id="rId92"/>
            </w:object>
          </w:r>
        </w:del>
      </w:ins>
    </w:p>
    <w:p w14:paraId="477F75F7" w14:textId="3CBBECB6" w:rsidR="00ED59BD" w:rsidDel="0012204B" w:rsidRDefault="00ED59BD" w:rsidP="00ED59BD">
      <w:pPr>
        <w:pStyle w:val="a9"/>
        <w:rPr>
          <w:ins w:id="3683" w:author="Lexer" w:date="2024-09-28T17:59:00Z"/>
          <w:del w:id="3684" w:author="Student" w:date="2024-10-04T11:41:00Z"/>
          <w:lang w:val="ru-RU"/>
        </w:rPr>
      </w:pPr>
      <w:ins w:id="3685" w:author="Lexer" w:date="2024-09-28T17:59:00Z">
        <w:del w:id="3686" w:author="Student" w:date="2024-10-04T11:41:00Z">
          <w:r w:rsidRPr="00ED59BD" w:rsidDel="0012204B">
            <w:rPr>
              <w:lang w:val="ru-RU"/>
            </w:rPr>
            <w:delText>Расчетным параметром трансформатора является процентное соотношение напряжения КЗ по отношению к номинальному входному напряжению,т.е:</w:delText>
          </w:r>
        </w:del>
      </w:ins>
    </w:p>
    <w:p w14:paraId="7C7B2772" w14:textId="7ABAC7C7" w:rsidR="00ED59BD" w:rsidDel="0012204B" w:rsidRDefault="00ED59BD" w:rsidP="00ED59BD">
      <w:pPr>
        <w:pStyle w:val="a9"/>
        <w:rPr>
          <w:ins w:id="3687" w:author="Lexer" w:date="2024-09-28T17:59:00Z"/>
          <w:del w:id="3688" w:author="Student" w:date="2024-10-04T11:41:00Z"/>
          <w:szCs w:val="28"/>
        </w:rPr>
      </w:pPr>
      <w:ins w:id="3689" w:author="Lexer" w:date="2024-09-28T17:59:00Z">
        <w:del w:id="3690" w:author="Student" w:date="2024-10-04T11:41:00Z">
          <w:r w:rsidRPr="005808EE" w:rsidDel="0012204B">
            <w:rPr>
              <w:position w:val="-30"/>
              <w:szCs w:val="28"/>
            </w:rPr>
            <w:object w:dxaOrig="3320" w:dyaOrig="680" w14:anchorId="22971230">
              <v:shape id="_x0000_i1057" type="#_x0000_t75" style="width:197.4pt;height:40.2pt" o:ole="" fillcolor="window">
                <v:imagedata r:id="rId93" o:title=""/>
              </v:shape>
              <o:OLEObject Type="Embed" ProgID="Equation.DSMT4" ShapeID="_x0000_i1057" DrawAspect="Content" ObjectID="_1791202557" r:id="rId94"/>
            </w:object>
          </w:r>
        </w:del>
      </w:ins>
    </w:p>
    <w:p w14:paraId="60509EE6" w14:textId="10A794A9" w:rsidR="00ED59BD" w:rsidDel="0012204B" w:rsidRDefault="00ED59BD" w:rsidP="00ED59BD">
      <w:pPr>
        <w:pStyle w:val="a9"/>
        <w:rPr>
          <w:ins w:id="3691" w:author="Lexer" w:date="2024-09-28T18:00:00Z"/>
          <w:del w:id="3692" w:author="Student" w:date="2024-10-04T11:41:00Z"/>
          <w:lang w:val="ru-RU"/>
        </w:rPr>
      </w:pPr>
      <w:ins w:id="3693" w:author="Lexer" w:date="2024-09-28T17:59:00Z">
        <w:del w:id="3694" w:author="Student" w:date="2024-10-04T11:41:00Z">
          <w:r w:rsidRPr="00ED59BD" w:rsidDel="0012204B">
            <w:rPr>
              <w:lang w:val="ru-RU"/>
            </w:rPr>
            <w:delText>Внутреннее сопротивление трансформатора (сопротивление продольного плеча Т-образной схемы замещения) определяется из опыта КЗ:</w:delText>
          </w:r>
        </w:del>
      </w:ins>
    </w:p>
    <w:p w14:paraId="4F2619D2" w14:textId="37BDAA6A" w:rsidR="00ED59BD" w:rsidDel="0012204B" w:rsidRDefault="00ED59BD" w:rsidP="00ED59BD">
      <w:pPr>
        <w:pStyle w:val="a9"/>
        <w:rPr>
          <w:ins w:id="3695" w:author="Lexer" w:date="2024-09-28T18:00:00Z"/>
          <w:del w:id="3696" w:author="Student" w:date="2024-10-04T11:41:00Z"/>
          <w:szCs w:val="28"/>
        </w:rPr>
      </w:pPr>
      <w:ins w:id="3697" w:author="Lexer" w:date="2024-09-28T18:00:00Z">
        <w:del w:id="3698" w:author="Student" w:date="2024-10-04T11:41:00Z">
          <w:r w:rsidRPr="005808EE" w:rsidDel="0012204B">
            <w:rPr>
              <w:position w:val="-30"/>
              <w:szCs w:val="28"/>
            </w:rPr>
            <w:object w:dxaOrig="1060" w:dyaOrig="700" w14:anchorId="729D9FF4">
              <v:shape id="_x0000_i1058" type="#_x0000_t75" style="width:66pt;height:43.8pt" o:ole="" fillcolor="window">
                <v:imagedata r:id="rId95" o:title=""/>
              </v:shape>
              <o:OLEObject Type="Embed" ProgID="Equation.3" ShapeID="_x0000_i1058" DrawAspect="Content" ObjectID="_1791202558" r:id="rId96"/>
            </w:object>
          </w:r>
        </w:del>
      </w:ins>
      <w:ins w:id="3699" w:author="Lexer" w:date="2024-09-28T18:00:00Z">
        <w:del w:id="3700" w:author="Student" w:date="2024-10-04T11:41:00Z">
          <w:r w:rsidDel="0012204B">
            <w:rPr>
              <w:szCs w:val="28"/>
              <w:lang w:val="ru-RU"/>
            </w:rPr>
            <w:delText xml:space="preserve"> </w:delText>
          </w:r>
        </w:del>
      </w:ins>
      <w:ins w:id="3701" w:author="Lexer" w:date="2024-09-28T18:00:00Z">
        <w:del w:id="3702" w:author="Student" w:date="2024-10-04T11:41:00Z">
          <w:r w:rsidRPr="005808EE" w:rsidDel="0012204B">
            <w:rPr>
              <w:position w:val="-30"/>
              <w:szCs w:val="28"/>
            </w:rPr>
            <w:object w:dxaOrig="1880" w:dyaOrig="680" w14:anchorId="6CC2BC48">
              <v:shape id="_x0000_i1059" type="#_x0000_t75" style="width:116.4pt;height:42pt" o:ole="" fillcolor="window">
                <v:imagedata r:id="rId97" o:title=""/>
              </v:shape>
              <o:OLEObject Type="Embed" ProgID="Equation.DSMT4" ShapeID="_x0000_i1059" DrawAspect="Content" ObjectID="_1791202559" r:id="rId98"/>
            </w:object>
          </w:r>
        </w:del>
      </w:ins>
      <w:ins w:id="3703" w:author="Lexer" w:date="2024-09-28T18:00:00Z">
        <w:del w:id="3704" w:author="Student" w:date="2024-10-04T11:41:00Z">
          <w:r w:rsidDel="0012204B">
            <w:rPr>
              <w:szCs w:val="28"/>
              <w:lang w:val="ru-RU"/>
            </w:rPr>
            <w:delText xml:space="preserve"> </w:delText>
          </w:r>
        </w:del>
      </w:ins>
      <w:ins w:id="3705" w:author="Lexer" w:date="2024-09-28T18:00:00Z">
        <w:del w:id="3706" w:author="Student" w:date="2024-10-04T11:41:00Z">
          <w:r w:rsidRPr="005808EE" w:rsidDel="0012204B">
            <w:rPr>
              <w:position w:val="-12"/>
              <w:szCs w:val="28"/>
            </w:rPr>
            <w:object w:dxaOrig="2820" w:dyaOrig="460" w14:anchorId="0581CA45">
              <v:shape id="_x0000_i1060" type="#_x0000_t75" style="width:192.6pt;height:31.8pt" o:ole="" fillcolor="window">
                <v:imagedata r:id="rId99" o:title=""/>
              </v:shape>
              <o:OLEObject Type="Embed" ProgID="Equation.DSMT4" ShapeID="_x0000_i1060" DrawAspect="Content" ObjectID="_1791202560" r:id="rId100"/>
            </w:object>
          </w:r>
        </w:del>
      </w:ins>
    </w:p>
    <w:p w14:paraId="73EC64F4" w14:textId="17AC60AF" w:rsidR="00ED59BD" w:rsidRPr="00ED59BD" w:rsidDel="0012204B" w:rsidRDefault="00ED59BD" w:rsidP="00ED59BD">
      <w:pPr>
        <w:pStyle w:val="a9"/>
        <w:rPr>
          <w:ins w:id="3707" w:author="Lexer" w:date="2024-09-28T17:23:00Z"/>
          <w:del w:id="3708" w:author="Student" w:date="2024-10-04T11:41:00Z"/>
          <w:lang w:val="ru-RU"/>
          <w:rPrChange w:id="3709" w:author="Lexer" w:date="2024-09-28T18:01:00Z">
            <w:rPr>
              <w:ins w:id="3710" w:author="Lexer" w:date="2024-09-28T17:23:00Z"/>
              <w:del w:id="3711" w:author="Student" w:date="2024-10-04T11:41:00Z"/>
            </w:rPr>
          </w:rPrChange>
        </w:rPr>
      </w:pPr>
      <w:ins w:id="3712" w:author="Lexer" w:date="2024-09-28T18:01:00Z">
        <w:del w:id="3713" w:author="Student" w:date="2024-10-04T11:41:00Z">
          <w:r w:rsidRPr="00ED59BD" w:rsidDel="0012204B">
            <w:rPr>
              <w:lang w:val="ru-RU"/>
            </w:rPr>
            <w:delText>При переходе к реальным параметрам трансформатора принимается равенство:</w:delText>
          </w:r>
          <w:r w:rsidRPr="00ED59BD" w:rsidDel="0012204B">
            <w:rPr>
              <w:szCs w:val="28"/>
            </w:rPr>
            <w:delText xml:space="preserve"> </w:delText>
          </w:r>
        </w:del>
      </w:ins>
      <w:ins w:id="3714" w:author="Lexer" w:date="2024-09-28T18:01:00Z">
        <w:del w:id="3715" w:author="Student" w:date="2024-10-04T11:41:00Z">
          <w:r w:rsidRPr="005808EE" w:rsidDel="0012204B">
            <w:rPr>
              <w:position w:val="-10"/>
              <w:szCs w:val="28"/>
            </w:rPr>
            <w:object w:dxaOrig="1560" w:dyaOrig="440" w14:anchorId="5BB59C07">
              <v:shape id="_x0000_i1061" type="#_x0000_t75" style="width:111pt;height:31.8pt" o:ole="" fillcolor="window">
                <v:imagedata r:id="rId101" o:title=""/>
              </v:shape>
              <o:OLEObject Type="Embed" ProgID="Equation.DSMT4" ShapeID="_x0000_i1061" DrawAspect="Content" ObjectID="_1791202561" r:id="rId102"/>
            </w:object>
          </w:r>
        </w:del>
      </w:ins>
      <w:ins w:id="3716" w:author="Lexer" w:date="2024-09-28T18:01:00Z">
        <w:del w:id="3717" w:author="Student" w:date="2024-10-04T11:41:00Z">
          <w:r w:rsidDel="0012204B">
            <w:rPr>
              <w:szCs w:val="28"/>
              <w:lang w:val="ru-RU"/>
            </w:rPr>
            <w:delText xml:space="preserve"> и </w:delText>
          </w:r>
        </w:del>
      </w:ins>
      <w:ins w:id="3718" w:author="Lexer" w:date="2024-09-28T18:01:00Z">
        <w:del w:id="3719" w:author="Student" w:date="2024-10-04T11:41:00Z">
          <w:r w:rsidRPr="005808EE" w:rsidDel="0012204B">
            <w:rPr>
              <w:position w:val="-12"/>
              <w:szCs w:val="28"/>
            </w:rPr>
            <w:object w:dxaOrig="1880" w:dyaOrig="460" w14:anchorId="445021D3">
              <v:shape id="_x0000_i1062" type="#_x0000_t75" style="width:114pt;height:27.6pt" o:ole="" fillcolor="window">
                <v:imagedata r:id="rId103" o:title=""/>
              </v:shape>
              <o:OLEObject Type="Embed" ProgID="Equation.DSMT4" ShapeID="_x0000_i1062" DrawAspect="Content" ObjectID="_1791202562" r:id="rId104"/>
            </w:object>
          </w:r>
        </w:del>
      </w:ins>
    </w:p>
    <w:p w14:paraId="4F00DFCA" w14:textId="201F57E1" w:rsidR="00D853A1" w:rsidDel="0012204B" w:rsidRDefault="00D853A1" w:rsidP="00D853A1">
      <w:pPr>
        <w:pStyle w:val="a9"/>
        <w:rPr>
          <w:ins w:id="3720" w:author="Lexer" w:date="2024-09-28T17:23:00Z"/>
          <w:del w:id="3721" w:author="Student" w:date="2024-10-04T11:41:00Z"/>
          <w:lang w:val="ru-RU"/>
        </w:rPr>
      </w:pPr>
      <w:ins w:id="3722" w:author="Lexer" w:date="2024-09-28T17:23:00Z">
        <w:del w:id="3723" w:author="Student" w:date="2024-10-04T11:41:00Z">
          <w:r w:rsidDel="0012204B">
            <w:delText xml:space="preserve">3 </w:delText>
          </w:r>
          <w:r w:rsidDel="0012204B">
            <w:rPr>
              <w:lang w:val="ru-RU"/>
            </w:rPr>
            <w:delText>Что такое внешняя характеристика трансформатора и как выполняется ее измерение</w:delText>
          </w:r>
          <w:r w:rsidRPr="005D4161" w:rsidDel="0012204B">
            <w:rPr>
              <w:lang w:val="ru-RU"/>
            </w:rPr>
            <w:delText>?</w:delText>
          </w:r>
        </w:del>
      </w:ins>
    </w:p>
    <w:p w14:paraId="6148AD62" w14:textId="6D7B19B1" w:rsidR="00D853A1" w:rsidDel="0012204B" w:rsidRDefault="00D853A1" w:rsidP="00D853A1">
      <w:pPr>
        <w:pStyle w:val="a9"/>
        <w:rPr>
          <w:ins w:id="3724" w:author="Lexer" w:date="2024-09-28T17:23:00Z"/>
          <w:del w:id="3725" w:author="Student" w:date="2024-10-04T11:41:00Z"/>
          <w:lang w:val="ru-RU"/>
        </w:rPr>
      </w:pPr>
    </w:p>
    <w:p w14:paraId="268BAC18" w14:textId="46177955" w:rsidR="00D853A1" w:rsidDel="0012204B" w:rsidRDefault="00D853A1" w:rsidP="00D853A1">
      <w:pPr>
        <w:pStyle w:val="a9"/>
        <w:rPr>
          <w:ins w:id="3726" w:author="Lexer" w:date="2024-09-28T17:41:00Z"/>
          <w:del w:id="3727" w:author="Student" w:date="2024-10-04T11:41:00Z"/>
          <w:szCs w:val="28"/>
        </w:rPr>
      </w:pPr>
      <w:ins w:id="3728" w:author="Lexer" w:date="2024-09-28T17:23:00Z">
        <w:del w:id="3729" w:author="Student" w:date="2024-10-04T11:41:00Z">
          <w:r w:rsidRPr="00120B23" w:rsidDel="0012204B">
            <w:rPr>
              <w:u w:val="single"/>
              <w:lang w:val="ru-RU"/>
            </w:rPr>
            <w:delText>Ответ:</w:delText>
          </w:r>
        </w:del>
      </w:ins>
      <w:ins w:id="3730" w:author="Lexer" w:date="2024-09-28T17:41:00Z">
        <w:del w:id="3731" w:author="Student" w:date="2024-10-04T11:41:00Z">
          <w:r w:rsidR="00BF5A32" w:rsidDel="0012204B">
            <w:rPr>
              <w:lang w:val="ru-RU"/>
            </w:rPr>
            <w:delText xml:space="preserve"> </w:delText>
          </w:r>
          <w:r w:rsidR="00BF5A32" w:rsidRPr="005808EE" w:rsidDel="0012204B">
            <w:rPr>
              <w:szCs w:val="28"/>
            </w:rPr>
            <w:delText xml:space="preserve">Под внешней характеристикой трансформатора понимается зависимость выходного напряжения </w:delText>
          </w:r>
          <w:r w:rsidR="00BF5A32" w:rsidRPr="00AB41C6" w:rsidDel="0012204B">
            <w:rPr>
              <w:i/>
              <w:szCs w:val="28"/>
              <w:lang w:val="en-US"/>
            </w:rPr>
            <w:delText>U</w:delText>
          </w:r>
          <w:r w:rsidR="00BF5A32" w:rsidRPr="00AB41C6" w:rsidDel="0012204B">
            <w:rPr>
              <w:szCs w:val="28"/>
              <w:vertAlign w:val="subscript"/>
            </w:rPr>
            <w:delText>2</w:delText>
          </w:r>
          <w:r w:rsidR="00BF5A32" w:rsidRPr="00AB41C6" w:rsidDel="0012204B">
            <w:rPr>
              <w:szCs w:val="28"/>
            </w:rPr>
            <w:delText xml:space="preserve"> </w:delText>
          </w:r>
          <w:r w:rsidR="00BF5A32" w:rsidRPr="005808EE" w:rsidDel="0012204B">
            <w:rPr>
              <w:szCs w:val="28"/>
            </w:rPr>
            <w:delText xml:space="preserve">от тока нагрузки с учетом его характера (активная - </w:delText>
          </w:r>
          <w:r w:rsidR="00BF5A32" w:rsidRPr="005808EE" w:rsidDel="0012204B">
            <w:rPr>
              <w:szCs w:val="28"/>
              <w:lang w:val="en-US"/>
            </w:rPr>
            <w:delText>R</w:delText>
          </w:r>
          <w:r w:rsidR="00BF5A32" w:rsidRPr="005808EE" w:rsidDel="0012204B">
            <w:rPr>
              <w:szCs w:val="28"/>
            </w:rPr>
            <w:delText xml:space="preserve">, активно - емкостная - </w:delText>
          </w:r>
          <w:r w:rsidR="00BF5A32" w:rsidRPr="005808EE" w:rsidDel="0012204B">
            <w:rPr>
              <w:szCs w:val="28"/>
              <w:lang w:val="en-US"/>
            </w:rPr>
            <w:delText>RC</w:delText>
          </w:r>
          <w:r w:rsidR="00BF5A32" w:rsidRPr="005808EE" w:rsidDel="0012204B">
            <w:rPr>
              <w:szCs w:val="28"/>
            </w:rPr>
            <w:delText xml:space="preserve">, активно – индуктивная - </w:delText>
          </w:r>
          <w:r w:rsidR="00BF5A32" w:rsidRPr="005808EE" w:rsidDel="0012204B">
            <w:rPr>
              <w:szCs w:val="28"/>
              <w:lang w:val="en-US"/>
            </w:rPr>
            <w:delText>RL</w:delText>
          </w:r>
          <w:r w:rsidR="00BF5A32" w:rsidRPr="005808EE" w:rsidDel="0012204B">
            <w:rPr>
              <w:szCs w:val="28"/>
            </w:rPr>
            <w:delText>).</w:delText>
          </w:r>
        </w:del>
      </w:ins>
    </w:p>
    <w:p w14:paraId="4F748324" w14:textId="51B42847" w:rsidR="00BF5A32" w:rsidRPr="00AB551A" w:rsidDel="0012204B" w:rsidRDefault="00BF5A32" w:rsidP="00D853A1">
      <w:pPr>
        <w:pStyle w:val="a9"/>
        <w:rPr>
          <w:ins w:id="3732" w:author="Lexer" w:date="2024-09-28T17:23:00Z"/>
          <w:del w:id="3733" w:author="Student" w:date="2024-10-04T11:41:00Z"/>
          <w:lang w:val="ru-RU"/>
          <w:rPrChange w:id="3734" w:author="Lexer" w:date="2024-09-28T17:44:00Z">
            <w:rPr>
              <w:ins w:id="3735" w:author="Lexer" w:date="2024-09-28T17:23:00Z"/>
              <w:del w:id="3736" w:author="Student" w:date="2024-10-04T11:41:00Z"/>
              <w:u w:val="single"/>
              <w:lang w:val="ru-RU"/>
            </w:rPr>
          </w:rPrChange>
        </w:rPr>
      </w:pPr>
      <w:ins w:id="3737" w:author="Lexer" w:date="2024-09-28T17:41:00Z">
        <w:del w:id="3738" w:author="Student" w:date="2024-10-04T11:41:00Z">
          <w:r w:rsidDel="0012204B">
            <w:rPr>
              <w:szCs w:val="28"/>
            </w:rPr>
            <w:tab/>
          </w:r>
        </w:del>
      </w:ins>
      <w:ins w:id="3739" w:author="Lexer" w:date="2024-09-28T17:44:00Z">
        <w:del w:id="3740" w:author="Student" w:date="2024-10-04T11:41:00Z">
          <w:r w:rsidR="00AB551A" w:rsidDel="0012204B">
            <w:rPr>
              <w:szCs w:val="28"/>
              <w:lang w:val="ru-RU"/>
            </w:rPr>
            <w:delText>Измерение внешней характеристики трансформатора  выполняется путем</w:delText>
          </w:r>
        </w:del>
      </w:ins>
      <w:ins w:id="3741" w:author="Lexer" w:date="2024-09-28T17:45:00Z">
        <w:del w:id="3742" w:author="Student" w:date="2024-10-04T11:41:00Z">
          <w:r w:rsidR="00AB551A" w:rsidDel="0012204B">
            <w:rPr>
              <w:szCs w:val="28"/>
              <w:lang w:val="ru-RU"/>
            </w:rPr>
            <w:delText xml:space="preserve"> путем подачи на вход переменного напряжения различной частоты и измерения напряжения на выходе при различны</w:delText>
          </w:r>
        </w:del>
      </w:ins>
      <w:ins w:id="3743" w:author="Lexer" w:date="2024-09-28T17:46:00Z">
        <w:del w:id="3744" w:author="Student" w:date="2024-10-04T11:41:00Z">
          <w:r w:rsidR="00AB551A" w:rsidDel="0012204B">
            <w:rPr>
              <w:szCs w:val="28"/>
              <w:lang w:val="ru-RU"/>
            </w:rPr>
            <w:delText>х значениях напряжения. Затем, на основе данных</w:delText>
          </w:r>
          <w:r w:rsidR="007D3FDF" w:rsidDel="0012204B">
            <w:rPr>
              <w:szCs w:val="28"/>
              <w:lang w:val="ru-RU"/>
            </w:rPr>
            <w:delText>,</w:delText>
          </w:r>
          <w:r w:rsidR="00AB551A" w:rsidDel="0012204B">
            <w:rPr>
              <w:szCs w:val="28"/>
              <w:lang w:val="ru-RU"/>
            </w:rPr>
            <w:delText xml:space="preserve"> строится </w:delText>
          </w:r>
          <w:r w:rsidR="007D3FDF" w:rsidDel="0012204B">
            <w:rPr>
              <w:szCs w:val="28"/>
              <w:lang w:val="ru-RU"/>
            </w:rPr>
            <w:delText>график или диаграмма(векторная диаграмма), отобра</w:delText>
          </w:r>
        </w:del>
      </w:ins>
      <w:ins w:id="3745" w:author="Lexer" w:date="2024-09-28T17:47:00Z">
        <w:del w:id="3746" w:author="Student" w:date="2024-10-04T11:41:00Z">
          <w:r w:rsidR="007D3FDF" w:rsidDel="0012204B">
            <w:rPr>
              <w:szCs w:val="28"/>
              <w:lang w:val="ru-RU"/>
            </w:rPr>
            <w:delText>жающая эффективность работы трансформатора.</w:delText>
          </w:r>
        </w:del>
      </w:ins>
    </w:p>
    <w:p w14:paraId="2A5F56A4" w14:textId="0779FE4B" w:rsidR="00D853A1" w:rsidRPr="005D4161" w:rsidDel="0012204B" w:rsidRDefault="00D853A1" w:rsidP="00D853A1">
      <w:pPr>
        <w:pStyle w:val="a9"/>
        <w:rPr>
          <w:ins w:id="3747" w:author="Lexer" w:date="2024-09-28T17:23:00Z"/>
          <w:del w:id="3748" w:author="Student" w:date="2024-10-04T11:41:00Z"/>
          <w:lang w:val="ru-RU"/>
        </w:rPr>
      </w:pPr>
    </w:p>
    <w:p w14:paraId="6F9626DD" w14:textId="572888A4" w:rsidR="00D853A1" w:rsidDel="0012204B" w:rsidRDefault="00D853A1" w:rsidP="00D853A1">
      <w:pPr>
        <w:pStyle w:val="a9"/>
        <w:rPr>
          <w:ins w:id="3749" w:author="Lexer" w:date="2024-09-28T17:23:00Z"/>
          <w:del w:id="3750" w:author="Student" w:date="2024-10-04T11:41:00Z"/>
        </w:rPr>
      </w:pPr>
      <w:ins w:id="3751" w:author="Lexer" w:date="2024-09-28T17:23:00Z">
        <w:del w:id="3752" w:author="Student" w:date="2024-10-04T11:41:00Z">
          <w:r w:rsidDel="0012204B">
            <w:delText xml:space="preserve">4  Что включает в себя схема замещения </w:delText>
          </w:r>
          <w:r w:rsidDel="0012204B">
            <w:rPr>
              <w:lang w:val="ru-RU"/>
            </w:rPr>
            <w:delText>линейного трансформатора</w:delText>
          </w:r>
          <w:r w:rsidDel="0012204B">
            <w:delText>?</w:delText>
          </w:r>
        </w:del>
      </w:ins>
    </w:p>
    <w:p w14:paraId="54A0AEE5" w14:textId="490EEE11" w:rsidR="00173C11" w:rsidDel="0012204B" w:rsidRDefault="00173C11" w:rsidP="00006BFC">
      <w:pPr>
        <w:ind w:firstLine="0"/>
        <w:rPr>
          <w:ins w:id="3753" w:author="Lexer" w:date="2024-09-28T17:23:00Z"/>
          <w:del w:id="3754" w:author="Student" w:date="2024-10-04T11:41:00Z"/>
          <w:rFonts w:ascii="Courier New" w:eastAsia="Courier New" w:hAnsi="Courier New" w:cs="Courier New"/>
          <w:bCs/>
          <w:sz w:val="24"/>
          <w:szCs w:val="24"/>
          <w:lang w:val="x-none"/>
        </w:rPr>
      </w:pPr>
    </w:p>
    <w:p w14:paraId="65BF4BA7" w14:textId="29F81949" w:rsidR="004B4AD6" w:rsidDel="0012204B" w:rsidRDefault="00D853A1" w:rsidP="00D853A1">
      <w:pPr>
        <w:pStyle w:val="a9"/>
        <w:rPr>
          <w:ins w:id="3755" w:author="Lexer" w:date="2024-09-28T17:36:00Z"/>
          <w:del w:id="3756" w:author="Student" w:date="2024-10-04T11:41:00Z"/>
          <w:lang w:val="ru-RU"/>
        </w:rPr>
      </w:pPr>
      <w:ins w:id="3757" w:author="Lexer" w:date="2024-09-28T17:23:00Z">
        <w:del w:id="3758" w:author="Student" w:date="2024-10-04T11:41:00Z">
          <w:r w:rsidRPr="00120B23" w:rsidDel="0012204B">
            <w:rPr>
              <w:u w:val="single"/>
              <w:lang w:val="ru-RU"/>
            </w:rPr>
            <w:delText>Ответ:</w:delText>
          </w:r>
        </w:del>
      </w:ins>
      <w:ins w:id="3759" w:author="Lexer" w:date="2024-09-28T17:27:00Z">
        <w:del w:id="3760" w:author="Student" w:date="2024-10-04T11:41:00Z">
          <w:r w:rsidR="004B4AD6" w:rsidDel="0012204B">
            <w:rPr>
              <w:u w:val="single"/>
              <w:lang w:val="ru-RU"/>
            </w:rPr>
            <w:delText xml:space="preserve"> </w:delText>
          </w:r>
        </w:del>
      </w:ins>
      <w:ins w:id="3761" w:author="Lexer" w:date="2024-09-28T17:31:00Z">
        <w:del w:id="3762" w:author="Student" w:date="2024-10-04T11:41:00Z">
          <w:r w:rsidR="00F92511" w:rsidDel="0012204B">
            <w:rPr>
              <w:lang w:val="ru-RU"/>
            </w:rPr>
            <w:delText>Схема замещения линейного трансформатора</w:delText>
          </w:r>
        </w:del>
      </w:ins>
      <w:ins w:id="3763" w:author="Lexer" w:date="2024-09-28T17:36:00Z">
        <w:del w:id="3764" w:author="Student" w:date="2024-10-04T11:41:00Z">
          <w:r w:rsidR="00BF5A32" w:rsidDel="0012204B">
            <w:rPr>
              <w:lang w:val="ru-RU"/>
            </w:rPr>
            <w:delText xml:space="preserve"> содержит:</w:delText>
          </w:r>
        </w:del>
      </w:ins>
    </w:p>
    <w:p w14:paraId="747A7ED1" w14:textId="3C6BB8ED" w:rsidR="00BF5A32" w:rsidDel="0012204B" w:rsidRDefault="00BF5A32" w:rsidP="00BF5A32">
      <w:pPr>
        <w:pStyle w:val="30"/>
        <w:keepNext/>
        <w:spacing w:after="0"/>
        <w:ind w:left="0" w:firstLine="709"/>
        <w:jc w:val="both"/>
        <w:rPr>
          <w:ins w:id="3765" w:author="Lexer" w:date="2024-09-28T17:36:00Z"/>
          <w:del w:id="3766" w:author="Student" w:date="2024-10-04T11:41:00Z"/>
          <w:sz w:val="28"/>
          <w:szCs w:val="28"/>
          <w:lang w:val="ru-RU"/>
        </w:rPr>
      </w:pPr>
      <w:ins w:id="3767" w:author="Lexer" w:date="2024-09-28T17:36:00Z">
        <w:del w:id="3768" w:author="Student" w:date="2024-10-04T11:41:00Z">
          <w:r w:rsidRPr="005808EE" w:rsidDel="0012204B">
            <w:rPr>
              <w:sz w:val="28"/>
              <w:szCs w:val="28"/>
              <w:lang w:val="en-US"/>
            </w:rPr>
            <w:delText>R</w:delText>
          </w:r>
          <w:r w:rsidRPr="005808EE" w:rsidDel="0012204B">
            <w:rPr>
              <w:sz w:val="28"/>
              <w:szCs w:val="28"/>
              <w:vertAlign w:val="subscript"/>
            </w:rPr>
            <w:delText>0</w:delText>
          </w:r>
          <w:r w:rsidRPr="005808EE" w:rsidDel="0012204B">
            <w:rPr>
              <w:sz w:val="28"/>
              <w:szCs w:val="28"/>
            </w:rPr>
            <w:delText xml:space="preserve"> – </w:delText>
          </w:r>
          <w:r w:rsidDel="0012204B">
            <w:rPr>
              <w:sz w:val="28"/>
              <w:szCs w:val="28"/>
              <w:lang w:val="ru-RU"/>
            </w:rPr>
            <w:delText>активное сопротивление</w:delText>
          </w:r>
          <w:r w:rsidRPr="00EF58D7" w:rsidDel="0012204B">
            <w:rPr>
              <w:sz w:val="28"/>
              <w:szCs w:val="28"/>
              <w:lang w:val="ru-RU"/>
            </w:rPr>
            <w:delText xml:space="preserve">, </w:delText>
          </w:r>
          <w:r w:rsidDel="0012204B">
            <w:rPr>
              <w:sz w:val="28"/>
              <w:szCs w:val="28"/>
              <w:lang w:val="ru-RU"/>
            </w:rPr>
            <w:delText xml:space="preserve">учитывающее </w:delText>
          </w:r>
          <w:r w:rsidRPr="005808EE" w:rsidDel="0012204B">
            <w:rPr>
              <w:sz w:val="28"/>
              <w:szCs w:val="28"/>
            </w:rPr>
            <w:delText>потери в магнитопроводе</w:delText>
          </w:r>
          <w:r w:rsidDel="0012204B">
            <w:rPr>
              <w:sz w:val="28"/>
              <w:szCs w:val="28"/>
              <w:lang w:val="ru-RU"/>
            </w:rPr>
            <w:delText>;</w:delText>
          </w:r>
        </w:del>
      </w:ins>
    </w:p>
    <w:p w14:paraId="1603C5B5" w14:textId="0BA22169" w:rsidR="00BF5A32" w:rsidRPr="00BF5A32" w:rsidDel="0012204B" w:rsidRDefault="00BF5A32" w:rsidP="00BF5A32">
      <w:pPr>
        <w:pStyle w:val="30"/>
        <w:keepNext/>
        <w:spacing w:after="0"/>
        <w:ind w:left="0" w:firstLine="709"/>
        <w:jc w:val="both"/>
        <w:rPr>
          <w:ins w:id="3769" w:author="Lexer" w:date="2024-09-28T17:36:00Z"/>
          <w:del w:id="3770" w:author="Student" w:date="2024-10-04T11:41:00Z"/>
          <w:sz w:val="28"/>
          <w:szCs w:val="28"/>
          <w:lang w:val="ru-RU"/>
          <w:rPrChange w:id="3771" w:author="Lexer" w:date="2024-09-28T17:36:00Z">
            <w:rPr>
              <w:ins w:id="3772" w:author="Lexer" w:date="2024-09-28T17:36:00Z"/>
              <w:del w:id="3773" w:author="Student" w:date="2024-10-04T11:41:00Z"/>
              <w:sz w:val="28"/>
              <w:szCs w:val="28"/>
            </w:rPr>
          </w:rPrChange>
        </w:rPr>
      </w:pPr>
    </w:p>
    <w:p w14:paraId="344C76E8" w14:textId="7DEB2884" w:rsidR="00BF5A32" w:rsidRPr="00F92511" w:rsidDel="0012204B" w:rsidRDefault="00BF5A32">
      <w:pPr>
        <w:pStyle w:val="a9"/>
        <w:ind w:firstLine="709"/>
        <w:rPr>
          <w:ins w:id="3774" w:author="Lexer" w:date="2024-09-28T17:23:00Z"/>
          <w:del w:id="3775" w:author="Student" w:date="2024-10-04T11:41:00Z"/>
          <w:lang w:val="ru-RU"/>
          <w:rPrChange w:id="3776" w:author="Lexer" w:date="2024-09-28T17:31:00Z">
            <w:rPr>
              <w:ins w:id="3777" w:author="Lexer" w:date="2024-09-28T17:23:00Z"/>
              <w:del w:id="3778" w:author="Student" w:date="2024-10-04T11:41:00Z"/>
              <w:u w:val="single"/>
              <w:lang w:val="ru-RU"/>
            </w:rPr>
          </w:rPrChange>
        </w:rPr>
        <w:pPrChange w:id="3779" w:author="Lexer" w:date="2024-09-28T17:36:00Z">
          <w:pPr>
            <w:pStyle w:val="a9"/>
          </w:pPr>
        </w:pPrChange>
      </w:pPr>
      <w:ins w:id="3780" w:author="Lexer" w:date="2024-09-28T17:36:00Z">
        <w:del w:id="3781" w:author="Student" w:date="2024-10-04T11:41:00Z">
          <w:r w:rsidRPr="005808EE" w:rsidDel="0012204B">
            <w:rPr>
              <w:szCs w:val="28"/>
              <w:lang w:val="en-US"/>
            </w:rPr>
            <w:delText>X</w:delText>
          </w:r>
          <w:r w:rsidRPr="005808EE" w:rsidDel="0012204B">
            <w:rPr>
              <w:szCs w:val="28"/>
              <w:vertAlign w:val="subscript"/>
            </w:rPr>
            <w:delText>0</w:delText>
          </w:r>
          <w:r w:rsidRPr="005808EE" w:rsidDel="0012204B">
            <w:rPr>
              <w:szCs w:val="28"/>
            </w:rPr>
            <w:delText xml:space="preserve"> – </w:delText>
          </w:r>
          <w:r w:rsidDel="0012204B">
            <w:rPr>
              <w:szCs w:val="28"/>
              <w:lang w:val="ru-RU"/>
            </w:rPr>
            <w:delText>реактивная составляющая индуктивного характера</w:delText>
          </w:r>
          <w:r w:rsidRPr="00EF58D7" w:rsidDel="0012204B">
            <w:rPr>
              <w:szCs w:val="28"/>
              <w:lang w:val="ru-RU"/>
            </w:rPr>
            <w:delText xml:space="preserve">, </w:delText>
          </w:r>
          <w:r w:rsidRPr="005808EE" w:rsidDel="0012204B">
            <w:rPr>
              <w:szCs w:val="28"/>
            </w:rPr>
            <w:delText>учитыва</w:delText>
          </w:r>
          <w:r w:rsidDel="0012204B">
            <w:rPr>
              <w:szCs w:val="28"/>
              <w:lang w:val="ru-RU"/>
            </w:rPr>
            <w:delText xml:space="preserve">ющая </w:delText>
          </w:r>
          <w:r w:rsidRPr="005808EE" w:rsidDel="0012204B">
            <w:rPr>
              <w:szCs w:val="28"/>
            </w:rPr>
            <w:delText>намагниченность материала сердечника и зависит от марки материала</w:delText>
          </w:r>
        </w:del>
      </w:ins>
    </w:p>
    <w:p w14:paraId="135ADBE8" w14:textId="1CDA7A3E" w:rsidR="00D853A1" w:rsidRPr="00D853A1" w:rsidRDefault="00D853A1" w:rsidP="00006BFC">
      <w:pPr>
        <w:ind w:firstLine="0"/>
        <w:rPr>
          <w:rFonts w:ascii="Courier New" w:eastAsia="Courier New" w:hAnsi="Courier New" w:cs="Courier New"/>
          <w:bCs/>
          <w:sz w:val="24"/>
          <w:szCs w:val="24"/>
          <w:lang w:val="x-none"/>
          <w:rPrChange w:id="3782" w:author="Lexer" w:date="2024-09-28T17:23:00Z">
            <w:rPr>
              <w:rFonts w:ascii="Courier New" w:eastAsia="Courier New" w:hAnsi="Courier New" w:cs="Courier New"/>
              <w:bCs/>
              <w:sz w:val="24"/>
              <w:szCs w:val="24"/>
            </w:rPr>
          </w:rPrChange>
        </w:rPr>
      </w:pPr>
    </w:p>
    <w:sectPr w:rsidR="00D853A1" w:rsidRPr="00D853A1">
      <w:footerReference w:type="default" r:id="rId105"/>
      <w:headerReference w:type="first" r:id="rId106"/>
      <w:footerReference w:type="first" r:id="rId107"/>
      <w:pgSz w:w="11909" w:h="16834"/>
      <w:pgMar w:top="1440" w:right="1115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17BB68" w14:textId="77777777" w:rsidR="0061380A" w:rsidRDefault="0061380A">
      <w:pPr>
        <w:spacing w:line="240" w:lineRule="auto"/>
      </w:pPr>
      <w:r>
        <w:separator/>
      </w:r>
    </w:p>
  </w:endnote>
  <w:endnote w:type="continuationSeparator" w:id="0">
    <w:p w14:paraId="4303AC3A" w14:textId="77777777" w:rsidR="0061380A" w:rsidRDefault="0061380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3775AA" w14:textId="170B2748" w:rsidR="005E6626" w:rsidRDefault="009442FF">
    <w:pPr>
      <w:jc w:val="right"/>
    </w:pPr>
    <w:r>
      <w:fldChar w:fldCharType="begin"/>
    </w:r>
    <w:r>
      <w:instrText>PAGE</w:instrText>
    </w:r>
    <w:r>
      <w:fldChar w:fldCharType="separate"/>
    </w:r>
    <w:r w:rsidR="00951D9F">
      <w:rPr>
        <w:noProof/>
      </w:rP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8D496E" w14:textId="77777777" w:rsidR="005E6626" w:rsidRDefault="005E662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4C0789" w14:textId="77777777" w:rsidR="0061380A" w:rsidRDefault="0061380A">
      <w:pPr>
        <w:spacing w:line="240" w:lineRule="auto"/>
      </w:pPr>
      <w:r>
        <w:separator/>
      </w:r>
    </w:p>
  </w:footnote>
  <w:footnote w:type="continuationSeparator" w:id="0">
    <w:p w14:paraId="32E92C7A" w14:textId="77777777" w:rsidR="0061380A" w:rsidRDefault="0061380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E5C562" w14:textId="77777777" w:rsidR="005E6626" w:rsidRDefault="005E662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6" type="#_x0000_t75" style="width:39.6pt;height:9.6pt;visibility:visible;mso-wrap-style:square" o:bullet="t">
        <v:imagedata r:id="rId1" o:title=""/>
      </v:shape>
    </w:pict>
  </w:numPicBullet>
  <w:abstractNum w:abstractNumId="0" w15:restartNumberingAfterBreak="0">
    <w:nsid w:val="0000044E"/>
    <w:multiLevelType w:val="multilevel"/>
    <w:tmpl w:val="2D740C0A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cs="Times New Roman"/>
        <w:b/>
        <w:bCs/>
        <w:i w:val="0"/>
        <w:iCs w:val="0"/>
        <w:w w:val="100"/>
        <w:sz w:val="28"/>
        <w:szCs w:val="28"/>
      </w:rPr>
    </w:lvl>
    <w:lvl w:ilvl="1">
      <w:numFmt w:val="bullet"/>
      <w:lvlText w:val="•"/>
      <w:lvlJc w:val="left"/>
      <w:pPr>
        <w:ind w:left="7842" w:hanging="360"/>
      </w:pPr>
    </w:lvl>
    <w:lvl w:ilvl="2">
      <w:numFmt w:val="bullet"/>
      <w:lvlText w:val="•"/>
      <w:lvlJc w:val="left"/>
      <w:pPr>
        <w:ind w:left="8050" w:hanging="360"/>
      </w:pPr>
    </w:lvl>
    <w:lvl w:ilvl="3">
      <w:numFmt w:val="bullet"/>
      <w:lvlText w:val="•"/>
      <w:lvlJc w:val="left"/>
      <w:pPr>
        <w:ind w:left="8259" w:hanging="360"/>
      </w:pPr>
    </w:lvl>
    <w:lvl w:ilvl="4">
      <w:numFmt w:val="bullet"/>
      <w:lvlText w:val="•"/>
      <w:lvlJc w:val="left"/>
      <w:pPr>
        <w:ind w:left="8468" w:hanging="360"/>
      </w:pPr>
    </w:lvl>
    <w:lvl w:ilvl="5">
      <w:numFmt w:val="bullet"/>
      <w:lvlText w:val="•"/>
      <w:lvlJc w:val="left"/>
      <w:pPr>
        <w:ind w:left="8677" w:hanging="360"/>
      </w:pPr>
    </w:lvl>
    <w:lvl w:ilvl="6">
      <w:numFmt w:val="bullet"/>
      <w:lvlText w:val="•"/>
      <w:lvlJc w:val="left"/>
      <w:pPr>
        <w:ind w:left="8886" w:hanging="360"/>
      </w:pPr>
    </w:lvl>
    <w:lvl w:ilvl="7">
      <w:numFmt w:val="bullet"/>
      <w:lvlText w:val="•"/>
      <w:lvlJc w:val="left"/>
      <w:pPr>
        <w:ind w:left="9095" w:hanging="360"/>
      </w:pPr>
    </w:lvl>
    <w:lvl w:ilvl="8">
      <w:numFmt w:val="bullet"/>
      <w:lvlText w:val="•"/>
      <w:lvlJc w:val="left"/>
      <w:pPr>
        <w:ind w:left="9304" w:hanging="360"/>
      </w:pPr>
    </w:lvl>
  </w:abstractNum>
  <w:abstractNum w:abstractNumId="1" w15:restartNumberingAfterBreak="0">
    <w:nsid w:val="2DF122B6"/>
    <w:multiLevelType w:val="singleLevel"/>
    <w:tmpl w:val="96DA90EC"/>
    <w:lvl w:ilvl="0">
      <w:start w:val="5"/>
      <w:numFmt w:val="bullet"/>
      <w:lvlText w:val="–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40F122DA"/>
    <w:multiLevelType w:val="singleLevel"/>
    <w:tmpl w:val="8C82DCEA"/>
    <w:lvl w:ilvl="0">
      <w:start w:val="3"/>
      <w:numFmt w:val="bullet"/>
      <w:lvlText w:val="–"/>
      <w:lvlJc w:val="left"/>
      <w:pPr>
        <w:tabs>
          <w:tab w:val="num" w:pos="928"/>
        </w:tabs>
        <w:ind w:left="928" w:hanging="360"/>
      </w:pPr>
      <w:rPr>
        <w:rFonts w:hint="default"/>
      </w:rPr>
    </w:lvl>
  </w:abstractNum>
  <w:abstractNum w:abstractNumId="3" w15:restartNumberingAfterBreak="0">
    <w:nsid w:val="55DA59CA"/>
    <w:multiLevelType w:val="multilevel"/>
    <w:tmpl w:val="D4DA2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10176F4"/>
    <w:multiLevelType w:val="multilevel"/>
    <w:tmpl w:val="94424E1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744A0727"/>
    <w:multiLevelType w:val="hybridMultilevel"/>
    <w:tmpl w:val="1C10D068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5"/>
  </w:num>
  <w:num w:numId="2">
    <w:abstractNumId w:val="2"/>
  </w:num>
  <w:num w:numId="3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3"/>
  </w:num>
  <w:num w:numId="5">
    <w:abstractNumId w:val="4"/>
  </w:num>
  <w:num w:numId="6">
    <w:abstractNumId w:val="1"/>
    <w:lvlOverride w:ilv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nikitadorogin@yandex.ru">
    <w15:presenceInfo w15:providerId="Windows Live" w15:userId="48ff557abb17f07a"/>
  </w15:person>
  <w15:person w15:author="Student">
    <w15:presenceInfo w15:providerId="None" w15:userId="Student"/>
  </w15:person>
  <w15:person w15:author="Lexer">
    <w15:presenceInfo w15:providerId="None" w15:userId="Lexe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6626"/>
    <w:rsid w:val="00006BFC"/>
    <w:rsid w:val="00014A4D"/>
    <w:rsid w:val="00023473"/>
    <w:rsid w:val="0002638E"/>
    <w:rsid w:val="00050D4D"/>
    <w:rsid w:val="000768DC"/>
    <w:rsid w:val="0008363D"/>
    <w:rsid w:val="00085710"/>
    <w:rsid w:val="000D2A6C"/>
    <w:rsid w:val="000E2386"/>
    <w:rsid w:val="001025D6"/>
    <w:rsid w:val="00112264"/>
    <w:rsid w:val="0012204B"/>
    <w:rsid w:val="001236B0"/>
    <w:rsid w:val="00125E35"/>
    <w:rsid w:val="001333FA"/>
    <w:rsid w:val="00143325"/>
    <w:rsid w:val="001449BD"/>
    <w:rsid w:val="00167A93"/>
    <w:rsid w:val="00173C11"/>
    <w:rsid w:val="00197DB3"/>
    <w:rsid w:val="001C1DE0"/>
    <w:rsid w:val="001E530F"/>
    <w:rsid w:val="001E7579"/>
    <w:rsid w:val="00237DAF"/>
    <w:rsid w:val="00242197"/>
    <w:rsid w:val="002425A3"/>
    <w:rsid w:val="002768EE"/>
    <w:rsid w:val="00280DD9"/>
    <w:rsid w:val="002B1E7D"/>
    <w:rsid w:val="002B638C"/>
    <w:rsid w:val="002D561A"/>
    <w:rsid w:val="002F0F22"/>
    <w:rsid w:val="002F3DEB"/>
    <w:rsid w:val="002F7214"/>
    <w:rsid w:val="002F7309"/>
    <w:rsid w:val="002F7FD4"/>
    <w:rsid w:val="00301437"/>
    <w:rsid w:val="003057DC"/>
    <w:rsid w:val="00312097"/>
    <w:rsid w:val="003217AF"/>
    <w:rsid w:val="00346A1F"/>
    <w:rsid w:val="00365FF5"/>
    <w:rsid w:val="003778B7"/>
    <w:rsid w:val="00393DC8"/>
    <w:rsid w:val="003A264E"/>
    <w:rsid w:val="003B5442"/>
    <w:rsid w:val="003C16C8"/>
    <w:rsid w:val="003D1F0D"/>
    <w:rsid w:val="00402D50"/>
    <w:rsid w:val="004339E3"/>
    <w:rsid w:val="0043670D"/>
    <w:rsid w:val="00443652"/>
    <w:rsid w:val="00492E97"/>
    <w:rsid w:val="00496B71"/>
    <w:rsid w:val="00497775"/>
    <w:rsid w:val="004A026B"/>
    <w:rsid w:val="004B35ED"/>
    <w:rsid w:val="004B4AD6"/>
    <w:rsid w:val="004B709B"/>
    <w:rsid w:val="004C30E4"/>
    <w:rsid w:val="004C7784"/>
    <w:rsid w:val="004E0789"/>
    <w:rsid w:val="004F2DB6"/>
    <w:rsid w:val="004F64BA"/>
    <w:rsid w:val="00507F19"/>
    <w:rsid w:val="0053381D"/>
    <w:rsid w:val="00554D5E"/>
    <w:rsid w:val="005550F5"/>
    <w:rsid w:val="005674A2"/>
    <w:rsid w:val="00575B1B"/>
    <w:rsid w:val="005C31C1"/>
    <w:rsid w:val="005E1C7F"/>
    <w:rsid w:val="005E6626"/>
    <w:rsid w:val="005F0164"/>
    <w:rsid w:val="005F6A74"/>
    <w:rsid w:val="006026E4"/>
    <w:rsid w:val="0061380A"/>
    <w:rsid w:val="0062218C"/>
    <w:rsid w:val="0063169D"/>
    <w:rsid w:val="00644E4A"/>
    <w:rsid w:val="00645A1A"/>
    <w:rsid w:val="00663497"/>
    <w:rsid w:val="00665E0F"/>
    <w:rsid w:val="0069039C"/>
    <w:rsid w:val="00690ECC"/>
    <w:rsid w:val="00697E35"/>
    <w:rsid w:val="006B3156"/>
    <w:rsid w:val="006B3AE6"/>
    <w:rsid w:val="006B4A6C"/>
    <w:rsid w:val="00701B2A"/>
    <w:rsid w:val="00753753"/>
    <w:rsid w:val="007D3FDF"/>
    <w:rsid w:val="007F3E9B"/>
    <w:rsid w:val="00805CF4"/>
    <w:rsid w:val="00815AF4"/>
    <w:rsid w:val="00821BBB"/>
    <w:rsid w:val="00824A49"/>
    <w:rsid w:val="00826BB0"/>
    <w:rsid w:val="00847E72"/>
    <w:rsid w:val="008554A2"/>
    <w:rsid w:val="008A0F69"/>
    <w:rsid w:val="008B3AA5"/>
    <w:rsid w:val="008C62A3"/>
    <w:rsid w:val="008E14E7"/>
    <w:rsid w:val="008F7345"/>
    <w:rsid w:val="009038B8"/>
    <w:rsid w:val="00903DDF"/>
    <w:rsid w:val="009330D8"/>
    <w:rsid w:val="009442FF"/>
    <w:rsid w:val="00947C9D"/>
    <w:rsid w:val="009512A0"/>
    <w:rsid w:val="00951D9F"/>
    <w:rsid w:val="00960A0D"/>
    <w:rsid w:val="009708AE"/>
    <w:rsid w:val="00981D37"/>
    <w:rsid w:val="0098647D"/>
    <w:rsid w:val="009B24C2"/>
    <w:rsid w:val="009C5B84"/>
    <w:rsid w:val="009D63A3"/>
    <w:rsid w:val="009F43B9"/>
    <w:rsid w:val="00A04790"/>
    <w:rsid w:val="00A54D44"/>
    <w:rsid w:val="00A55DFB"/>
    <w:rsid w:val="00AB18E5"/>
    <w:rsid w:val="00AB551A"/>
    <w:rsid w:val="00AF3B34"/>
    <w:rsid w:val="00B07702"/>
    <w:rsid w:val="00B14639"/>
    <w:rsid w:val="00B172D8"/>
    <w:rsid w:val="00B21C15"/>
    <w:rsid w:val="00B24EAB"/>
    <w:rsid w:val="00B379F1"/>
    <w:rsid w:val="00B435C4"/>
    <w:rsid w:val="00B87D09"/>
    <w:rsid w:val="00B94457"/>
    <w:rsid w:val="00BA0DCB"/>
    <w:rsid w:val="00BA19BD"/>
    <w:rsid w:val="00BB24E2"/>
    <w:rsid w:val="00BB7B74"/>
    <w:rsid w:val="00BD4711"/>
    <w:rsid w:val="00BD6AAB"/>
    <w:rsid w:val="00BE7E64"/>
    <w:rsid w:val="00BF5A32"/>
    <w:rsid w:val="00C21ACF"/>
    <w:rsid w:val="00C2677B"/>
    <w:rsid w:val="00C477F2"/>
    <w:rsid w:val="00C70B4F"/>
    <w:rsid w:val="00C76482"/>
    <w:rsid w:val="00C819ED"/>
    <w:rsid w:val="00C82A66"/>
    <w:rsid w:val="00CD31C9"/>
    <w:rsid w:val="00D02E15"/>
    <w:rsid w:val="00D3096E"/>
    <w:rsid w:val="00D65AEC"/>
    <w:rsid w:val="00D71EA7"/>
    <w:rsid w:val="00D853A1"/>
    <w:rsid w:val="00D86F16"/>
    <w:rsid w:val="00D96721"/>
    <w:rsid w:val="00DA388C"/>
    <w:rsid w:val="00DB3ED0"/>
    <w:rsid w:val="00DD03DF"/>
    <w:rsid w:val="00DD05E5"/>
    <w:rsid w:val="00DD2D24"/>
    <w:rsid w:val="00E0677A"/>
    <w:rsid w:val="00E128C5"/>
    <w:rsid w:val="00E23D51"/>
    <w:rsid w:val="00E3693C"/>
    <w:rsid w:val="00E43387"/>
    <w:rsid w:val="00E47E68"/>
    <w:rsid w:val="00E54B29"/>
    <w:rsid w:val="00E76A7B"/>
    <w:rsid w:val="00EA1A0E"/>
    <w:rsid w:val="00ED33D7"/>
    <w:rsid w:val="00ED583D"/>
    <w:rsid w:val="00ED59BD"/>
    <w:rsid w:val="00EE3367"/>
    <w:rsid w:val="00EF4D3C"/>
    <w:rsid w:val="00F2021B"/>
    <w:rsid w:val="00F54E80"/>
    <w:rsid w:val="00F70106"/>
    <w:rsid w:val="00F731BE"/>
    <w:rsid w:val="00F92511"/>
    <w:rsid w:val="00F92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,"/>
  <w:listSeparator w:val=";"/>
  <w14:docId w14:val="6F1EDE31"/>
  <w15:docId w15:val="{3E01A965-A4D7-4E98-8754-F53B13E7A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line="360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0F22"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ind w:firstLine="0"/>
      <w:outlineLvl w:val="0"/>
    </w:pPr>
    <w:rPr>
      <w:b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5CF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9">
    <w:name w:val="heading 9"/>
    <w:basedOn w:val="a"/>
    <w:next w:val="a"/>
    <w:link w:val="90"/>
    <w:uiPriority w:val="9"/>
    <w:qFormat/>
    <w:rsid w:val="00BB24E2"/>
    <w:pPr>
      <w:spacing w:before="240" w:after="60" w:line="240" w:lineRule="auto"/>
      <w:ind w:firstLine="0"/>
      <w:jc w:val="left"/>
      <w:outlineLvl w:val="8"/>
    </w:pPr>
    <w:rPr>
      <w:rFonts w:ascii="Cambria" w:hAnsi="Cambria"/>
      <w:sz w:val="22"/>
      <w:szCs w:val="22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tabs>
        <w:tab w:val="left" w:pos="6825"/>
      </w:tabs>
      <w:spacing w:line="240" w:lineRule="auto"/>
      <w:ind w:left="-426" w:firstLine="0"/>
      <w:jc w:val="center"/>
    </w:pPr>
    <w:rPr>
      <w:sz w:val="24"/>
      <w:szCs w:val="24"/>
    </w:rPr>
  </w:style>
  <w:style w:type="paragraph" w:styleId="a4">
    <w:name w:val="Subtitle"/>
    <w:basedOn w:val="a"/>
    <w:next w:val="a"/>
    <w:uiPriority w:val="11"/>
    <w:qFormat/>
    <w:pPr>
      <w:keepNext/>
      <w:keepLines/>
      <w:spacing w:line="240" w:lineRule="auto"/>
    </w:p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7">
    <w:name w:val="List Paragraph"/>
    <w:basedOn w:val="a"/>
    <w:link w:val="a8"/>
    <w:uiPriority w:val="34"/>
    <w:qFormat/>
    <w:rsid w:val="00847E72"/>
    <w:pPr>
      <w:ind w:left="720"/>
      <w:contextualSpacing/>
    </w:pPr>
  </w:style>
  <w:style w:type="paragraph" w:styleId="a9">
    <w:name w:val="Body Text Indent"/>
    <w:basedOn w:val="a"/>
    <w:link w:val="aa"/>
    <w:rsid w:val="00E0677A"/>
    <w:pPr>
      <w:spacing w:line="240" w:lineRule="auto"/>
      <w:ind w:firstLine="0"/>
    </w:pPr>
    <w:rPr>
      <w:szCs w:val="20"/>
      <w:lang w:val="x-none" w:eastAsia="x-none"/>
    </w:rPr>
  </w:style>
  <w:style w:type="character" w:customStyle="1" w:styleId="aa">
    <w:name w:val="Основной текст с отступом Знак"/>
    <w:basedOn w:val="a0"/>
    <w:link w:val="a9"/>
    <w:rsid w:val="00E0677A"/>
    <w:rPr>
      <w:szCs w:val="20"/>
      <w:lang w:val="x-none" w:eastAsia="x-none"/>
    </w:rPr>
  </w:style>
  <w:style w:type="paragraph" w:styleId="ab">
    <w:name w:val="Body Text"/>
    <w:basedOn w:val="a"/>
    <w:link w:val="ac"/>
    <w:uiPriority w:val="99"/>
    <w:unhideWhenUsed/>
    <w:rsid w:val="00805CF4"/>
    <w:pPr>
      <w:spacing w:after="120"/>
    </w:pPr>
  </w:style>
  <w:style w:type="character" w:customStyle="1" w:styleId="ac">
    <w:name w:val="Основной текст Знак"/>
    <w:basedOn w:val="a0"/>
    <w:link w:val="ab"/>
    <w:uiPriority w:val="99"/>
    <w:rsid w:val="00805CF4"/>
  </w:style>
  <w:style w:type="character" w:customStyle="1" w:styleId="70">
    <w:name w:val="Заголовок 7 Знак"/>
    <w:basedOn w:val="a0"/>
    <w:link w:val="7"/>
    <w:rsid w:val="00805CF4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90">
    <w:name w:val="Заголовок 9 Знак"/>
    <w:basedOn w:val="a0"/>
    <w:link w:val="9"/>
    <w:uiPriority w:val="9"/>
    <w:rsid w:val="00BB24E2"/>
    <w:rPr>
      <w:rFonts w:ascii="Cambria" w:hAnsi="Cambria"/>
      <w:sz w:val="22"/>
      <w:szCs w:val="22"/>
      <w:lang w:val="x-none" w:eastAsia="x-none"/>
    </w:rPr>
  </w:style>
  <w:style w:type="character" w:customStyle="1" w:styleId="fontstyle01">
    <w:name w:val="fontstyle01"/>
    <w:basedOn w:val="a0"/>
    <w:rsid w:val="00507F19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a8">
    <w:name w:val="Абзац списка Знак"/>
    <w:link w:val="a7"/>
    <w:uiPriority w:val="34"/>
    <w:rsid w:val="0053381D"/>
  </w:style>
  <w:style w:type="paragraph" w:customStyle="1" w:styleId="Heading31">
    <w:name w:val="Heading 31"/>
    <w:basedOn w:val="a"/>
    <w:uiPriority w:val="1"/>
    <w:qFormat/>
    <w:rsid w:val="00663497"/>
    <w:pPr>
      <w:widowControl w:val="0"/>
      <w:autoSpaceDE w:val="0"/>
      <w:autoSpaceDN w:val="0"/>
      <w:adjustRightInd w:val="0"/>
      <w:spacing w:line="240" w:lineRule="auto"/>
      <w:ind w:left="278" w:firstLine="0"/>
      <w:jc w:val="left"/>
      <w:outlineLvl w:val="2"/>
    </w:pPr>
    <w:rPr>
      <w:b/>
      <w:bCs/>
      <w:lang w:val="ru-RU"/>
    </w:rPr>
  </w:style>
  <w:style w:type="paragraph" w:customStyle="1" w:styleId="messagelistitemd5deea">
    <w:name w:val="messagelistitem_d5deea"/>
    <w:basedOn w:val="a"/>
    <w:rsid w:val="00663497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ru-RU"/>
    </w:rPr>
  </w:style>
  <w:style w:type="paragraph" w:styleId="ad">
    <w:name w:val="Revision"/>
    <w:hidden/>
    <w:uiPriority w:val="99"/>
    <w:semiHidden/>
    <w:rsid w:val="00665E0F"/>
    <w:pPr>
      <w:spacing w:line="240" w:lineRule="auto"/>
      <w:ind w:firstLine="0"/>
      <w:jc w:val="left"/>
    </w:pPr>
  </w:style>
  <w:style w:type="character" w:customStyle="1" w:styleId="fontstyle21">
    <w:name w:val="fontstyle21"/>
    <w:basedOn w:val="a0"/>
    <w:rsid w:val="002F7309"/>
    <w:rPr>
      <w:rFonts w:ascii="Symbol" w:hAnsi="Symbol" w:hint="default"/>
      <w:b w:val="0"/>
      <w:bCs w:val="0"/>
      <w:i w:val="0"/>
      <w:iCs w:val="0"/>
      <w:color w:val="000000"/>
      <w:sz w:val="28"/>
      <w:szCs w:val="28"/>
    </w:rPr>
  </w:style>
  <w:style w:type="paragraph" w:styleId="30">
    <w:name w:val="Body Text Indent 3"/>
    <w:basedOn w:val="a"/>
    <w:link w:val="31"/>
    <w:uiPriority w:val="99"/>
    <w:unhideWhenUsed/>
    <w:rsid w:val="00BF5A32"/>
    <w:pPr>
      <w:spacing w:after="120" w:line="240" w:lineRule="auto"/>
      <w:ind w:left="283" w:firstLine="0"/>
      <w:jc w:val="left"/>
    </w:pPr>
    <w:rPr>
      <w:sz w:val="16"/>
      <w:szCs w:val="16"/>
      <w:lang w:val="x-none" w:eastAsia="x-none"/>
    </w:rPr>
  </w:style>
  <w:style w:type="character" w:customStyle="1" w:styleId="31">
    <w:name w:val="Основной текст с отступом 3 Знак"/>
    <w:basedOn w:val="a0"/>
    <w:link w:val="30"/>
    <w:uiPriority w:val="99"/>
    <w:rsid w:val="00BF5A32"/>
    <w:rPr>
      <w:sz w:val="16"/>
      <w:szCs w:val="16"/>
      <w:lang w:val="x-none" w:eastAsia="x-none"/>
    </w:rPr>
  </w:style>
  <w:style w:type="character" w:customStyle="1" w:styleId="60">
    <w:name w:val="Заголовок 6 Знак"/>
    <w:link w:val="6"/>
    <w:rsid w:val="00824A49"/>
    <w:rPr>
      <w:i/>
      <w:color w:val="666666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54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44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661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1049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487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222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8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983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46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5336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535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1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53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06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67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951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20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60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6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073835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453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609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7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471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643247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061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63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28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945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8.bin"/><Relationship Id="rId21" Type="http://schemas.openxmlformats.org/officeDocument/2006/relationships/image" Target="media/image10.wmf"/><Relationship Id="rId42" Type="http://schemas.openxmlformats.org/officeDocument/2006/relationships/oleObject" Target="embeddings/oleObject16.bin"/><Relationship Id="rId47" Type="http://schemas.openxmlformats.org/officeDocument/2006/relationships/image" Target="media/image23.wmf"/><Relationship Id="rId63" Type="http://schemas.openxmlformats.org/officeDocument/2006/relationships/oleObject" Target="embeddings/oleObject27.bin"/><Relationship Id="rId68" Type="http://schemas.openxmlformats.org/officeDocument/2006/relationships/image" Target="media/image33.wmf"/><Relationship Id="rId84" Type="http://schemas.openxmlformats.org/officeDocument/2006/relationships/image" Target="media/image42.wmf"/><Relationship Id="rId89" Type="http://schemas.openxmlformats.org/officeDocument/2006/relationships/oleObject" Target="embeddings/oleObject39.bin"/><Relationship Id="rId16" Type="http://schemas.openxmlformats.org/officeDocument/2006/relationships/oleObject" Target="embeddings/oleObject3.bin"/><Relationship Id="rId107" Type="http://schemas.openxmlformats.org/officeDocument/2006/relationships/footer" Target="footer2.xml"/><Relationship Id="rId11" Type="http://schemas.openxmlformats.org/officeDocument/2006/relationships/image" Target="media/image5.wmf"/><Relationship Id="rId32" Type="http://schemas.openxmlformats.org/officeDocument/2006/relationships/oleObject" Target="embeddings/oleObject11.bin"/><Relationship Id="rId37" Type="http://schemas.openxmlformats.org/officeDocument/2006/relationships/image" Target="media/image18.wmf"/><Relationship Id="rId53" Type="http://schemas.openxmlformats.org/officeDocument/2006/relationships/image" Target="media/image26.png"/><Relationship Id="rId58" Type="http://schemas.openxmlformats.org/officeDocument/2006/relationships/image" Target="media/image29.wmf"/><Relationship Id="rId74" Type="http://schemas.openxmlformats.org/officeDocument/2006/relationships/image" Target="media/image36.wmf"/><Relationship Id="rId79" Type="http://schemas.openxmlformats.org/officeDocument/2006/relationships/image" Target="media/image39.wmf"/><Relationship Id="rId102" Type="http://schemas.openxmlformats.org/officeDocument/2006/relationships/oleObject" Target="embeddings/oleObject46.bin"/><Relationship Id="rId5" Type="http://schemas.openxmlformats.org/officeDocument/2006/relationships/webSettings" Target="webSettings.xml"/><Relationship Id="rId90" Type="http://schemas.openxmlformats.org/officeDocument/2006/relationships/oleObject" Target="embeddings/oleObject40.bin"/><Relationship Id="rId95" Type="http://schemas.openxmlformats.org/officeDocument/2006/relationships/image" Target="media/image47.wmf"/><Relationship Id="rId22" Type="http://schemas.openxmlformats.org/officeDocument/2006/relationships/oleObject" Target="embeddings/oleObject6.bin"/><Relationship Id="rId27" Type="http://schemas.openxmlformats.org/officeDocument/2006/relationships/image" Target="media/image13.wmf"/><Relationship Id="rId43" Type="http://schemas.openxmlformats.org/officeDocument/2006/relationships/image" Target="media/image21.wmf"/><Relationship Id="rId48" Type="http://schemas.openxmlformats.org/officeDocument/2006/relationships/oleObject" Target="embeddings/oleObject19.bin"/><Relationship Id="rId64" Type="http://schemas.openxmlformats.org/officeDocument/2006/relationships/image" Target="media/image31.wmf"/><Relationship Id="rId69" Type="http://schemas.openxmlformats.org/officeDocument/2006/relationships/oleObject" Target="embeddings/oleObject30.bin"/><Relationship Id="rId80" Type="http://schemas.openxmlformats.org/officeDocument/2006/relationships/oleObject" Target="embeddings/oleObject35.bin"/><Relationship Id="rId85" Type="http://schemas.openxmlformats.org/officeDocument/2006/relationships/oleObject" Target="embeddings/oleObject37.bin"/><Relationship Id="rId12" Type="http://schemas.openxmlformats.org/officeDocument/2006/relationships/oleObject" Target="embeddings/oleObject1.bin"/><Relationship Id="rId17" Type="http://schemas.openxmlformats.org/officeDocument/2006/relationships/image" Target="media/image8.wmf"/><Relationship Id="rId33" Type="http://schemas.openxmlformats.org/officeDocument/2006/relationships/image" Target="media/image16.wmf"/><Relationship Id="rId38" Type="http://schemas.openxmlformats.org/officeDocument/2006/relationships/oleObject" Target="embeddings/oleObject14.bin"/><Relationship Id="rId59" Type="http://schemas.openxmlformats.org/officeDocument/2006/relationships/oleObject" Target="embeddings/oleObject24.bin"/><Relationship Id="rId103" Type="http://schemas.openxmlformats.org/officeDocument/2006/relationships/image" Target="media/image51.wmf"/><Relationship Id="rId108" Type="http://schemas.openxmlformats.org/officeDocument/2006/relationships/fontTable" Target="fontTable.xml"/><Relationship Id="rId54" Type="http://schemas.openxmlformats.org/officeDocument/2006/relationships/image" Target="media/image27.png"/><Relationship Id="rId70" Type="http://schemas.openxmlformats.org/officeDocument/2006/relationships/image" Target="media/image34.png"/><Relationship Id="rId75" Type="http://schemas.openxmlformats.org/officeDocument/2006/relationships/oleObject" Target="embeddings/oleObject33.bin"/><Relationship Id="rId91" Type="http://schemas.openxmlformats.org/officeDocument/2006/relationships/image" Target="media/image45.wmf"/><Relationship Id="rId96" Type="http://schemas.openxmlformats.org/officeDocument/2006/relationships/oleObject" Target="embeddings/oleObject43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wmf"/><Relationship Id="rId23" Type="http://schemas.openxmlformats.org/officeDocument/2006/relationships/image" Target="media/image11.wmf"/><Relationship Id="rId28" Type="http://schemas.openxmlformats.org/officeDocument/2006/relationships/oleObject" Target="embeddings/oleObject9.bin"/><Relationship Id="rId36" Type="http://schemas.openxmlformats.org/officeDocument/2006/relationships/oleObject" Target="embeddings/oleObject13.bin"/><Relationship Id="rId49" Type="http://schemas.openxmlformats.org/officeDocument/2006/relationships/image" Target="media/image24.wmf"/><Relationship Id="rId57" Type="http://schemas.openxmlformats.org/officeDocument/2006/relationships/oleObject" Target="embeddings/oleObject23.bin"/><Relationship Id="rId106" Type="http://schemas.openxmlformats.org/officeDocument/2006/relationships/header" Target="header1.xml"/><Relationship Id="rId10" Type="http://schemas.openxmlformats.org/officeDocument/2006/relationships/image" Target="media/image4.png"/><Relationship Id="rId31" Type="http://schemas.openxmlformats.org/officeDocument/2006/relationships/image" Target="media/image15.wmf"/><Relationship Id="rId44" Type="http://schemas.openxmlformats.org/officeDocument/2006/relationships/oleObject" Target="embeddings/oleObject17.bin"/><Relationship Id="rId52" Type="http://schemas.openxmlformats.org/officeDocument/2006/relationships/oleObject" Target="embeddings/oleObject21.bin"/><Relationship Id="rId60" Type="http://schemas.openxmlformats.org/officeDocument/2006/relationships/image" Target="media/image30.wmf"/><Relationship Id="rId65" Type="http://schemas.openxmlformats.org/officeDocument/2006/relationships/oleObject" Target="embeddings/oleObject28.bin"/><Relationship Id="rId73" Type="http://schemas.openxmlformats.org/officeDocument/2006/relationships/oleObject" Target="embeddings/oleObject32.bin"/><Relationship Id="rId78" Type="http://schemas.openxmlformats.org/officeDocument/2006/relationships/image" Target="media/image38.png"/><Relationship Id="rId81" Type="http://schemas.openxmlformats.org/officeDocument/2006/relationships/image" Target="media/image40.png"/><Relationship Id="rId86" Type="http://schemas.openxmlformats.org/officeDocument/2006/relationships/image" Target="media/image43.wmf"/><Relationship Id="rId94" Type="http://schemas.openxmlformats.org/officeDocument/2006/relationships/oleObject" Target="embeddings/oleObject42.bin"/><Relationship Id="rId99" Type="http://schemas.openxmlformats.org/officeDocument/2006/relationships/image" Target="media/image49.wmf"/><Relationship Id="rId101" Type="http://schemas.openxmlformats.org/officeDocument/2006/relationships/image" Target="media/image50.wmf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3" Type="http://schemas.openxmlformats.org/officeDocument/2006/relationships/image" Target="media/image6.wmf"/><Relationship Id="rId18" Type="http://schemas.openxmlformats.org/officeDocument/2006/relationships/oleObject" Target="embeddings/oleObject4.bin"/><Relationship Id="rId39" Type="http://schemas.openxmlformats.org/officeDocument/2006/relationships/image" Target="media/image19.wmf"/><Relationship Id="rId109" Type="http://schemas.microsoft.com/office/2011/relationships/people" Target="people.xml"/><Relationship Id="rId34" Type="http://schemas.openxmlformats.org/officeDocument/2006/relationships/oleObject" Target="embeddings/oleObject12.bin"/><Relationship Id="rId50" Type="http://schemas.openxmlformats.org/officeDocument/2006/relationships/oleObject" Target="embeddings/oleObject20.bin"/><Relationship Id="rId55" Type="http://schemas.openxmlformats.org/officeDocument/2006/relationships/image" Target="media/image28.wmf"/><Relationship Id="rId76" Type="http://schemas.openxmlformats.org/officeDocument/2006/relationships/image" Target="media/image37.wmf"/><Relationship Id="rId97" Type="http://schemas.openxmlformats.org/officeDocument/2006/relationships/image" Target="media/image48.wmf"/><Relationship Id="rId104" Type="http://schemas.openxmlformats.org/officeDocument/2006/relationships/oleObject" Target="embeddings/oleObject47.bin"/><Relationship Id="rId7" Type="http://schemas.openxmlformats.org/officeDocument/2006/relationships/endnotes" Target="endnotes.xml"/><Relationship Id="rId71" Type="http://schemas.openxmlformats.org/officeDocument/2006/relationships/oleObject" Target="embeddings/oleObject31.bin"/><Relationship Id="rId92" Type="http://schemas.openxmlformats.org/officeDocument/2006/relationships/oleObject" Target="embeddings/oleObject41.bin"/><Relationship Id="rId2" Type="http://schemas.openxmlformats.org/officeDocument/2006/relationships/numbering" Target="numbering.xml"/><Relationship Id="rId29" Type="http://schemas.openxmlformats.org/officeDocument/2006/relationships/image" Target="media/image14.wmf"/><Relationship Id="rId24" Type="http://schemas.openxmlformats.org/officeDocument/2006/relationships/oleObject" Target="embeddings/oleObject7.bin"/><Relationship Id="rId40" Type="http://schemas.openxmlformats.org/officeDocument/2006/relationships/oleObject" Target="embeddings/oleObject15.bin"/><Relationship Id="rId45" Type="http://schemas.openxmlformats.org/officeDocument/2006/relationships/image" Target="media/image22.wmf"/><Relationship Id="rId66" Type="http://schemas.openxmlformats.org/officeDocument/2006/relationships/image" Target="media/image32.wmf"/><Relationship Id="rId87" Type="http://schemas.openxmlformats.org/officeDocument/2006/relationships/oleObject" Target="embeddings/oleObject38.bin"/><Relationship Id="rId110" Type="http://schemas.openxmlformats.org/officeDocument/2006/relationships/theme" Target="theme/theme1.xml"/><Relationship Id="rId61" Type="http://schemas.openxmlformats.org/officeDocument/2006/relationships/oleObject" Target="embeddings/oleObject25.bin"/><Relationship Id="rId82" Type="http://schemas.openxmlformats.org/officeDocument/2006/relationships/image" Target="media/image41.wmf"/><Relationship Id="rId19" Type="http://schemas.openxmlformats.org/officeDocument/2006/relationships/image" Target="media/image9.wmf"/><Relationship Id="rId14" Type="http://schemas.openxmlformats.org/officeDocument/2006/relationships/oleObject" Target="embeddings/oleObject2.bin"/><Relationship Id="rId30" Type="http://schemas.openxmlformats.org/officeDocument/2006/relationships/oleObject" Target="embeddings/oleObject10.bin"/><Relationship Id="rId35" Type="http://schemas.openxmlformats.org/officeDocument/2006/relationships/image" Target="media/image17.wmf"/><Relationship Id="rId56" Type="http://schemas.openxmlformats.org/officeDocument/2006/relationships/oleObject" Target="embeddings/oleObject22.bin"/><Relationship Id="rId77" Type="http://schemas.openxmlformats.org/officeDocument/2006/relationships/oleObject" Target="embeddings/oleObject34.bin"/><Relationship Id="rId100" Type="http://schemas.openxmlformats.org/officeDocument/2006/relationships/oleObject" Target="embeddings/oleObject45.bin"/><Relationship Id="rId105" Type="http://schemas.openxmlformats.org/officeDocument/2006/relationships/footer" Target="footer1.xml"/><Relationship Id="rId8" Type="http://schemas.openxmlformats.org/officeDocument/2006/relationships/image" Target="media/image2.png"/><Relationship Id="rId51" Type="http://schemas.openxmlformats.org/officeDocument/2006/relationships/image" Target="media/image25.wmf"/><Relationship Id="rId72" Type="http://schemas.openxmlformats.org/officeDocument/2006/relationships/image" Target="media/image35.wmf"/><Relationship Id="rId93" Type="http://schemas.openxmlformats.org/officeDocument/2006/relationships/image" Target="media/image46.wmf"/><Relationship Id="rId98" Type="http://schemas.openxmlformats.org/officeDocument/2006/relationships/oleObject" Target="embeddings/oleObject44.bin"/><Relationship Id="rId3" Type="http://schemas.openxmlformats.org/officeDocument/2006/relationships/styles" Target="styles.xml"/><Relationship Id="rId25" Type="http://schemas.openxmlformats.org/officeDocument/2006/relationships/image" Target="media/image12.wmf"/><Relationship Id="rId46" Type="http://schemas.openxmlformats.org/officeDocument/2006/relationships/oleObject" Target="embeddings/oleObject18.bin"/><Relationship Id="rId67" Type="http://schemas.openxmlformats.org/officeDocument/2006/relationships/oleObject" Target="embeddings/oleObject29.bin"/><Relationship Id="rId20" Type="http://schemas.openxmlformats.org/officeDocument/2006/relationships/oleObject" Target="embeddings/oleObject5.bin"/><Relationship Id="rId41" Type="http://schemas.openxmlformats.org/officeDocument/2006/relationships/image" Target="media/image20.wmf"/><Relationship Id="rId62" Type="http://schemas.openxmlformats.org/officeDocument/2006/relationships/oleObject" Target="embeddings/oleObject26.bin"/><Relationship Id="rId83" Type="http://schemas.openxmlformats.org/officeDocument/2006/relationships/oleObject" Target="embeddings/oleObject36.bin"/><Relationship Id="rId88" Type="http://schemas.openxmlformats.org/officeDocument/2006/relationships/image" Target="media/image44.wmf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DC97FE-2969-41E2-A3FF-5044C8E558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917</TotalTime>
  <Pages>4</Pages>
  <Words>2339</Words>
  <Characters>13333</Characters>
  <Application>Microsoft Office Word</Application>
  <DocSecurity>0</DocSecurity>
  <Lines>111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Студент</dc:creator>
  <cp:lastModifiedBy>nikitadorogin@yandex.ru</cp:lastModifiedBy>
  <cp:revision>30</cp:revision>
  <dcterms:created xsi:type="dcterms:W3CDTF">2024-09-06T14:37:00Z</dcterms:created>
  <dcterms:modified xsi:type="dcterms:W3CDTF">2024-10-23T08:26:00Z</dcterms:modified>
</cp:coreProperties>
</file>