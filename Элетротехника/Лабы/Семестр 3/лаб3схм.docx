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66F68" w14:textId="77777777" w:rsidR="005E6626" w:rsidRDefault="009442FF">
      <w:pPr>
        <w:pStyle w:val="a3"/>
      </w:pPr>
      <w:bookmarkStart w:id="0" w:name="_gjdgxs" w:colFirst="0" w:colLast="0"/>
      <w:bookmarkEnd w:id="0"/>
      <w:r>
        <w:t>Министерство цифрового развития, связи и массовых коммуникаций Российской Федерации</w:t>
      </w:r>
    </w:p>
    <w:p w14:paraId="3C5CB85B" w14:textId="77777777" w:rsidR="005E6626" w:rsidRDefault="009442FF">
      <w:pPr>
        <w:pStyle w:val="a3"/>
        <w:tabs>
          <w:tab w:val="clear" w:pos="6825"/>
          <w:tab w:val="left" w:pos="6820"/>
        </w:tabs>
      </w:pPr>
      <w:bookmarkStart w:id="1" w:name="_npko7poi6nys" w:colFirst="0" w:colLast="0"/>
      <w:bookmarkEnd w:id="1"/>
      <w:r>
        <w:t>Федеральное государственное бюджетное образовательное учреждение высшего образования</w:t>
      </w:r>
    </w:p>
    <w:p w14:paraId="4C195127" w14:textId="77777777" w:rsidR="005E6626" w:rsidRDefault="009442FF">
      <w:pPr>
        <w:pStyle w:val="a3"/>
      </w:pPr>
      <w:bookmarkStart w:id="2" w:name="_nx8xj1xlde9y" w:colFirst="0" w:colLast="0"/>
      <w:bookmarkEnd w:id="2"/>
      <w:r>
        <w:t>«Сибирский государственный университет телекоммуникаций и информатики»</w:t>
      </w:r>
    </w:p>
    <w:p w14:paraId="024B13B2" w14:textId="77777777" w:rsidR="005E6626" w:rsidRDefault="009442FF">
      <w:pPr>
        <w:pStyle w:val="a3"/>
      </w:pPr>
      <w:bookmarkStart w:id="3" w:name="_v331dhbujqy6" w:colFirst="0" w:colLast="0"/>
      <w:bookmarkEnd w:id="3"/>
      <w:r>
        <w:t>(</w:t>
      </w:r>
      <w:proofErr w:type="spellStart"/>
      <w:r>
        <w:t>СибГУТИ</w:t>
      </w:r>
      <w:proofErr w:type="spellEnd"/>
      <w:r>
        <w:t>)</w:t>
      </w:r>
    </w:p>
    <w:p w14:paraId="153F54EE" w14:textId="77777777" w:rsidR="005E6626" w:rsidRDefault="005E6626">
      <w:pPr>
        <w:pStyle w:val="a3"/>
      </w:pPr>
      <w:bookmarkStart w:id="4" w:name="_bmwlwt3y920h" w:colFirst="0" w:colLast="0"/>
      <w:bookmarkEnd w:id="4"/>
    </w:p>
    <w:p w14:paraId="7DAB865D" w14:textId="7A1B94D7" w:rsidR="005E6626" w:rsidRPr="00575B1B" w:rsidRDefault="00575B1B" w:rsidP="00575B1B">
      <w:pPr>
        <w:widowControl w:val="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 РТУ и ТБ</w:t>
      </w:r>
    </w:p>
    <w:p w14:paraId="384E9D77" w14:textId="77777777" w:rsidR="005E6626" w:rsidRDefault="005E6626">
      <w:pPr>
        <w:widowControl w:val="0"/>
        <w:spacing w:line="240" w:lineRule="auto"/>
      </w:pPr>
    </w:p>
    <w:p w14:paraId="3AFBA57D" w14:textId="77777777" w:rsidR="005E6626" w:rsidRDefault="005E6626">
      <w:pPr>
        <w:widowControl w:val="0"/>
        <w:spacing w:line="240" w:lineRule="auto"/>
      </w:pPr>
    </w:p>
    <w:p w14:paraId="63087C48" w14:textId="77777777" w:rsidR="005E6626" w:rsidRDefault="005E6626">
      <w:pPr>
        <w:widowControl w:val="0"/>
        <w:spacing w:line="240" w:lineRule="auto"/>
      </w:pPr>
    </w:p>
    <w:p w14:paraId="5794C81F" w14:textId="77777777" w:rsidR="005E6626" w:rsidRDefault="005E6626">
      <w:pPr>
        <w:widowControl w:val="0"/>
        <w:spacing w:line="240" w:lineRule="auto"/>
        <w:ind w:firstLine="0"/>
      </w:pPr>
    </w:p>
    <w:p w14:paraId="01CE31AB" w14:textId="77777777" w:rsidR="005E6626" w:rsidRDefault="005E6626">
      <w:pPr>
        <w:widowControl w:val="0"/>
        <w:spacing w:line="240" w:lineRule="auto"/>
      </w:pPr>
    </w:p>
    <w:p w14:paraId="5E542FE1" w14:textId="77777777" w:rsidR="005E6626" w:rsidRDefault="005E6626">
      <w:pPr>
        <w:widowControl w:val="0"/>
        <w:spacing w:line="240" w:lineRule="auto"/>
      </w:pPr>
    </w:p>
    <w:p w14:paraId="5EBDC4DF" w14:textId="045F269D" w:rsidR="005E6626" w:rsidRPr="00575B1B" w:rsidRDefault="00575B1B">
      <w:pPr>
        <w:spacing w:after="134"/>
        <w:ind w:left="342" w:right="400" w:hanging="1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Лабораторная </w:t>
      </w:r>
      <w:r w:rsidR="009442FF">
        <w:rPr>
          <w:b/>
          <w:sz w:val="32"/>
          <w:szCs w:val="32"/>
        </w:rPr>
        <w:t>работа</w:t>
      </w:r>
      <w:r w:rsidR="00805CF4">
        <w:rPr>
          <w:b/>
          <w:sz w:val="32"/>
          <w:szCs w:val="32"/>
          <w:lang w:val="ru-RU"/>
        </w:rPr>
        <w:t xml:space="preserve"> </w:t>
      </w:r>
      <w:r w:rsidR="008E14E7">
        <w:rPr>
          <w:b/>
          <w:sz w:val="32"/>
          <w:szCs w:val="32"/>
          <w:lang w:val="ru-RU"/>
        </w:rPr>
        <w:t>3</w:t>
      </w:r>
    </w:p>
    <w:p w14:paraId="313692B4" w14:textId="4DE23297" w:rsidR="005E6626" w:rsidRDefault="009442FF">
      <w:pPr>
        <w:spacing w:after="3"/>
        <w:ind w:left="342" w:right="336" w:hanging="10"/>
        <w:jc w:val="center"/>
      </w:pPr>
      <w:r>
        <w:t>по дисциплине «</w:t>
      </w:r>
      <w:r w:rsidR="00575B1B">
        <w:rPr>
          <w:lang w:val="ru-RU"/>
        </w:rPr>
        <w:t>Электротехника, электроника и схемотехника</w:t>
      </w:r>
      <w:r>
        <w:t>»</w:t>
      </w:r>
    </w:p>
    <w:p w14:paraId="79BBB1F4" w14:textId="0DF0FF1B" w:rsid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тема: «</w:t>
      </w:r>
      <w:r w:rsidR="008E14E7">
        <w:t>Исследование линейного однофазного трансформатора</w:t>
      </w:r>
      <w:r>
        <w:rPr>
          <w:lang w:val="ru-RU"/>
        </w:rPr>
        <w:t>»</w:t>
      </w:r>
    </w:p>
    <w:p w14:paraId="048F752B" w14:textId="77F632C6" w:rsidR="00085710" w:rsidRP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вариант 1</w:t>
      </w:r>
      <w:r w:rsidR="008E14E7">
        <w:rPr>
          <w:lang w:val="ru-RU"/>
        </w:rPr>
        <w:t>1</w:t>
      </w:r>
    </w:p>
    <w:p w14:paraId="15A6C841" w14:textId="77777777" w:rsidR="005E6626" w:rsidRDefault="005E6626">
      <w:pPr>
        <w:widowControl w:val="0"/>
        <w:spacing w:line="240" w:lineRule="auto"/>
      </w:pPr>
    </w:p>
    <w:p w14:paraId="3A5D1651" w14:textId="77777777" w:rsidR="005E6626" w:rsidRDefault="005E6626">
      <w:pPr>
        <w:pStyle w:val="a4"/>
        <w:ind w:firstLine="0"/>
      </w:pPr>
      <w:bookmarkStart w:id="5" w:name="_md6ritkreh1p" w:colFirst="0" w:colLast="0"/>
      <w:bookmarkEnd w:id="5"/>
    </w:p>
    <w:p w14:paraId="202DFDD1" w14:textId="77777777" w:rsidR="005E6626" w:rsidRDefault="005E6626">
      <w:pPr>
        <w:pStyle w:val="a4"/>
        <w:spacing w:after="200" w:line="276" w:lineRule="auto"/>
      </w:pPr>
      <w:bookmarkStart w:id="6" w:name="_o3i6py42tfw6" w:colFirst="0" w:colLast="0"/>
      <w:bookmarkEnd w:id="6"/>
    </w:p>
    <w:p w14:paraId="1F6EECFB" w14:textId="77777777" w:rsidR="005E6626" w:rsidRDefault="005E6626"/>
    <w:tbl>
      <w:tblPr>
        <w:tblStyle w:val="a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 w:rsidR="005E6626" w14:paraId="68AC12DB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198B" w14:textId="0C3FBCD5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Выполнил</w:t>
            </w:r>
            <w:r w:rsidR="00575B1B">
              <w:rPr>
                <w:lang w:val="ru-RU"/>
              </w:rPr>
              <w:t>и</w:t>
            </w:r>
            <w:r>
              <w:t>:</w:t>
            </w:r>
          </w:p>
          <w:p w14:paraId="1C8EEAD3" w14:textId="043BF2BA" w:rsidR="005E6626" w:rsidRPr="00575B1B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t>Студент</w:t>
            </w:r>
            <w:r w:rsidR="00575B1B">
              <w:rPr>
                <w:lang w:val="ru-RU"/>
              </w:rPr>
              <w:t>ы</w:t>
            </w:r>
            <w:r>
              <w:t xml:space="preserve"> гр. ИП-</w:t>
            </w:r>
            <w:r w:rsidR="001333FA" w:rsidRPr="001333FA">
              <w:rPr>
                <w:lang w:val="ru-RU"/>
              </w:rPr>
              <w:t>3</w:t>
            </w:r>
            <w:r w:rsidR="001333FA" w:rsidRPr="00575B1B">
              <w:rPr>
                <w:lang w:val="ru-RU"/>
              </w:rPr>
              <w:t>12</w:t>
            </w:r>
          </w:p>
          <w:p w14:paraId="31D367E9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16462585" w14:textId="466706FD" w:rsidR="005E6626" w:rsidRDefault="009442FF">
            <w:pPr>
              <w:pStyle w:val="a4"/>
              <w:ind w:firstLine="0"/>
            </w:pPr>
            <w:bookmarkStart w:id="7" w:name="_exk8w8a3knnq" w:colFirst="0" w:colLast="0"/>
            <w:bookmarkEnd w:id="7"/>
            <w:proofErr w:type="gramStart"/>
            <w:r>
              <w:t>«</w:t>
            </w:r>
            <w:r w:rsidR="003B5442">
              <w:rPr>
                <w:lang w:val="ru-RU"/>
              </w:rPr>
              <w:t xml:space="preserve"> </w:t>
            </w:r>
            <w:r w:rsidR="00805CF4">
              <w:rPr>
                <w:lang w:val="ru-RU"/>
              </w:rPr>
              <w:t>13</w:t>
            </w:r>
            <w:proofErr w:type="gramEnd"/>
            <w:r w:rsidR="003B5442">
              <w:rPr>
                <w:lang w:val="ru-RU"/>
              </w:rPr>
              <w:t xml:space="preserve"> </w:t>
            </w:r>
            <w:r>
              <w:t xml:space="preserve">» </w:t>
            </w:r>
            <w:r w:rsidR="003B5442">
              <w:rPr>
                <w:lang w:val="ru-RU"/>
              </w:rPr>
              <w:t xml:space="preserve"> </w:t>
            </w:r>
            <w:r w:rsidR="00575B1B">
              <w:rPr>
                <w:lang w:val="ru-RU"/>
              </w:rPr>
              <w:t>сентября</w:t>
            </w:r>
            <w:r>
              <w:t>_202</w:t>
            </w:r>
            <w:r w:rsidR="00575B1B">
              <w:rPr>
                <w:lang w:val="ru-RU"/>
              </w:rPr>
              <w:t>4</w:t>
            </w:r>
            <w:r>
              <w:t xml:space="preserve"> г. 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2AEC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32ED5DC7" w14:textId="5159158C" w:rsidR="005E6626" w:rsidRPr="00575B1B" w:rsidRDefault="003B5442" w:rsidP="009708AE">
            <w:pPr>
              <w:pStyle w:val="a4"/>
              <w:ind w:firstLine="0"/>
              <w:jc w:val="center"/>
              <w:rPr>
                <w:lang w:val="ru-RU"/>
              </w:rPr>
            </w:pPr>
            <w:bookmarkStart w:id="8" w:name="_7xvdjna35fgc" w:colFirst="0" w:colLast="0"/>
            <w:bookmarkEnd w:id="8"/>
            <w:proofErr w:type="spellStart"/>
            <w:r>
              <w:rPr>
                <w:lang w:val="ru-RU"/>
              </w:rPr>
              <w:t>Грязин</w:t>
            </w:r>
            <w:proofErr w:type="spellEnd"/>
            <w:r w:rsidR="009442FF">
              <w:t xml:space="preserve"> </w:t>
            </w:r>
            <w:r>
              <w:rPr>
                <w:lang w:val="ru-RU"/>
              </w:rPr>
              <w:t>А</w:t>
            </w:r>
            <w:r w:rsidR="009442FF">
              <w:t xml:space="preserve">. </w:t>
            </w:r>
            <w:r>
              <w:rPr>
                <w:lang w:val="ru-RU"/>
              </w:rPr>
              <w:t>В</w:t>
            </w:r>
            <w:r w:rsidR="009442FF">
              <w:t>.</w:t>
            </w:r>
            <w:r w:rsidR="00575B1B">
              <w:rPr>
                <w:lang w:val="ru-RU"/>
              </w:rPr>
              <w:t xml:space="preserve">, </w:t>
            </w:r>
            <w:proofErr w:type="spellStart"/>
            <w:r w:rsidR="00575B1B">
              <w:rPr>
                <w:lang w:val="ru-RU"/>
              </w:rPr>
              <w:t>Дорогин</w:t>
            </w:r>
            <w:proofErr w:type="spellEnd"/>
            <w:r w:rsidR="00575B1B">
              <w:rPr>
                <w:lang w:val="ru-RU"/>
              </w:rPr>
              <w:t xml:space="preserve"> Н. С.</w:t>
            </w:r>
          </w:p>
          <w:p w14:paraId="208A1058" w14:textId="4F1F80ED" w:rsidR="00575B1B" w:rsidRPr="00575B1B" w:rsidRDefault="00575B1B" w:rsidP="00575B1B">
            <w:pPr>
              <w:ind w:firstLine="0"/>
              <w:rPr>
                <w:lang w:val="ru-RU"/>
              </w:rPr>
            </w:pPr>
          </w:p>
          <w:p w14:paraId="57335E0E" w14:textId="77777777" w:rsidR="005E6626" w:rsidRDefault="009442FF">
            <w:pPr>
              <w:pStyle w:val="a4"/>
              <w:ind w:left="2834" w:firstLine="0"/>
              <w:jc w:val="left"/>
            </w:pPr>
            <w:bookmarkStart w:id="9" w:name="_oqk255mmjgqj" w:colFirst="0" w:colLast="0"/>
            <w:bookmarkEnd w:id="9"/>
            <w:r>
              <w:rPr>
                <w:sz w:val="20"/>
                <w:szCs w:val="20"/>
              </w:rPr>
              <w:t>ФИО студента</w:t>
            </w:r>
          </w:p>
        </w:tc>
      </w:tr>
      <w:tr w:rsidR="005E6626" w14:paraId="7B7DBA36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383F" w14:textId="77777777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Проверил:</w:t>
            </w:r>
          </w:p>
          <w:p w14:paraId="68E696CF" w14:textId="7342F50A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  <w:p w14:paraId="0617DE4D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5CB7E924" w14:textId="6699EAE0" w:rsidR="005E6626" w:rsidRDefault="009442FF">
            <w:pPr>
              <w:pStyle w:val="a4"/>
              <w:widowControl w:val="0"/>
              <w:ind w:right="125" w:firstLine="0"/>
              <w:jc w:val="left"/>
            </w:pPr>
            <w:bookmarkStart w:id="10" w:name="_5s8bu6u7u2mt" w:colFirst="0" w:colLast="0"/>
            <w:bookmarkEnd w:id="10"/>
            <w:r>
              <w:t xml:space="preserve">«__» </w:t>
            </w:r>
            <w:r w:rsidR="00575B1B">
              <w:rPr>
                <w:lang w:val="ru-RU"/>
              </w:rPr>
              <w:t xml:space="preserve">сентября </w:t>
            </w:r>
            <w:r>
              <w:t>202</w:t>
            </w:r>
            <w:r w:rsidR="00575B1B">
              <w:rPr>
                <w:lang w:val="ru-RU"/>
              </w:rPr>
              <w:t>4</w:t>
            </w:r>
            <w:r>
              <w:t xml:space="preserve"> г.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FAA0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4769A51D" w14:textId="77777777" w:rsidR="00575B1B" w:rsidRDefault="00575B1B">
            <w:pPr>
              <w:pStyle w:val="a4"/>
              <w:ind w:left="2692" w:firstLine="0"/>
              <w:rPr>
                <w:lang w:val="ru-RU"/>
              </w:rPr>
            </w:pPr>
            <w:bookmarkStart w:id="11" w:name="_m3def8qlqtnl" w:colFirst="0" w:colLast="0"/>
            <w:bookmarkStart w:id="12" w:name="_77olwnxz0xh9" w:colFirst="0" w:colLast="0"/>
            <w:bookmarkEnd w:id="11"/>
            <w:bookmarkEnd w:id="12"/>
            <w:proofErr w:type="spellStart"/>
            <w:r>
              <w:rPr>
                <w:lang w:val="ru-RU"/>
              </w:rPr>
              <w:t>Сажнев</w:t>
            </w:r>
            <w:proofErr w:type="spellEnd"/>
            <w:r>
              <w:rPr>
                <w:lang w:val="ru-RU"/>
              </w:rPr>
              <w:t xml:space="preserve"> А. М.</w:t>
            </w:r>
          </w:p>
          <w:p w14:paraId="25E75442" w14:textId="6221D808" w:rsidR="005E6626" w:rsidRDefault="009442FF">
            <w:pPr>
              <w:pStyle w:val="a4"/>
              <w:ind w:left="269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 преподавателя</w:t>
            </w:r>
          </w:p>
          <w:p w14:paraId="369834A1" w14:textId="77777777" w:rsidR="005E6626" w:rsidRDefault="005E6626">
            <w:pPr>
              <w:pStyle w:val="a4"/>
              <w:widowControl w:val="0"/>
              <w:ind w:right="125" w:firstLine="0"/>
              <w:jc w:val="right"/>
            </w:pPr>
            <w:bookmarkStart w:id="13" w:name="_3g9qw2rz2gk" w:colFirst="0" w:colLast="0"/>
            <w:bookmarkEnd w:id="13"/>
          </w:p>
          <w:p w14:paraId="0827D75D" w14:textId="77777777" w:rsidR="005E6626" w:rsidRDefault="009442FF">
            <w:pPr>
              <w:pStyle w:val="a4"/>
              <w:widowControl w:val="0"/>
              <w:ind w:right="125" w:firstLine="0"/>
              <w:jc w:val="right"/>
            </w:pPr>
            <w:bookmarkStart w:id="14" w:name="_jzqx7iccpmjq" w:colFirst="0" w:colLast="0"/>
            <w:bookmarkEnd w:id="14"/>
            <w:r>
              <w:t>Оценка _________________</w:t>
            </w:r>
          </w:p>
        </w:tc>
      </w:tr>
    </w:tbl>
    <w:p w14:paraId="215DA8FF" w14:textId="77777777" w:rsidR="005E6626" w:rsidRDefault="005E6626"/>
    <w:p w14:paraId="21291063" w14:textId="77777777" w:rsidR="005E6626" w:rsidRDefault="005E6626">
      <w:pPr>
        <w:spacing w:after="200" w:line="276" w:lineRule="auto"/>
      </w:pPr>
    </w:p>
    <w:p w14:paraId="3F665FF6" w14:textId="77777777" w:rsidR="005E6626" w:rsidRDefault="005E6626">
      <w:pPr>
        <w:spacing w:after="200" w:line="276" w:lineRule="auto"/>
      </w:pPr>
    </w:p>
    <w:p w14:paraId="557C2A78" w14:textId="2A25F256" w:rsidR="005E6626" w:rsidRPr="00575B1B" w:rsidRDefault="009442FF">
      <w:pPr>
        <w:spacing w:after="200" w:line="276" w:lineRule="auto"/>
        <w:jc w:val="center"/>
        <w:rPr>
          <w:lang w:val="ru-RU"/>
        </w:rPr>
      </w:pPr>
      <w:r>
        <w:t>Новосибирск 202</w:t>
      </w:r>
      <w:r w:rsidR="00575B1B">
        <w:rPr>
          <w:lang w:val="ru-RU"/>
        </w:rPr>
        <w:t>4</w:t>
      </w:r>
    </w:p>
    <w:p w14:paraId="39153C76" w14:textId="77777777" w:rsidR="005E6626" w:rsidRDefault="005E6626" w:rsidP="00575B1B">
      <w:pPr>
        <w:ind w:firstLine="0"/>
      </w:pPr>
      <w:bookmarkStart w:id="15" w:name="_ibm6jjcjvni8" w:colFirst="0" w:colLast="0"/>
      <w:bookmarkEnd w:id="15"/>
    </w:p>
    <w:p w14:paraId="206F05B2" w14:textId="21AA4B84" w:rsidR="001333FA" w:rsidRPr="00575B1B" w:rsidRDefault="001333FA" w:rsidP="00575B1B">
      <w:pPr>
        <w:pStyle w:val="1"/>
      </w:pPr>
      <w:bookmarkStart w:id="16" w:name="_69tmvkj55jht" w:colFirst="0" w:colLast="0"/>
      <w:bookmarkStart w:id="17" w:name="_aspcv1oo7hvp" w:colFirst="0" w:colLast="0"/>
      <w:bookmarkEnd w:id="16"/>
      <w:bookmarkEnd w:id="17"/>
    </w:p>
    <w:p w14:paraId="5283BA53" w14:textId="7E0CF00C" w:rsidR="00554D5E" w:rsidRPr="00DD2D24" w:rsidRDefault="00575B1B" w:rsidP="00575B1B">
      <w:pPr>
        <w:ind w:firstLine="0"/>
        <w:rPr>
          <w:b/>
          <w:lang w:val="ru-RU"/>
        </w:rPr>
      </w:pPr>
      <w:bookmarkStart w:id="18" w:name="_rqviu9off406" w:colFirst="0" w:colLast="0"/>
      <w:bookmarkEnd w:id="18"/>
      <w:r w:rsidRPr="00DD2D24">
        <w:rPr>
          <w:b/>
          <w:lang w:val="ru-RU"/>
        </w:rPr>
        <w:t>1.1 Цель работы:</w:t>
      </w:r>
    </w:p>
    <w:p w14:paraId="139AD92B" w14:textId="75A641B3" w:rsidR="00BB24E2" w:rsidRDefault="008E14E7" w:rsidP="00805CF4">
      <w:pPr>
        <w:pStyle w:val="ab"/>
        <w:ind w:right="1" w:firstLine="709"/>
        <w:rPr>
          <w:lang w:val="ru-RU"/>
        </w:rPr>
      </w:pPr>
      <w:r>
        <w:t>Экспериментальная проверка справедливости основных соотношений в электрических цепях однофазного переменного тока.</w:t>
      </w:r>
    </w:p>
    <w:p w14:paraId="0CFDF5A2" w14:textId="7371F194" w:rsidR="00BB24E2" w:rsidRDefault="00BB24E2" w:rsidP="00BB24E2">
      <w:pPr>
        <w:ind w:firstLine="0"/>
        <w:rPr>
          <w:b/>
        </w:rPr>
      </w:pPr>
      <w:r>
        <w:rPr>
          <w:b/>
        </w:rPr>
        <w:t>1.</w:t>
      </w:r>
      <w:r w:rsidRPr="00F2021B">
        <w:rPr>
          <w:b/>
          <w:lang w:val="ru-RU"/>
        </w:rPr>
        <w:t>2</w:t>
      </w:r>
      <w:r>
        <w:rPr>
          <w:b/>
        </w:rPr>
        <w:t xml:space="preserve"> Описание модели двухконтурной схемы  </w:t>
      </w:r>
    </w:p>
    <w:p w14:paraId="58D201E2" w14:textId="5813F866" w:rsidR="008E14E7" w:rsidRDefault="008E14E7" w:rsidP="00BB24E2">
      <w:pPr>
        <w:ind w:firstLine="0"/>
      </w:pPr>
      <w:r>
        <w:rPr>
          <w:b/>
        </w:rPr>
        <w:tab/>
      </w:r>
      <w:r>
        <w:t>Схема линейного однофазного трансформатора (модель трансформатора в формате EWB) представлена на рисунке 3.16.</w:t>
      </w:r>
    </w:p>
    <w:p w14:paraId="14DF303B" w14:textId="202ABC80" w:rsidR="008E14E7" w:rsidRDefault="008E14E7" w:rsidP="00BB24E2">
      <w:pPr>
        <w:ind w:firstLine="0"/>
        <w:rPr>
          <w:b/>
        </w:rPr>
      </w:pPr>
      <w:r>
        <w:rPr>
          <w:noProof/>
        </w:rPr>
        <w:drawing>
          <wp:inline distT="0" distB="0" distL="0" distR="0" wp14:anchorId="34456AFE" wp14:editId="4BE3D8B3">
            <wp:extent cx="5939790" cy="2763520"/>
            <wp:effectExtent l="0" t="0" r="3810" b="0"/>
            <wp:docPr id="1441483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E6EAA" w14:textId="77777777" w:rsidR="008E14E7" w:rsidRDefault="008E14E7" w:rsidP="00BB24E2">
      <w:pPr>
        <w:ind w:firstLine="0"/>
      </w:pPr>
      <w:r>
        <w:t xml:space="preserve">Рисунок 3.16 – Модель линейного однофазного трансформатора (Файл trans1) </w:t>
      </w:r>
    </w:p>
    <w:p w14:paraId="47546156" w14:textId="77777777" w:rsidR="008E14E7" w:rsidRDefault="008E14E7" w:rsidP="00BB24E2">
      <w:pPr>
        <w:ind w:firstLine="0"/>
      </w:pPr>
    </w:p>
    <w:p w14:paraId="52FD2D7B" w14:textId="43985DD4" w:rsidR="008E14E7" w:rsidRDefault="008E14E7" w:rsidP="008E14E7">
      <w:pPr>
        <w:rPr>
          <w:b/>
        </w:rPr>
      </w:pPr>
      <w:r>
        <w:t>Схема содержит следующие элементы: – источник напряжения переменного тока U1; – однофазный трансформатор T; – ключи K1, K2 и K3 для проведения опытов ХХ (подключением RXX), КЗ и измерения внешней характеристики трансформатора; – низкоомный шунт RS для просмотра формы тока I1; – нагрузочный резистор RН; – измерительные приборы.</w:t>
      </w:r>
    </w:p>
    <w:p w14:paraId="0FE6638F" w14:textId="77777777" w:rsidR="00697E35" w:rsidRPr="00DD2D24" w:rsidRDefault="00697E35" w:rsidP="00697E35">
      <w:pPr>
        <w:ind w:firstLine="0"/>
        <w:rPr>
          <w:b/>
          <w:lang w:val="ru-RU"/>
        </w:rPr>
      </w:pPr>
      <w:r w:rsidRPr="00DD2D24">
        <w:rPr>
          <w:b/>
          <w:lang w:val="ru-RU"/>
        </w:rPr>
        <w:t>1.2 Ход работы:</w:t>
      </w:r>
    </w:p>
    <w:p w14:paraId="50564EB1" w14:textId="7FFD2ECE" w:rsidR="006B4A6C" w:rsidRDefault="00697E35" w:rsidP="008E14E7">
      <w:pPr>
        <w:ind w:firstLine="0"/>
        <w:rPr>
          <w:ins w:id="19" w:author="Lexer" w:date="2024-09-28T13:30:00Z"/>
          <w:lang w:val="ru-RU"/>
        </w:rPr>
      </w:pPr>
      <w:r>
        <w:rPr>
          <w:lang w:val="ru-RU"/>
        </w:rPr>
        <w:tab/>
      </w:r>
      <w:r w:rsidR="008E14E7">
        <w:rPr>
          <w:lang w:val="ru-RU"/>
        </w:rPr>
        <w:t>П</w:t>
      </w:r>
      <w:r w:rsidR="008E14E7">
        <w:t xml:space="preserve">оказания приборов, где амперметр </w:t>
      </w:r>
      <w:proofErr w:type="gramStart"/>
      <w:r w:rsidR="008E14E7">
        <w:t>I</w:t>
      </w:r>
      <w:r w:rsidR="008E14E7">
        <w:rPr>
          <w:lang w:val="ru-RU"/>
        </w:rPr>
        <w:t>(</w:t>
      </w:r>
      <w:proofErr w:type="gramEnd"/>
      <w:r w:rsidR="008E14E7">
        <w:t>1</w:t>
      </w:r>
      <w:r w:rsidR="008E14E7">
        <w:rPr>
          <w:lang w:val="ru-RU"/>
        </w:rPr>
        <w:t>)</w:t>
      </w:r>
      <w:r w:rsidR="008E14E7">
        <w:t xml:space="preserve"> показывает ток намагничивания I</w:t>
      </w:r>
      <w:r w:rsidR="008E14E7">
        <w:rPr>
          <w:lang w:val="ru-RU"/>
        </w:rPr>
        <w:t>(</w:t>
      </w:r>
      <w:r w:rsidR="008E14E7">
        <w:t>01</w:t>
      </w:r>
      <w:r w:rsidR="008E14E7">
        <w:rPr>
          <w:lang w:val="ru-RU"/>
        </w:rPr>
        <w:t xml:space="preserve">). </w:t>
      </w:r>
    </w:p>
    <w:p w14:paraId="2EF99710" w14:textId="0304F96B" w:rsidR="00402D50" w:rsidRPr="00402D50" w:rsidRDefault="00402D50" w:rsidP="008E14E7">
      <w:pPr>
        <w:ind w:firstLine="0"/>
        <w:rPr>
          <w:b/>
          <w:bCs/>
          <w:lang w:val="ru-RU"/>
          <w:rPrChange w:id="20" w:author="Lexer" w:date="2024-09-28T13:30:00Z">
            <w:rPr>
              <w:lang w:val="ru-RU"/>
            </w:rPr>
          </w:rPrChange>
        </w:rPr>
      </w:pPr>
      <w:ins w:id="21" w:author="Lexer" w:date="2024-09-28T13:30:00Z">
        <w:r w:rsidRPr="00402D50">
          <w:rPr>
            <w:b/>
            <w:bCs/>
            <w:lang w:val="ru-RU"/>
            <w:rPrChange w:id="22" w:author="Lexer" w:date="2024-09-28T13:30:00Z">
              <w:rPr>
                <w:lang w:val="ru-RU"/>
              </w:rPr>
            </w:rPrChange>
          </w:rPr>
          <w:t>Режим ХХ:</w:t>
        </w:r>
      </w:ins>
    </w:p>
    <w:p w14:paraId="31128B83" w14:textId="461CBD7E" w:rsidR="008E14E7" w:rsidRPr="00496B71" w:rsidRDefault="008E14E7" w:rsidP="008E14E7">
      <w:pPr>
        <w:ind w:firstLine="0"/>
        <w:rPr>
          <w:lang w:val="ru-RU"/>
          <w:rPrChange w:id="23" w:author="Lexer" w:date="2024-09-28T12:00:00Z">
            <w:rPr>
              <w:lang w:val="en-US"/>
            </w:rPr>
          </w:rPrChange>
        </w:rPr>
      </w:pPr>
      <w:r w:rsidRPr="008E14E7">
        <w:rPr>
          <w:b/>
          <w:bCs/>
          <w:lang w:val="ru-RU"/>
        </w:rPr>
        <w:t>Показания:</w:t>
      </w:r>
      <w:r>
        <w:rPr>
          <w:lang w:val="ru-RU"/>
        </w:rPr>
        <w:t xml:space="preserve"> </w:t>
      </w:r>
      <w:proofErr w:type="gramStart"/>
      <w:r>
        <w:rPr>
          <w:lang w:val="en-US"/>
        </w:rPr>
        <w:t>I</w:t>
      </w:r>
      <w:r w:rsidRPr="008E14E7">
        <w:rPr>
          <w:lang w:val="ru-RU"/>
        </w:rPr>
        <w:t>(</w:t>
      </w:r>
      <w:proofErr w:type="gramEnd"/>
      <w:r w:rsidRPr="008E14E7">
        <w:rPr>
          <w:lang w:val="ru-RU"/>
        </w:rPr>
        <w:t xml:space="preserve">01) = 196,3 </w:t>
      </w:r>
      <w:r>
        <w:rPr>
          <w:lang w:val="en-US"/>
        </w:rPr>
        <w:t>mA</w:t>
      </w:r>
      <w:r w:rsidRPr="00496B71">
        <w:rPr>
          <w:lang w:val="ru-RU"/>
          <w:rPrChange w:id="24" w:author="Lexer" w:date="2024-09-28T12:00:00Z">
            <w:rPr>
              <w:lang w:val="en-US"/>
            </w:rPr>
          </w:rPrChange>
        </w:rPr>
        <w:t>.</w:t>
      </w:r>
    </w:p>
    <w:p w14:paraId="1542A143" w14:textId="77777777" w:rsidR="008E14E7" w:rsidRDefault="008E14E7" w:rsidP="008E14E7">
      <w:pPr>
        <w:ind w:firstLine="0"/>
        <w:rPr>
          <w:b/>
          <w:bCs/>
          <w:lang w:val="ru-RU"/>
        </w:rPr>
      </w:pPr>
      <w:r w:rsidRPr="008E14E7">
        <w:rPr>
          <w:b/>
          <w:bCs/>
          <w:lang w:val="ru-RU"/>
        </w:rPr>
        <w:lastRenderedPageBreak/>
        <w:t>К</w:t>
      </w:r>
      <w:proofErr w:type="spellStart"/>
      <w:r w:rsidRPr="008E14E7">
        <w:rPr>
          <w:b/>
          <w:bCs/>
        </w:rPr>
        <w:t>оэффициент</w:t>
      </w:r>
      <w:proofErr w:type="spellEnd"/>
      <w:r w:rsidRPr="008E14E7">
        <w:rPr>
          <w:b/>
          <w:bCs/>
        </w:rPr>
        <w:t xml:space="preserve"> трансформации</w:t>
      </w:r>
      <w:r w:rsidRPr="008E14E7">
        <w:rPr>
          <w:b/>
          <w:bCs/>
          <w:lang w:val="ru-RU"/>
        </w:rPr>
        <w:t>:</w:t>
      </w:r>
      <w:r>
        <w:rPr>
          <w:b/>
          <w:bCs/>
          <w:lang w:val="ru-RU"/>
        </w:rPr>
        <w:t xml:space="preserve"> </w:t>
      </w:r>
    </w:p>
    <w:p w14:paraId="729ACBCD" w14:textId="1B459AFD" w:rsidR="008E14E7" w:rsidRDefault="008E14E7" w:rsidP="008E14E7">
      <w:pPr>
        <w:ind w:firstLine="0"/>
        <w:rPr>
          <w:lang w:val="ru-RU"/>
        </w:rPr>
      </w:pPr>
      <w:r w:rsidRPr="008E14E7">
        <w:rPr>
          <w:lang w:val="en-US"/>
        </w:rPr>
        <w:t>N</w:t>
      </w:r>
      <w:r w:rsidRPr="008E14E7">
        <w:rPr>
          <w:lang w:val="ru-RU"/>
        </w:rPr>
        <w:t xml:space="preserve"> = </w:t>
      </w:r>
      <w:r w:rsidRPr="008E14E7">
        <w:rPr>
          <w:lang w:val="en-US"/>
        </w:rPr>
        <w:t>U</w:t>
      </w:r>
      <w:r w:rsidRPr="008E14E7">
        <w:rPr>
          <w:lang w:val="ru-RU"/>
        </w:rPr>
        <w:t>(1)/</w:t>
      </w:r>
      <w:proofErr w:type="gramStart"/>
      <w:r w:rsidRPr="008E14E7">
        <w:rPr>
          <w:lang w:val="en-US"/>
        </w:rPr>
        <w:t>U</w:t>
      </w:r>
      <w:r w:rsidRPr="008E14E7">
        <w:rPr>
          <w:lang w:val="ru-RU"/>
        </w:rPr>
        <w:t>(</w:t>
      </w:r>
      <w:proofErr w:type="gramEnd"/>
      <w:r w:rsidRPr="008E14E7">
        <w:rPr>
          <w:lang w:val="ru-RU"/>
        </w:rPr>
        <w:t>2) = 100/50</w:t>
      </w:r>
      <w:r>
        <w:rPr>
          <w:lang w:val="ru-RU"/>
        </w:rPr>
        <w:t>,</w:t>
      </w:r>
      <w:r w:rsidRPr="008E14E7">
        <w:rPr>
          <w:lang w:val="ru-RU"/>
        </w:rPr>
        <w:t xml:space="preserve">9 </w:t>
      </w:r>
      <w:r>
        <w:rPr>
          <w:lang w:val="ru-RU"/>
        </w:rPr>
        <w:t xml:space="preserve">= 1,96 </w:t>
      </w:r>
      <w:r>
        <w:rPr>
          <w:lang w:val="en-US"/>
        </w:rPr>
        <w:t>V</w:t>
      </w:r>
    </w:p>
    <w:p w14:paraId="3654CA66" w14:textId="0212D75E" w:rsidR="008E14E7" w:rsidRPr="00496B71" w:rsidRDefault="008E14E7" w:rsidP="008E14E7">
      <w:pPr>
        <w:ind w:firstLine="0"/>
        <w:rPr>
          <w:lang w:val="ru-RU"/>
          <w:rPrChange w:id="25" w:author="Lexer" w:date="2024-09-28T12:00:00Z">
            <w:rPr>
              <w:lang w:val="en-US"/>
            </w:rPr>
          </w:rPrChange>
        </w:rPr>
      </w:pPr>
      <w:r w:rsidRPr="008E14E7">
        <w:rPr>
          <w:b/>
          <w:bCs/>
          <w:lang w:val="ru-RU"/>
        </w:rPr>
        <w:t>Заданный коэффициент трансформации:</w:t>
      </w:r>
      <w:r>
        <w:rPr>
          <w:lang w:val="ru-RU"/>
        </w:rPr>
        <w:t xml:space="preserve"> </w:t>
      </w:r>
      <w:r>
        <w:rPr>
          <w:lang w:val="en-US"/>
        </w:rPr>
        <w:t>N</w:t>
      </w:r>
      <w:r w:rsidRPr="008E14E7">
        <w:rPr>
          <w:lang w:val="ru-RU"/>
        </w:rPr>
        <w:t xml:space="preserve"> = 2 </w:t>
      </w:r>
      <w:r>
        <w:rPr>
          <w:lang w:val="en-US"/>
        </w:rPr>
        <w:t>V</w:t>
      </w:r>
    </w:p>
    <w:p w14:paraId="5D366296" w14:textId="3064BB4E" w:rsidR="008E14E7" w:rsidRDefault="008E14E7" w:rsidP="008E14E7">
      <w:pPr>
        <w:ind w:firstLine="0"/>
        <w:rPr>
          <w:b/>
          <w:bCs/>
          <w:lang w:val="ru-RU"/>
        </w:rPr>
      </w:pPr>
      <w:r w:rsidRPr="008E14E7">
        <w:rPr>
          <w:b/>
          <w:bCs/>
          <w:lang w:val="ru-RU"/>
        </w:rPr>
        <w:t>П</w:t>
      </w:r>
      <w:proofErr w:type="spellStart"/>
      <w:r w:rsidRPr="008E14E7">
        <w:rPr>
          <w:b/>
          <w:bCs/>
        </w:rPr>
        <w:t>отери</w:t>
      </w:r>
      <w:proofErr w:type="spellEnd"/>
      <w:r w:rsidRPr="008E14E7">
        <w:rPr>
          <w:b/>
          <w:bCs/>
        </w:rPr>
        <w:t xml:space="preserve"> в магнитопроводе</w:t>
      </w:r>
      <w:r w:rsidRPr="008E14E7">
        <w:rPr>
          <w:b/>
          <w:bCs/>
          <w:lang w:val="ru-RU"/>
        </w:rPr>
        <w:t>:</w:t>
      </w:r>
      <w:r>
        <w:rPr>
          <w:b/>
          <w:bCs/>
          <w:lang w:val="ru-RU"/>
        </w:rPr>
        <w:t xml:space="preserve"> </w:t>
      </w:r>
    </w:p>
    <w:p w14:paraId="0C28E4C3" w14:textId="67277298" w:rsidR="003778B7" w:rsidRDefault="003778B7" w:rsidP="008E14E7">
      <w:pPr>
        <w:ind w:firstLine="0"/>
        <w:rPr>
          <w:lang w:val="ru-RU"/>
        </w:rPr>
      </w:pPr>
      <w:r w:rsidRPr="00B933F4">
        <w:rPr>
          <w:position w:val="-12"/>
        </w:rPr>
        <w:object w:dxaOrig="2520" w:dyaOrig="360" w14:anchorId="17DCCEDB">
          <v:shape id="_x0000_i1026" type="#_x0000_t75" style="width:186pt;height:27pt" o:ole="" fillcolor="window">
            <v:imagedata r:id="rId9" o:title=""/>
          </v:shape>
          <o:OLEObject Type="Embed" ProgID="Equation.DSMT4" ShapeID="_x0000_i1026" DrawAspect="Content" ObjectID="_1789053807" r:id="rId10"/>
        </w:object>
      </w:r>
      <w:r>
        <w:rPr>
          <w:lang w:val="ru-RU"/>
        </w:rPr>
        <w:t xml:space="preserve"> </w:t>
      </w:r>
    </w:p>
    <w:p w14:paraId="70366002" w14:textId="2FBA67AE" w:rsidR="003778B7" w:rsidRDefault="003778B7" w:rsidP="008E14E7">
      <w:pPr>
        <w:ind w:firstLine="0"/>
        <w:rPr>
          <w:lang w:val="ru-RU"/>
        </w:rPr>
      </w:pPr>
      <w:r>
        <w:rPr>
          <w:lang w:val="ru-RU"/>
        </w:rPr>
        <w:t xml:space="preserve">Р(маг) = </w:t>
      </w:r>
      <w:proofErr w:type="gramStart"/>
      <w:r>
        <w:rPr>
          <w:lang w:val="ru-RU"/>
        </w:rPr>
        <w:t>Р(</w:t>
      </w:r>
      <w:proofErr w:type="gramEnd"/>
      <w:r>
        <w:rPr>
          <w:lang w:val="ru-RU"/>
        </w:rPr>
        <w:t xml:space="preserve">01) = 100 * 0,1963 * </w:t>
      </w:r>
      <w:ins w:id="26" w:author="Student" w:date="2024-09-27T12:49:00Z">
        <w:r w:rsidR="00665E0F">
          <w:rPr>
            <w:lang w:val="ru-RU"/>
          </w:rPr>
          <w:t>0,</w:t>
        </w:r>
      </w:ins>
      <w:ins w:id="27" w:author="Lexer" w:date="2024-09-28T14:18:00Z">
        <w:r w:rsidR="004B709B" w:rsidRPr="00E47E68">
          <w:rPr>
            <w:lang w:val="ru-RU"/>
            <w:rPrChange w:id="28" w:author="Lexer" w:date="2024-09-28T14:20:00Z">
              <w:rPr>
                <w:lang w:val="en-US"/>
              </w:rPr>
            </w:rPrChange>
          </w:rPr>
          <w:t>0</w:t>
        </w:r>
      </w:ins>
      <w:ins w:id="29" w:author="Lexer" w:date="2024-09-28T14:22:00Z">
        <w:r w:rsidR="00E47E68" w:rsidRPr="002F7309">
          <w:rPr>
            <w:lang w:val="ru-RU"/>
            <w:rPrChange w:id="30" w:author="Lexer" w:date="2024-09-28T15:04:00Z">
              <w:rPr>
                <w:lang w:val="en-US"/>
              </w:rPr>
            </w:rPrChange>
          </w:rPr>
          <w:t>3769</w:t>
        </w:r>
      </w:ins>
      <w:ins w:id="31" w:author="Student" w:date="2024-09-27T12:49:00Z">
        <w:del w:id="32" w:author="Lexer" w:date="2024-09-28T14:10:00Z">
          <w:r w:rsidR="00665E0F" w:rsidDel="00BA0DCB">
            <w:rPr>
              <w:lang w:val="ru-RU"/>
            </w:rPr>
            <w:delText>253</w:delText>
          </w:r>
        </w:del>
      </w:ins>
      <w:del w:id="33" w:author="Student" w:date="2024-09-27T12:49:00Z">
        <w:r w:rsidR="00B07702" w:rsidDel="00665E0F">
          <w:rPr>
            <w:lang w:val="ru-RU"/>
          </w:rPr>
          <w:delText>-0,5</w:delText>
        </w:r>
      </w:del>
      <w:r w:rsidR="00B07702">
        <w:rPr>
          <w:lang w:val="ru-RU"/>
        </w:rPr>
        <w:t xml:space="preserve"> = </w:t>
      </w:r>
      <w:ins w:id="34" w:author="Lexer" w:date="2024-09-28T14:22:00Z">
        <w:r w:rsidR="00E47E68" w:rsidRPr="002F7309">
          <w:rPr>
            <w:lang w:val="ru-RU"/>
            <w:rPrChange w:id="35" w:author="Lexer" w:date="2024-09-28T15:04:00Z">
              <w:rPr>
                <w:lang w:val="en-US"/>
              </w:rPr>
            </w:rPrChange>
          </w:rPr>
          <w:t>0,74</w:t>
        </w:r>
      </w:ins>
      <w:ins w:id="36" w:author="Student" w:date="2024-09-27T12:50:00Z">
        <w:del w:id="37" w:author="Lexer" w:date="2024-09-28T14:22:00Z">
          <w:r w:rsidR="00665E0F" w:rsidDel="00E47E68">
            <w:rPr>
              <w:lang w:val="ru-RU"/>
            </w:rPr>
            <w:delText>4,966</w:delText>
          </w:r>
        </w:del>
      </w:ins>
      <w:del w:id="38" w:author="Student" w:date="2024-09-27T12:49:00Z">
        <w:r w:rsidR="00B07702" w:rsidDel="00665E0F">
          <w:rPr>
            <w:lang w:val="ru-RU"/>
          </w:rPr>
          <w:delText>-9,815</w:delText>
        </w:r>
      </w:del>
      <w:r w:rsidR="00B07702">
        <w:rPr>
          <w:lang w:val="ru-RU"/>
        </w:rPr>
        <w:t xml:space="preserve"> Вт</w:t>
      </w:r>
    </w:p>
    <w:p w14:paraId="0E6DE0D1" w14:textId="6DB7EC17" w:rsidR="003778B7" w:rsidRPr="003778B7" w:rsidRDefault="003778B7" w:rsidP="008E14E7">
      <w:pPr>
        <w:ind w:firstLine="0"/>
        <w:rPr>
          <w:b/>
          <w:bCs/>
          <w:lang w:val="ru-RU"/>
        </w:rPr>
      </w:pPr>
      <w:r w:rsidRPr="003778B7">
        <w:rPr>
          <w:b/>
          <w:bCs/>
        </w:rPr>
        <w:t xml:space="preserve">интервал </w:t>
      </w:r>
      <w:proofErr w:type="gramStart"/>
      <w:r w:rsidRPr="003778B7">
        <w:rPr>
          <w:b/>
          <w:bCs/>
        </w:rPr>
        <w:t xml:space="preserve">времени  </w:t>
      </w:r>
      <w:r w:rsidRPr="003778B7">
        <w:rPr>
          <w:b/>
          <w:bCs/>
          <w:lang w:val="en-US"/>
        </w:rPr>
        <w:t>T</w:t>
      </w:r>
      <w:proofErr w:type="gramEnd"/>
      <w:r w:rsidRPr="003778B7">
        <w:rPr>
          <w:b/>
          <w:bCs/>
        </w:rPr>
        <w:t xml:space="preserve">2 – </w:t>
      </w:r>
      <w:r w:rsidRPr="003778B7">
        <w:rPr>
          <w:b/>
          <w:bCs/>
          <w:lang w:val="en-US"/>
        </w:rPr>
        <w:t>T</w:t>
      </w:r>
      <w:r w:rsidRPr="003778B7">
        <w:rPr>
          <w:b/>
          <w:bCs/>
        </w:rPr>
        <w:t>1</w:t>
      </w:r>
      <w:r w:rsidRPr="003778B7">
        <w:rPr>
          <w:b/>
          <w:bCs/>
          <w:lang w:val="ru-RU"/>
        </w:rPr>
        <w:t>:</w:t>
      </w:r>
      <w:r>
        <w:rPr>
          <w:lang w:val="ru-RU"/>
        </w:rPr>
        <w:t xml:space="preserve"> </w:t>
      </w:r>
      <w:r w:rsidR="001C1DE0" w:rsidRPr="001C1DE0">
        <w:rPr>
          <w:lang w:val="ru-RU"/>
        </w:rPr>
        <w:t>3,</w:t>
      </w:r>
      <w:ins w:id="39" w:author="Lexer" w:date="2024-09-28T14:18:00Z">
        <w:r w:rsidR="004B709B" w:rsidRPr="004B709B">
          <w:rPr>
            <w:lang w:val="ru-RU"/>
            <w:rPrChange w:id="40" w:author="Lexer" w:date="2024-09-28T14:18:00Z">
              <w:rPr>
                <w:lang w:val="en-US"/>
              </w:rPr>
            </w:rPrChange>
          </w:rPr>
          <w:t>0</w:t>
        </w:r>
      </w:ins>
      <w:ins w:id="41" w:author="Lexer" w:date="2024-09-28T14:20:00Z">
        <w:r w:rsidR="00E47E68" w:rsidRPr="00E47E68">
          <w:rPr>
            <w:lang w:val="ru-RU"/>
            <w:rPrChange w:id="42" w:author="Lexer" w:date="2024-09-28T14:20:00Z">
              <w:rPr>
                <w:lang w:val="en-US"/>
              </w:rPr>
            </w:rPrChange>
          </w:rPr>
          <w:t>5</w:t>
        </w:r>
      </w:ins>
      <w:del w:id="43" w:author="Lexer" w:date="2024-09-28T14:18:00Z">
        <w:r w:rsidR="001C1DE0" w:rsidRPr="001C1DE0" w:rsidDel="004B709B">
          <w:rPr>
            <w:lang w:val="ru-RU"/>
          </w:rPr>
          <w:delText>1</w:delText>
        </w:r>
      </w:del>
      <w:r w:rsidR="001C1DE0" w:rsidRPr="001C1DE0">
        <w:rPr>
          <w:lang w:val="ru-RU"/>
        </w:rPr>
        <w:t xml:space="preserve"> </w:t>
      </w:r>
      <w:proofErr w:type="spellStart"/>
      <w:ins w:id="44" w:author="Lexer" w:date="2024-09-28T12:33:00Z">
        <w:r w:rsidR="009D63A3">
          <w:rPr>
            <w:lang w:val="ru-RU"/>
          </w:rPr>
          <w:t>м</w:t>
        </w:r>
      </w:ins>
      <w:r>
        <w:rPr>
          <w:lang w:val="ru-RU"/>
        </w:rPr>
        <w:t>с</w:t>
      </w:r>
      <w:proofErr w:type="spellEnd"/>
    </w:p>
    <w:p w14:paraId="0B9D3F19" w14:textId="3D77744A" w:rsidR="008E14E7" w:rsidRPr="008E14E7" w:rsidRDefault="00B07702" w:rsidP="008E14E7">
      <w:pPr>
        <w:ind w:firstLine="0"/>
        <w:rPr>
          <w:lang w:val="ru-RU"/>
        </w:rPr>
      </w:pPr>
      <w:r w:rsidRPr="00B07702">
        <w:rPr>
          <w:b/>
          <w:bCs/>
          <w:lang w:val="ru-RU"/>
        </w:rPr>
        <w:t>период Т:</w:t>
      </w:r>
      <w:r>
        <w:rPr>
          <w:lang w:val="ru-RU"/>
        </w:rPr>
        <w:t xml:space="preserve"> </w:t>
      </w:r>
      <w:r w:rsidR="003778B7">
        <w:rPr>
          <w:lang w:val="ru-RU"/>
        </w:rPr>
        <w:t xml:space="preserve">Т = </w:t>
      </w:r>
      <w:r>
        <w:rPr>
          <w:lang w:val="ru-RU"/>
        </w:rPr>
        <w:t>12,</w:t>
      </w:r>
      <w:r w:rsidR="001C1DE0" w:rsidRPr="00496B71">
        <w:rPr>
          <w:lang w:val="ru-RU"/>
          <w:rPrChange w:id="45" w:author="Lexer" w:date="2024-09-28T12:00:00Z">
            <w:rPr>
              <w:lang w:val="en-US"/>
            </w:rPr>
          </w:rPrChange>
        </w:rPr>
        <w:t>5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мс</w:t>
      </w:r>
      <w:proofErr w:type="spellEnd"/>
      <w:r>
        <w:rPr>
          <w:lang w:val="ru-RU"/>
        </w:rPr>
        <w:t xml:space="preserve"> = 0,0125 с</w:t>
      </w:r>
    </w:p>
    <w:p w14:paraId="64CF4DAA" w14:textId="77777777" w:rsidR="00B07702" w:rsidRDefault="00B07702" w:rsidP="00006BFC">
      <w:pPr>
        <w:ind w:firstLine="0"/>
        <w:rPr>
          <w:b/>
          <w:bCs/>
          <w:lang w:val="ru-RU"/>
        </w:rPr>
      </w:pPr>
      <w:r w:rsidRPr="00B07702">
        <w:rPr>
          <w:b/>
          <w:bCs/>
        </w:rPr>
        <w:t>Угол фазового сдвига</w:t>
      </w:r>
      <w:r w:rsidRPr="00B07702">
        <w:rPr>
          <w:b/>
          <w:bCs/>
          <w:lang w:val="ru-RU"/>
        </w:rPr>
        <w:t>:</w:t>
      </w:r>
      <w:r>
        <w:rPr>
          <w:b/>
          <w:bCs/>
          <w:lang w:val="ru-RU"/>
        </w:rPr>
        <w:t xml:space="preserve">  </w:t>
      </w:r>
    </w:p>
    <w:p w14:paraId="5AA4C86B" w14:textId="05BDFE3E" w:rsidR="0053381D" w:rsidRDefault="00B07702" w:rsidP="00006BFC">
      <w:pPr>
        <w:ind w:firstLine="0"/>
        <w:rPr>
          <w:szCs w:val="20"/>
          <w:lang w:val="ru-RU"/>
        </w:rPr>
      </w:pPr>
      <w:r w:rsidRPr="00B07702">
        <w:rPr>
          <w:position w:val="-30"/>
          <w:szCs w:val="20"/>
          <w:lang w:val="ru-RU"/>
        </w:rPr>
        <w:object w:dxaOrig="2980" w:dyaOrig="840" w14:anchorId="38E4CB0F">
          <v:shape id="_x0000_i1027" type="#_x0000_t75" style="width:100.2pt;height:28.2pt" o:ole="">
            <v:imagedata r:id="rId11" o:title=""/>
          </v:shape>
          <o:OLEObject Type="Embed" ProgID="Equation.DSMT4" ShapeID="_x0000_i1027" DrawAspect="Content" ObjectID="_1789053808" r:id="rId12"/>
        </w:object>
      </w:r>
    </w:p>
    <w:p w14:paraId="4F404CC5" w14:textId="6A1F9EDB" w:rsidR="00B07702" w:rsidRPr="00496B71" w:rsidRDefault="00B07702" w:rsidP="00006BFC">
      <w:pPr>
        <w:ind w:firstLine="0"/>
        <w:rPr>
          <w:szCs w:val="20"/>
          <w:lang w:val="ru-RU"/>
          <w:rPrChange w:id="46" w:author="Lexer" w:date="2024-09-28T12:00:00Z">
            <w:rPr>
              <w:szCs w:val="20"/>
              <w:lang w:val="en-US"/>
            </w:rPr>
          </w:rPrChange>
        </w:rPr>
      </w:pPr>
      <w:proofErr w:type="gramStart"/>
      <w:r>
        <w:rPr>
          <w:szCs w:val="20"/>
          <w:lang w:val="ru-RU"/>
        </w:rPr>
        <w:t>Фи(</w:t>
      </w:r>
      <w:proofErr w:type="gramEnd"/>
      <w:r>
        <w:rPr>
          <w:szCs w:val="20"/>
          <w:lang w:val="ru-RU"/>
        </w:rPr>
        <w:t>1) = (360/12</w:t>
      </w:r>
      <w:r w:rsidR="001C1DE0" w:rsidRPr="001E7579">
        <w:rPr>
          <w:szCs w:val="20"/>
          <w:lang w:val="ru-RU"/>
          <w:rPrChange w:id="47" w:author="Student" w:date="2024-09-27T13:16:00Z">
            <w:rPr>
              <w:szCs w:val="20"/>
              <w:lang w:val="en-US"/>
            </w:rPr>
          </w:rPrChange>
        </w:rPr>
        <w:t>,</w:t>
      </w:r>
      <w:r>
        <w:rPr>
          <w:szCs w:val="20"/>
          <w:lang w:val="ru-RU"/>
        </w:rPr>
        <w:t>5)*</w:t>
      </w:r>
      <w:r w:rsidR="001C1DE0" w:rsidRPr="001E7579">
        <w:rPr>
          <w:szCs w:val="20"/>
          <w:lang w:val="ru-RU"/>
          <w:rPrChange w:id="48" w:author="Student" w:date="2024-09-27T13:16:00Z">
            <w:rPr>
              <w:szCs w:val="20"/>
              <w:lang w:val="en-US"/>
            </w:rPr>
          </w:rPrChange>
        </w:rPr>
        <w:t>3,</w:t>
      </w:r>
      <w:ins w:id="49" w:author="Lexer" w:date="2024-09-28T14:17:00Z">
        <w:r w:rsidR="004B709B" w:rsidRPr="004B709B">
          <w:rPr>
            <w:szCs w:val="20"/>
            <w:lang w:val="ru-RU"/>
            <w:rPrChange w:id="50" w:author="Lexer" w:date="2024-09-28T14:18:00Z">
              <w:rPr>
                <w:szCs w:val="20"/>
                <w:lang w:val="en-US"/>
              </w:rPr>
            </w:rPrChange>
          </w:rPr>
          <w:t>0</w:t>
        </w:r>
      </w:ins>
      <w:ins w:id="51" w:author="Lexer" w:date="2024-09-28T14:20:00Z">
        <w:r w:rsidR="00E47E68" w:rsidRPr="00E47E68">
          <w:rPr>
            <w:szCs w:val="20"/>
            <w:lang w:val="ru-RU"/>
            <w:rPrChange w:id="52" w:author="Lexer" w:date="2024-09-28T14:20:00Z">
              <w:rPr>
                <w:szCs w:val="20"/>
                <w:lang w:val="en-US"/>
              </w:rPr>
            </w:rPrChange>
          </w:rPr>
          <w:t>5</w:t>
        </w:r>
      </w:ins>
      <w:del w:id="53" w:author="Lexer" w:date="2024-09-28T14:17:00Z">
        <w:r w:rsidR="001C1DE0" w:rsidRPr="001E7579" w:rsidDel="004B709B">
          <w:rPr>
            <w:szCs w:val="20"/>
            <w:lang w:val="ru-RU"/>
            <w:rPrChange w:id="54" w:author="Student" w:date="2024-09-27T13:16:00Z">
              <w:rPr>
                <w:szCs w:val="20"/>
                <w:lang w:val="en-US"/>
              </w:rPr>
            </w:rPrChange>
          </w:rPr>
          <w:delText>1</w:delText>
        </w:r>
      </w:del>
      <w:r>
        <w:rPr>
          <w:szCs w:val="20"/>
          <w:lang w:val="ru-RU"/>
        </w:rPr>
        <w:t xml:space="preserve"> = </w:t>
      </w:r>
      <w:ins w:id="55" w:author="Lexer" w:date="2024-09-28T14:20:00Z">
        <w:r w:rsidR="00E47E68" w:rsidRPr="00E47E68">
          <w:rPr>
            <w:szCs w:val="20"/>
            <w:lang w:val="ru-RU"/>
            <w:rPrChange w:id="56" w:author="Lexer" w:date="2024-09-28T14:20:00Z">
              <w:rPr>
                <w:szCs w:val="20"/>
                <w:lang w:val="en-US"/>
              </w:rPr>
            </w:rPrChange>
          </w:rPr>
          <w:t>87,</w:t>
        </w:r>
        <w:r w:rsidR="00E47E68" w:rsidRPr="002F7309">
          <w:rPr>
            <w:szCs w:val="20"/>
            <w:lang w:val="ru-RU"/>
            <w:rPrChange w:id="57" w:author="Lexer" w:date="2024-09-28T15:36:00Z">
              <w:rPr>
                <w:szCs w:val="20"/>
                <w:lang w:val="en-US"/>
              </w:rPr>
            </w:rPrChange>
          </w:rPr>
          <w:t>8</w:t>
        </w:r>
      </w:ins>
      <w:ins w:id="58" w:author="Lexer" w:date="2024-09-28T14:21:00Z">
        <w:r w:rsidR="00E47E68" w:rsidRPr="002F7309">
          <w:rPr>
            <w:szCs w:val="20"/>
            <w:lang w:val="ru-RU"/>
            <w:rPrChange w:id="59" w:author="Lexer" w:date="2024-09-28T15:36:00Z">
              <w:rPr>
                <w:szCs w:val="20"/>
                <w:lang w:val="en-US"/>
              </w:rPr>
            </w:rPrChange>
          </w:rPr>
          <w:t>4</w:t>
        </w:r>
      </w:ins>
      <w:del w:id="60" w:author="Lexer" w:date="2024-09-28T14:18:00Z">
        <w:r w:rsidR="001C1DE0" w:rsidRPr="001E7579" w:rsidDel="004B709B">
          <w:rPr>
            <w:szCs w:val="20"/>
            <w:lang w:val="ru-RU"/>
            <w:rPrChange w:id="61" w:author="Student" w:date="2024-09-27T13:16:00Z">
              <w:rPr>
                <w:szCs w:val="20"/>
                <w:lang w:val="en-US"/>
              </w:rPr>
            </w:rPrChange>
          </w:rPr>
          <w:delText>89,28</w:delText>
        </w:r>
      </w:del>
    </w:p>
    <w:p w14:paraId="6827321C" w14:textId="6F3CBCF0" w:rsidR="00B07702" w:rsidRDefault="00B07702" w:rsidP="00006BFC">
      <w:pPr>
        <w:ind w:firstLine="0"/>
        <w:rPr>
          <w:lang w:val="ru-RU"/>
        </w:rPr>
      </w:pPr>
      <w:r w:rsidRPr="00B07702">
        <w:rPr>
          <w:b/>
          <w:bCs/>
          <w:lang w:val="ru-RU"/>
        </w:rPr>
        <w:t>П</w:t>
      </w:r>
      <w:proofErr w:type="spellStart"/>
      <w:r w:rsidRPr="00B07702">
        <w:rPr>
          <w:b/>
          <w:bCs/>
        </w:rPr>
        <w:t>араметры</w:t>
      </w:r>
      <w:proofErr w:type="spellEnd"/>
      <w:r w:rsidRPr="00B07702">
        <w:rPr>
          <w:b/>
          <w:bCs/>
        </w:rPr>
        <w:t xml:space="preserve"> схемы замещения поперечного плеча</w:t>
      </w:r>
      <w:r>
        <w:rPr>
          <w:lang w:val="ru-RU"/>
        </w:rPr>
        <w:t xml:space="preserve">: </w:t>
      </w:r>
    </w:p>
    <w:p w14:paraId="2FD1FEAF" w14:textId="012CF122" w:rsidR="00B07702" w:rsidRDefault="00B07702" w:rsidP="00006BFC">
      <w:pPr>
        <w:ind w:firstLine="0"/>
      </w:pPr>
      <w:r w:rsidRPr="005808EE">
        <w:rPr>
          <w:position w:val="-30"/>
        </w:rPr>
        <w:object w:dxaOrig="859" w:dyaOrig="680" w14:anchorId="641391FD">
          <v:shape id="_x0000_i1028" type="#_x0000_t75" style="width:58.8pt;height:46.2pt" o:ole="" fillcolor="window">
            <v:imagedata r:id="rId13" o:title=""/>
          </v:shape>
          <o:OLEObject Type="Embed" ProgID="Equation.DSMT4" ShapeID="_x0000_i1028" DrawAspect="Content" ObjectID="_1789053809" r:id="rId14"/>
        </w:object>
      </w:r>
      <w:r>
        <w:rPr>
          <w:lang w:val="ru-RU"/>
        </w:rPr>
        <w:t xml:space="preserve"> </w:t>
      </w:r>
      <w:r w:rsidRPr="005808EE">
        <w:rPr>
          <w:position w:val="-30"/>
        </w:rPr>
        <w:object w:dxaOrig="859" w:dyaOrig="680" w14:anchorId="4D2BAB97">
          <v:shape id="_x0000_i1029" type="#_x0000_t75" style="width:57.6pt;height:45.6pt" o:ole="" fillcolor="window">
            <v:imagedata r:id="rId15" o:title=""/>
          </v:shape>
          <o:OLEObject Type="Embed" ProgID="Equation.DSMT4" ShapeID="_x0000_i1029" DrawAspect="Content" ObjectID="_1789053810" r:id="rId16"/>
        </w:object>
      </w:r>
      <w:r>
        <w:rPr>
          <w:lang w:val="ru-RU"/>
        </w:rPr>
        <w:t xml:space="preserve"> </w:t>
      </w:r>
      <w:r w:rsidRPr="005808EE">
        <w:rPr>
          <w:position w:val="-14"/>
        </w:rPr>
        <w:object w:dxaOrig="2740" w:dyaOrig="460" w14:anchorId="7A8FFEBF">
          <v:shape id="_x0000_i1030" type="#_x0000_t75" style="width:183.6pt;height:31.2pt" o:ole="" fillcolor="window">
            <v:imagedata r:id="rId17" o:title=""/>
          </v:shape>
          <o:OLEObject Type="Embed" ProgID="Equation.3" ShapeID="_x0000_i1030" DrawAspect="Content" ObjectID="_1789053811" r:id="rId18"/>
        </w:object>
      </w:r>
    </w:p>
    <w:p w14:paraId="3A598239" w14:textId="38C84283" w:rsidR="00B07702" w:rsidRDefault="00B07702" w:rsidP="00006BFC">
      <w:pPr>
        <w:ind w:firstLine="0"/>
        <w:rPr>
          <w:lang w:val="ru-RU"/>
        </w:rPr>
      </w:pPr>
      <w:proofErr w:type="gramStart"/>
      <w:r>
        <w:rPr>
          <w:lang w:val="en-US"/>
        </w:rPr>
        <w:t>Z</w:t>
      </w:r>
      <w:r>
        <w:rPr>
          <w:lang w:val="ru-RU"/>
        </w:rPr>
        <w:t>(</w:t>
      </w:r>
      <w:proofErr w:type="gramEnd"/>
      <w:r>
        <w:rPr>
          <w:lang w:val="ru-RU"/>
        </w:rPr>
        <w:t>0) = 100/0,1963 = 509,42 Ом</w:t>
      </w:r>
    </w:p>
    <w:p w14:paraId="663B6F52" w14:textId="67ABBE3B" w:rsidR="00B07702" w:rsidRDefault="00B07702" w:rsidP="00006BFC">
      <w:pPr>
        <w:ind w:firstLine="0"/>
        <w:rPr>
          <w:lang w:val="ru-RU"/>
        </w:rPr>
      </w:pPr>
      <w:proofErr w:type="gramStart"/>
      <w:r>
        <w:rPr>
          <w:lang w:val="en-US"/>
        </w:rPr>
        <w:t>R</w:t>
      </w:r>
      <w:r w:rsidRPr="00B07702">
        <w:rPr>
          <w:lang w:val="ru-RU"/>
        </w:rPr>
        <w:t>(</w:t>
      </w:r>
      <w:proofErr w:type="gramEnd"/>
      <w:r w:rsidRPr="00B07702">
        <w:rPr>
          <w:lang w:val="ru-RU"/>
        </w:rPr>
        <w:t>0)</w:t>
      </w:r>
      <w:r>
        <w:rPr>
          <w:lang w:val="ru-RU"/>
        </w:rPr>
        <w:t xml:space="preserve"> = </w:t>
      </w:r>
      <w:ins w:id="62" w:author="Lexer" w:date="2024-09-28T14:23:00Z">
        <w:r w:rsidR="00E47E68" w:rsidRPr="002F7309">
          <w:rPr>
            <w:rPrChange w:id="63" w:author="Lexer" w:date="2024-09-28T15:04:00Z">
              <w:rPr>
                <w:lang w:val="en-US"/>
              </w:rPr>
            </w:rPrChange>
          </w:rPr>
          <w:t>0,74</w:t>
        </w:r>
      </w:ins>
      <w:ins w:id="64" w:author="Student" w:date="2024-09-27T12:50:00Z">
        <w:del w:id="65" w:author="Lexer" w:date="2024-09-28T14:23:00Z">
          <w:r w:rsidR="00665E0F" w:rsidDel="00E47E68">
            <w:rPr>
              <w:lang w:val="ru-RU"/>
            </w:rPr>
            <w:delText>4,966</w:delText>
          </w:r>
        </w:del>
      </w:ins>
      <w:del w:id="66" w:author="Student" w:date="2024-09-27T12:50:00Z">
        <w:r w:rsidDel="00665E0F">
          <w:rPr>
            <w:lang w:val="ru-RU"/>
          </w:rPr>
          <w:delText>-9,815</w:delText>
        </w:r>
      </w:del>
      <w:r>
        <w:rPr>
          <w:lang w:val="ru-RU"/>
        </w:rPr>
        <w:t>/0,196</w:t>
      </w:r>
      <w:ins w:id="67" w:author="Student" w:date="2024-09-27T12:51:00Z">
        <w:r w:rsidR="00665E0F">
          <w:rPr>
            <w:lang w:val="ru-RU"/>
          </w:rPr>
          <w:t>3</w:t>
        </w:r>
      </w:ins>
      <w:del w:id="68" w:author="Student" w:date="2024-09-27T12:51:00Z">
        <w:r w:rsidDel="00665E0F">
          <w:rPr>
            <w:lang w:val="ru-RU"/>
          </w:rPr>
          <w:delText>9</w:delText>
        </w:r>
      </w:del>
      <w:r w:rsidRPr="00496B71">
        <w:rPr>
          <w:lang w:val="ru-RU"/>
          <w:rPrChange w:id="69" w:author="Lexer" w:date="2024-09-28T12:14:00Z">
            <w:rPr>
              <w:lang w:val="en-US"/>
            </w:rPr>
          </w:rPrChange>
        </w:rPr>
        <w:t>^</w:t>
      </w:r>
      <w:r>
        <w:rPr>
          <w:lang w:val="ru-RU"/>
        </w:rPr>
        <w:t>2</w:t>
      </w:r>
      <w:r w:rsidR="001C1DE0">
        <w:rPr>
          <w:lang w:val="ru-RU"/>
        </w:rPr>
        <w:t xml:space="preserve"> = </w:t>
      </w:r>
      <w:del w:id="70" w:author="Student" w:date="2024-09-27T12:51:00Z">
        <w:r w:rsidR="001C1DE0" w:rsidDel="00665E0F">
          <w:rPr>
            <w:lang w:val="ru-RU"/>
          </w:rPr>
          <w:delText xml:space="preserve">-254,71 </w:delText>
        </w:r>
      </w:del>
      <w:ins w:id="71" w:author="Lexer" w:date="2024-09-28T14:23:00Z">
        <w:r w:rsidR="00E47E68" w:rsidRPr="002F7309">
          <w:rPr>
            <w:rPrChange w:id="72" w:author="Lexer" w:date="2024-09-28T15:04:00Z">
              <w:rPr>
                <w:lang w:val="en-US"/>
              </w:rPr>
            </w:rPrChange>
          </w:rPr>
          <w:t>19,2</w:t>
        </w:r>
      </w:ins>
      <w:ins w:id="73" w:author="Student" w:date="2024-09-27T12:51:00Z">
        <w:del w:id="74" w:author="Lexer" w:date="2024-09-28T14:23:00Z">
          <w:r w:rsidR="00665E0F" w:rsidDel="00E47E68">
            <w:rPr>
              <w:lang w:val="ru-RU"/>
            </w:rPr>
            <w:delText>128,87</w:delText>
          </w:r>
        </w:del>
      </w:ins>
      <w:ins w:id="75" w:author="Lexer" w:date="2024-09-28T12:14:00Z">
        <w:r w:rsidR="00496B71">
          <w:rPr>
            <w:lang w:val="ru-RU"/>
          </w:rPr>
          <w:t xml:space="preserve"> Ом</w:t>
        </w:r>
      </w:ins>
    </w:p>
    <w:p w14:paraId="28B0C54C" w14:textId="52162F21" w:rsidR="001C1DE0" w:rsidRDefault="001C1DE0" w:rsidP="00006BFC">
      <w:pPr>
        <w:ind w:firstLine="0"/>
        <w:rPr>
          <w:ins w:id="76" w:author="Lexer" w:date="2024-09-28T13:30:00Z"/>
          <w:lang w:val="ru-RU"/>
        </w:rPr>
      </w:pPr>
      <w:proofErr w:type="gramStart"/>
      <w:r>
        <w:rPr>
          <w:lang w:val="en-US"/>
        </w:rPr>
        <w:t>x</w:t>
      </w:r>
      <w:r w:rsidRPr="00665E0F">
        <w:rPr>
          <w:lang w:val="ru-RU"/>
        </w:rPr>
        <w:t>(</w:t>
      </w:r>
      <w:proofErr w:type="gramEnd"/>
      <w:r w:rsidRPr="00665E0F">
        <w:rPr>
          <w:lang w:val="ru-RU"/>
        </w:rPr>
        <w:t xml:space="preserve">0) = </w:t>
      </w:r>
      <w:r>
        <w:rPr>
          <w:lang w:val="en-US"/>
        </w:rPr>
        <w:t>sqrt</w:t>
      </w:r>
      <w:r w:rsidRPr="00665E0F">
        <w:rPr>
          <w:lang w:val="ru-RU"/>
        </w:rPr>
        <w:t>(</w:t>
      </w:r>
      <w:r>
        <w:rPr>
          <w:lang w:val="ru-RU"/>
        </w:rPr>
        <w:t>(</w:t>
      </w:r>
      <w:r w:rsidRPr="00665E0F">
        <w:rPr>
          <w:lang w:val="ru-RU"/>
        </w:rPr>
        <w:t>509,42)^2 – (</w:t>
      </w:r>
      <w:del w:id="77" w:author="Student" w:date="2024-09-27T12:51:00Z">
        <w:r w:rsidRPr="00665E0F" w:rsidDel="00665E0F">
          <w:rPr>
            <w:lang w:val="ru-RU"/>
          </w:rPr>
          <w:delText>-254,71</w:delText>
        </w:r>
      </w:del>
      <w:ins w:id="78" w:author="Student" w:date="2024-09-27T12:51:00Z">
        <w:del w:id="79" w:author="Lexer" w:date="2024-09-28T14:24:00Z">
          <w:r w:rsidR="00665E0F" w:rsidDel="00E43387">
            <w:rPr>
              <w:lang w:val="ru-RU"/>
            </w:rPr>
            <w:delText>128,87</w:delText>
          </w:r>
        </w:del>
      </w:ins>
      <w:ins w:id="80" w:author="Lexer" w:date="2024-09-28T14:24:00Z">
        <w:r w:rsidR="00E43387" w:rsidRPr="002F7309">
          <w:rPr>
            <w:rPrChange w:id="81" w:author="Lexer" w:date="2024-09-28T15:04:00Z">
              <w:rPr>
                <w:lang w:val="en-US"/>
              </w:rPr>
            </w:rPrChange>
          </w:rPr>
          <w:t>19,2</w:t>
        </w:r>
      </w:ins>
      <w:r w:rsidRPr="00665E0F">
        <w:rPr>
          <w:lang w:val="ru-RU"/>
        </w:rPr>
        <w:t xml:space="preserve">)^2 ) = </w:t>
      </w:r>
      <w:del w:id="82" w:author="Lexer" w:date="2024-09-28T14:25:00Z">
        <w:r w:rsidRPr="00665E0F" w:rsidDel="00E43387">
          <w:rPr>
            <w:lang w:val="ru-RU"/>
          </w:rPr>
          <w:delText>492,8</w:delText>
        </w:r>
      </w:del>
      <w:ins w:id="83" w:author="Student" w:date="2024-09-27T12:51:00Z">
        <w:del w:id="84" w:author="Lexer" w:date="2024-09-28T14:25:00Z">
          <w:r w:rsidR="00665E0F" w:rsidDel="00E43387">
            <w:rPr>
              <w:lang w:val="ru-RU"/>
            </w:rPr>
            <w:delText>5</w:delText>
          </w:r>
        </w:del>
      </w:ins>
      <w:ins w:id="85" w:author="Lexer" w:date="2024-09-28T14:25:00Z">
        <w:r w:rsidR="00E43387" w:rsidRPr="002F7309">
          <w:rPr>
            <w:rPrChange w:id="86" w:author="Lexer" w:date="2024-09-28T15:04:00Z">
              <w:rPr>
                <w:lang w:val="en-US"/>
              </w:rPr>
            </w:rPrChange>
          </w:rPr>
          <w:t>509,06</w:t>
        </w:r>
      </w:ins>
      <w:del w:id="87" w:author="Student" w:date="2024-09-27T12:51:00Z">
        <w:r w:rsidRPr="00665E0F" w:rsidDel="00665E0F">
          <w:rPr>
            <w:lang w:val="ru-RU"/>
          </w:rPr>
          <w:delText>9</w:delText>
        </w:r>
      </w:del>
    </w:p>
    <w:p w14:paraId="07211830" w14:textId="77777777" w:rsidR="00402D50" w:rsidRPr="00665E0F" w:rsidRDefault="00402D50" w:rsidP="00006BFC">
      <w:pPr>
        <w:ind w:firstLine="0"/>
        <w:rPr>
          <w:lang w:val="ru-RU"/>
        </w:rPr>
      </w:pPr>
    </w:p>
    <w:p w14:paraId="5A589AAC" w14:textId="77777777" w:rsidR="001C1DE0" w:rsidRPr="00665E0F" w:rsidDel="00665E0F" w:rsidRDefault="001C1DE0" w:rsidP="00006BFC">
      <w:pPr>
        <w:ind w:firstLine="0"/>
        <w:rPr>
          <w:del w:id="88" w:author="Student" w:date="2024-09-27T12:43:00Z"/>
          <w:rFonts w:eastAsia="Courier New"/>
          <w:b/>
          <w:bCs/>
          <w:lang w:val="ru-RU"/>
          <w:rPrChange w:id="89" w:author="Student" w:date="2024-09-27T12:43:00Z">
            <w:rPr>
              <w:del w:id="90" w:author="Student" w:date="2024-09-27T12:43:00Z"/>
              <w:rFonts w:eastAsia="Courier New"/>
              <w:lang w:val="ru-RU"/>
            </w:rPr>
          </w:rPrChange>
        </w:rPr>
      </w:pPr>
    </w:p>
    <w:p w14:paraId="05B294C7" w14:textId="6E9C3368" w:rsidR="00665E0F" w:rsidRPr="002F7309" w:rsidRDefault="00665E0F" w:rsidP="00006BFC">
      <w:pPr>
        <w:ind w:firstLine="0"/>
        <w:rPr>
          <w:ins w:id="91" w:author="Student" w:date="2024-09-27T12:43:00Z"/>
          <w:b/>
          <w:bCs/>
          <w:lang w:val="ru-RU"/>
          <w:rPrChange w:id="92" w:author="Lexer" w:date="2024-09-28T15:36:00Z">
            <w:rPr>
              <w:ins w:id="93" w:author="Student" w:date="2024-09-27T12:43:00Z"/>
              <w:lang w:val="ru-RU"/>
            </w:rPr>
          </w:rPrChange>
        </w:rPr>
      </w:pPr>
      <w:ins w:id="94" w:author="Student" w:date="2024-09-27T12:43:00Z">
        <w:r w:rsidRPr="00665E0F">
          <w:rPr>
            <w:b/>
            <w:bCs/>
            <w:lang w:val="ru-RU"/>
            <w:rPrChange w:id="95" w:author="Student" w:date="2024-09-27T12:43:00Z">
              <w:rPr>
                <w:lang w:val="ru-RU"/>
              </w:rPr>
            </w:rPrChange>
          </w:rPr>
          <w:t>Режим</w:t>
        </w:r>
        <w:r w:rsidRPr="002F7309">
          <w:rPr>
            <w:b/>
            <w:bCs/>
            <w:lang w:val="ru-RU"/>
            <w:rPrChange w:id="96" w:author="Lexer" w:date="2024-09-28T15:36:00Z">
              <w:rPr>
                <w:lang w:val="ru-RU"/>
              </w:rPr>
            </w:rPrChange>
          </w:rPr>
          <w:t xml:space="preserve"> </w:t>
        </w:r>
        <w:r w:rsidRPr="00665E0F">
          <w:rPr>
            <w:b/>
            <w:bCs/>
            <w:lang w:val="ru-RU"/>
            <w:rPrChange w:id="97" w:author="Student" w:date="2024-09-27T12:43:00Z">
              <w:rPr>
                <w:lang w:val="ru-RU"/>
              </w:rPr>
            </w:rPrChange>
          </w:rPr>
          <w:t>КЗ</w:t>
        </w:r>
        <w:r w:rsidRPr="002F7309">
          <w:rPr>
            <w:b/>
            <w:bCs/>
            <w:lang w:val="ru-RU"/>
            <w:rPrChange w:id="98" w:author="Lexer" w:date="2024-09-28T15:36:00Z">
              <w:rPr>
                <w:lang w:val="ru-RU"/>
              </w:rPr>
            </w:rPrChange>
          </w:rPr>
          <w:t>:</w:t>
        </w:r>
      </w:ins>
    </w:p>
    <w:p w14:paraId="6D8CFB7B" w14:textId="6098094D" w:rsidR="00665E0F" w:rsidRPr="002F7309" w:rsidRDefault="00665E0F" w:rsidP="00006BFC">
      <w:pPr>
        <w:ind w:firstLine="0"/>
        <w:rPr>
          <w:ins w:id="99" w:author="Student" w:date="2024-09-27T12:44:00Z"/>
          <w:lang w:val="ru-RU"/>
          <w:rPrChange w:id="100" w:author="Lexer" w:date="2024-09-28T15:36:00Z">
            <w:rPr>
              <w:ins w:id="101" w:author="Student" w:date="2024-09-27T12:44:00Z"/>
              <w:lang w:val="en-US"/>
            </w:rPr>
          </w:rPrChange>
        </w:rPr>
      </w:pPr>
      <w:ins w:id="102" w:author="Student" w:date="2024-09-27T12:43:00Z">
        <w:r>
          <w:rPr>
            <w:lang w:val="en-US"/>
          </w:rPr>
          <w:t>I</w:t>
        </w:r>
        <w:r w:rsidRPr="002F7309">
          <w:rPr>
            <w:lang w:val="ru-RU"/>
            <w:rPrChange w:id="103" w:author="Lexer" w:date="2024-09-28T15:36:00Z">
              <w:rPr>
                <w:lang w:val="en-US"/>
              </w:rPr>
            </w:rPrChange>
          </w:rPr>
          <w:t>(1</w:t>
        </w:r>
        <w:r>
          <w:rPr>
            <w:lang w:val="en-US"/>
          </w:rPr>
          <w:t>K</w:t>
        </w:r>
        <w:r w:rsidRPr="002F7309">
          <w:rPr>
            <w:lang w:val="ru-RU"/>
            <w:rPrChange w:id="104" w:author="Lexer" w:date="2024-09-28T15:36:00Z">
              <w:rPr>
                <w:lang w:val="en-US"/>
              </w:rPr>
            </w:rPrChange>
          </w:rPr>
          <w:t xml:space="preserve">) = </w:t>
        </w:r>
        <w:proofErr w:type="gramStart"/>
        <w:r>
          <w:rPr>
            <w:lang w:val="en-US"/>
          </w:rPr>
          <w:t>I</w:t>
        </w:r>
        <w:r w:rsidRPr="002F7309">
          <w:rPr>
            <w:lang w:val="ru-RU"/>
            <w:rPrChange w:id="105" w:author="Lexer" w:date="2024-09-28T15:36:00Z">
              <w:rPr>
                <w:lang w:val="en-US"/>
              </w:rPr>
            </w:rPrChange>
          </w:rPr>
          <w:t>(</w:t>
        </w:r>
        <w:proofErr w:type="gramEnd"/>
        <w:r w:rsidRPr="002F7309">
          <w:rPr>
            <w:lang w:val="ru-RU"/>
            <w:rPrChange w:id="106" w:author="Lexer" w:date="2024-09-28T15:36:00Z">
              <w:rPr>
                <w:lang w:val="en-US"/>
              </w:rPr>
            </w:rPrChange>
          </w:rPr>
          <w:t xml:space="preserve">1) = </w:t>
        </w:r>
      </w:ins>
      <w:ins w:id="107" w:author="Student" w:date="2024-09-27T12:44:00Z">
        <w:r w:rsidRPr="002F7309">
          <w:rPr>
            <w:lang w:val="ru-RU"/>
            <w:rPrChange w:id="108" w:author="Lexer" w:date="2024-09-28T15:36:00Z">
              <w:rPr>
                <w:lang w:val="en-US"/>
              </w:rPr>
            </w:rPrChange>
          </w:rPr>
          <w:t xml:space="preserve">276,1 </w:t>
        </w:r>
        <w:r>
          <w:rPr>
            <w:lang w:val="en-US"/>
          </w:rPr>
          <w:t>mA</w:t>
        </w:r>
      </w:ins>
    </w:p>
    <w:p w14:paraId="47D0ACF6" w14:textId="7589C5E4" w:rsidR="00665E0F" w:rsidRPr="00496B71" w:rsidRDefault="00665E0F" w:rsidP="00006BFC">
      <w:pPr>
        <w:ind w:firstLine="0"/>
        <w:rPr>
          <w:ins w:id="109" w:author="Student" w:date="2024-09-27T12:44:00Z"/>
          <w:lang w:val="ru-RU"/>
          <w:rPrChange w:id="110" w:author="Lexer" w:date="2024-09-28T12:00:00Z">
            <w:rPr>
              <w:ins w:id="111" w:author="Student" w:date="2024-09-27T12:44:00Z"/>
              <w:lang w:val="en-US"/>
            </w:rPr>
          </w:rPrChange>
        </w:rPr>
      </w:pPr>
      <w:ins w:id="112" w:author="Student" w:date="2024-09-27T12:44:00Z">
        <w:r>
          <w:rPr>
            <w:lang w:val="en-US"/>
          </w:rPr>
          <w:t>I</w:t>
        </w:r>
        <w:r w:rsidRPr="00496B71">
          <w:rPr>
            <w:lang w:val="ru-RU"/>
            <w:rPrChange w:id="113" w:author="Lexer" w:date="2024-09-28T12:00:00Z">
              <w:rPr>
                <w:lang w:val="en-US"/>
              </w:rPr>
            </w:rPrChange>
          </w:rPr>
          <w:t>(2</w:t>
        </w:r>
        <w:r>
          <w:rPr>
            <w:lang w:val="en-US"/>
          </w:rPr>
          <w:t>K</w:t>
        </w:r>
        <w:r w:rsidRPr="00496B71">
          <w:rPr>
            <w:lang w:val="ru-RU"/>
            <w:rPrChange w:id="114" w:author="Lexer" w:date="2024-09-28T12:00:00Z">
              <w:rPr>
                <w:lang w:val="en-US"/>
              </w:rPr>
            </w:rPrChange>
          </w:rPr>
          <w:t xml:space="preserve">) = </w:t>
        </w:r>
        <w:proofErr w:type="gramStart"/>
        <w:r>
          <w:rPr>
            <w:lang w:val="en-US"/>
          </w:rPr>
          <w:t>I</w:t>
        </w:r>
        <w:r w:rsidRPr="00496B71">
          <w:rPr>
            <w:lang w:val="ru-RU"/>
            <w:rPrChange w:id="115" w:author="Lexer" w:date="2024-09-28T12:00:00Z">
              <w:rPr>
                <w:lang w:val="en-US"/>
              </w:rPr>
            </w:rPrChange>
          </w:rPr>
          <w:t>(</w:t>
        </w:r>
        <w:proofErr w:type="gramEnd"/>
        <w:r w:rsidRPr="00496B71">
          <w:rPr>
            <w:lang w:val="ru-RU"/>
            <w:rPrChange w:id="116" w:author="Lexer" w:date="2024-09-28T12:00:00Z">
              <w:rPr>
                <w:lang w:val="en-US"/>
              </w:rPr>
            </w:rPrChange>
          </w:rPr>
          <w:t xml:space="preserve">2) = 552,1 </w:t>
        </w:r>
        <w:r>
          <w:rPr>
            <w:lang w:val="en-US"/>
          </w:rPr>
          <w:t>mA</w:t>
        </w:r>
      </w:ins>
    </w:p>
    <w:p w14:paraId="6B1BF041" w14:textId="2AC7365E" w:rsidR="00665E0F" w:rsidRDefault="00665E0F" w:rsidP="00006BFC">
      <w:pPr>
        <w:ind w:firstLine="0"/>
        <w:rPr>
          <w:ins w:id="117" w:author="Student" w:date="2024-09-27T12:45:00Z"/>
          <w:b/>
          <w:bCs/>
        </w:rPr>
      </w:pPr>
      <w:ins w:id="118" w:author="Student" w:date="2024-09-27T12:45:00Z">
        <w:r w:rsidRPr="00665E0F">
          <w:rPr>
            <w:b/>
            <w:bCs/>
            <w:lang w:val="ru-RU"/>
            <w:rPrChange w:id="119" w:author="Student" w:date="2024-09-27T12:45:00Z">
              <w:rPr>
                <w:lang w:val="ru-RU"/>
              </w:rPr>
            </w:rPrChange>
          </w:rPr>
          <w:t>П</w:t>
        </w:r>
        <w:proofErr w:type="spellStart"/>
        <w:r w:rsidRPr="00665E0F">
          <w:rPr>
            <w:b/>
            <w:bCs/>
            <w:rPrChange w:id="120" w:author="Student" w:date="2024-09-27T12:45:00Z">
              <w:rPr/>
            </w:rPrChange>
          </w:rPr>
          <w:t>отери</w:t>
        </w:r>
        <w:proofErr w:type="spellEnd"/>
        <w:r w:rsidRPr="00665E0F">
          <w:rPr>
            <w:b/>
            <w:bCs/>
            <w:rPrChange w:id="121" w:author="Student" w:date="2024-09-27T12:45:00Z">
              <w:rPr/>
            </w:rPrChange>
          </w:rPr>
          <w:t xml:space="preserve"> в обмотках трансформатора:</w:t>
        </w:r>
      </w:ins>
    </w:p>
    <w:p w14:paraId="72215A3A" w14:textId="032048EC" w:rsidR="00665E0F" w:rsidRDefault="00665E0F" w:rsidP="00006BFC">
      <w:pPr>
        <w:ind w:firstLine="0"/>
        <w:rPr>
          <w:ins w:id="122" w:author="Student" w:date="2024-09-27T13:01:00Z"/>
          <w:lang w:val="en-US"/>
        </w:rPr>
      </w:pPr>
      <w:ins w:id="123" w:author="Student" w:date="2024-09-27T12:45:00Z">
        <w:r w:rsidRPr="00665E0F">
          <w:rPr>
            <w:lang w:val="ru-RU"/>
          </w:rPr>
          <w:object w:dxaOrig="3100" w:dyaOrig="360" w14:anchorId="7DE2DC09">
            <v:shape id="_x0000_i1031" type="#_x0000_t75" style="width:225pt;height:26.4pt" o:ole="" fillcolor="window">
              <v:imagedata r:id="rId19" o:title=""/>
            </v:shape>
            <o:OLEObject Type="Embed" ProgID="Equation.DSMT4" ShapeID="_x0000_i1031" DrawAspect="Content" ObjectID="_1789053812" r:id="rId20"/>
          </w:object>
        </w:r>
      </w:ins>
    </w:p>
    <w:p w14:paraId="03FDB0D8" w14:textId="14034119" w:rsidR="00C819ED" w:rsidRPr="00496B71" w:rsidRDefault="00C819ED" w:rsidP="00006BFC">
      <w:pPr>
        <w:ind w:firstLine="0"/>
        <w:rPr>
          <w:ins w:id="124" w:author="Student" w:date="2024-09-27T12:45:00Z"/>
          <w:lang w:val="ru-RU"/>
          <w:rPrChange w:id="125" w:author="Lexer" w:date="2024-09-28T12:00:00Z">
            <w:rPr>
              <w:ins w:id="126" w:author="Student" w:date="2024-09-27T12:45:00Z"/>
              <w:lang w:val="en-US"/>
            </w:rPr>
          </w:rPrChange>
        </w:rPr>
      </w:pPr>
      <w:proofErr w:type="gramStart"/>
      <w:ins w:id="127" w:author="Student" w:date="2024-09-27T13:01:00Z">
        <w:r>
          <w:rPr>
            <w:lang w:val="ru-RU"/>
          </w:rPr>
          <w:t>Фи(</w:t>
        </w:r>
        <w:proofErr w:type="gramEnd"/>
        <w:r>
          <w:rPr>
            <w:lang w:val="ru-RU"/>
          </w:rPr>
          <w:t xml:space="preserve">1) = </w:t>
        </w:r>
      </w:ins>
      <w:ins w:id="128" w:author="Student" w:date="2024-09-27T13:20:00Z">
        <w:r w:rsidR="001E7579">
          <w:rPr>
            <w:szCs w:val="20"/>
            <w:lang w:val="ru-RU"/>
          </w:rPr>
          <w:t>(360/</w:t>
        </w:r>
      </w:ins>
      <w:ins w:id="129" w:author="Lexer" w:date="2024-09-28T13:24:00Z">
        <w:r w:rsidR="00301437">
          <w:rPr>
            <w:szCs w:val="20"/>
            <w:lang w:val="ru-RU"/>
          </w:rPr>
          <w:t>0,012</w:t>
        </w:r>
      </w:ins>
      <w:ins w:id="130" w:author="Lexer" w:date="2024-09-28T18:16:00Z">
        <w:r w:rsidR="00960A0D">
          <w:rPr>
            <w:szCs w:val="20"/>
            <w:lang w:val="ru-RU"/>
          </w:rPr>
          <w:t>5</w:t>
        </w:r>
      </w:ins>
      <w:ins w:id="131" w:author="Student" w:date="2024-09-27T13:20:00Z">
        <w:del w:id="132" w:author="Lexer" w:date="2024-09-28T13:23:00Z">
          <w:r w:rsidR="001E7579" w:rsidRPr="00496B71" w:rsidDel="00301437">
            <w:rPr>
              <w:szCs w:val="20"/>
              <w:lang w:val="ru-RU"/>
              <w:rPrChange w:id="133" w:author="Lexer" w:date="2024-09-28T12:00:00Z">
                <w:rPr>
                  <w:szCs w:val="20"/>
                  <w:lang w:val="en-US"/>
                </w:rPr>
              </w:rPrChange>
            </w:rPr>
            <w:delText>74,89</w:delText>
          </w:r>
        </w:del>
        <w:r w:rsidR="001E7579">
          <w:rPr>
            <w:szCs w:val="20"/>
            <w:lang w:val="ru-RU"/>
          </w:rPr>
          <w:t>)*</w:t>
        </w:r>
      </w:ins>
      <w:ins w:id="134" w:author="Lexer" w:date="2024-09-28T13:24:00Z">
        <w:r w:rsidR="00301437">
          <w:rPr>
            <w:szCs w:val="20"/>
            <w:lang w:val="ru-RU"/>
          </w:rPr>
          <w:t>0,0000</w:t>
        </w:r>
      </w:ins>
      <w:ins w:id="135" w:author="Lexer" w:date="2024-09-28T18:16:00Z">
        <w:r w:rsidR="00960A0D">
          <w:rPr>
            <w:szCs w:val="20"/>
            <w:lang w:val="ru-RU"/>
          </w:rPr>
          <w:t>69877</w:t>
        </w:r>
      </w:ins>
      <w:ins w:id="136" w:author="Student" w:date="2024-09-27T13:20:00Z">
        <w:del w:id="137" w:author="Lexer" w:date="2024-09-28T13:24:00Z">
          <w:r w:rsidR="001E7579" w:rsidRPr="009B4C9D" w:rsidDel="00301437">
            <w:rPr>
              <w:szCs w:val="20"/>
              <w:lang w:val="ru-RU"/>
            </w:rPr>
            <w:delText>3,1</w:delText>
          </w:r>
        </w:del>
      </w:ins>
      <w:ins w:id="138" w:author="Student" w:date="2024-09-27T13:22:00Z">
        <w:r w:rsidR="001E7579" w:rsidRPr="00496B71">
          <w:rPr>
            <w:szCs w:val="20"/>
            <w:lang w:val="ru-RU"/>
            <w:rPrChange w:id="139" w:author="Lexer" w:date="2024-09-28T12:00:00Z">
              <w:rPr>
                <w:szCs w:val="20"/>
                <w:lang w:val="en-US"/>
              </w:rPr>
            </w:rPrChange>
          </w:rPr>
          <w:t xml:space="preserve"> = </w:t>
        </w:r>
      </w:ins>
      <w:ins w:id="140" w:author="Lexer" w:date="2024-09-28T13:25:00Z">
        <w:r w:rsidR="00301437">
          <w:rPr>
            <w:szCs w:val="20"/>
            <w:lang w:val="ru-RU"/>
          </w:rPr>
          <w:t>2,</w:t>
        </w:r>
      </w:ins>
      <w:ins w:id="141" w:author="Lexer" w:date="2024-09-28T18:16:00Z">
        <w:r w:rsidR="00960A0D">
          <w:rPr>
            <w:szCs w:val="20"/>
            <w:lang w:val="ru-RU"/>
          </w:rPr>
          <w:t>01</w:t>
        </w:r>
      </w:ins>
      <w:ins w:id="142" w:author="Student" w:date="2024-09-27T13:22:00Z">
        <w:del w:id="143" w:author="Lexer" w:date="2024-09-28T13:25:00Z">
          <w:r w:rsidR="001E7579" w:rsidRPr="00496B71" w:rsidDel="00301437">
            <w:rPr>
              <w:szCs w:val="20"/>
              <w:lang w:val="ru-RU"/>
              <w:rPrChange w:id="144" w:author="Lexer" w:date="2024-09-28T12:00:00Z">
                <w:rPr>
                  <w:szCs w:val="20"/>
                  <w:lang w:val="en-US"/>
                </w:rPr>
              </w:rPrChange>
            </w:rPr>
            <w:delText>14</w:delText>
          </w:r>
        </w:del>
      </w:ins>
      <w:ins w:id="145" w:author="Student" w:date="2024-09-27T13:23:00Z">
        <w:del w:id="146" w:author="Lexer" w:date="2024-09-28T13:24:00Z">
          <w:r w:rsidR="001E7579" w:rsidRPr="00496B71" w:rsidDel="00301437">
            <w:rPr>
              <w:szCs w:val="20"/>
              <w:lang w:val="ru-RU"/>
              <w:rPrChange w:id="147" w:author="Lexer" w:date="2024-09-28T12:00:00Z">
                <w:rPr>
                  <w:szCs w:val="20"/>
                  <w:lang w:val="en-US"/>
                </w:rPr>
              </w:rPrChange>
            </w:rPr>
            <w:delText>,9</w:delText>
          </w:r>
        </w:del>
      </w:ins>
    </w:p>
    <w:p w14:paraId="38E026EB" w14:textId="03D72A22" w:rsidR="00665E0F" w:rsidRDefault="00665E0F" w:rsidP="00006BFC">
      <w:pPr>
        <w:ind w:firstLine="0"/>
        <w:rPr>
          <w:ins w:id="148" w:author="Lexer" w:date="2024-09-28T13:30:00Z"/>
          <w:lang w:val="ru-RU"/>
        </w:rPr>
      </w:pPr>
      <w:ins w:id="149" w:author="Student" w:date="2024-09-27T12:45:00Z">
        <w:r>
          <w:rPr>
            <w:lang w:val="ru-RU"/>
          </w:rPr>
          <w:t>Р(ОБ</w:t>
        </w:r>
      </w:ins>
      <w:ins w:id="150" w:author="Student" w:date="2024-09-27T12:46:00Z">
        <w:r>
          <w:rPr>
            <w:lang w:val="ru-RU"/>
          </w:rPr>
          <w:t xml:space="preserve">) = Р(1К) = 5 </w:t>
        </w:r>
      </w:ins>
      <w:ins w:id="151" w:author="Student" w:date="2024-09-27T12:48:00Z">
        <w:r>
          <w:rPr>
            <w:lang w:val="ru-RU"/>
          </w:rPr>
          <w:t xml:space="preserve">* 0,2761 </w:t>
        </w:r>
        <w:proofErr w:type="gramStart"/>
        <w:r>
          <w:rPr>
            <w:lang w:val="ru-RU"/>
          </w:rPr>
          <w:t xml:space="preserve">*  </w:t>
        </w:r>
      </w:ins>
      <w:ins w:id="152" w:author="Lexer" w:date="2024-09-28T14:11:00Z">
        <w:r w:rsidR="00BA0DCB" w:rsidRPr="002F7309">
          <w:rPr>
            <w:lang w:val="ru-RU"/>
            <w:rPrChange w:id="153" w:author="Lexer" w:date="2024-09-28T15:36:00Z">
              <w:rPr>
                <w:lang w:val="en-US"/>
              </w:rPr>
            </w:rPrChange>
          </w:rPr>
          <w:t>0</w:t>
        </w:r>
        <w:proofErr w:type="gramEnd"/>
        <w:r w:rsidR="00BA0DCB" w:rsidRPr="002F7309">
          <w:rPr>
            <w:lang w:val="ru-RU"/>
            <w:rPrChange w:id="154" w:author="Lexer" w:date="2024-09-28T15:36:00Z">
              <w:rPr>
                <w:lang w:val="en-US"/>
              </w:rPr>
            </w:rPrChange>
          </w:rPr>
          <w:t>,99</w:t>
        </w:r>
      </w:ins>
      <w:ins w:id="155" w:author="Lexer" w:date="2024-09-28T18:17:00Z">
        <w:r w:rsidR="00960A0D">
          <w:rPr>
            <w:lang w:val="ru-RU"/>
          </w:rPr>
          <w:t>9384</w:t>
        </w:r>
      </w:ins>
      <w:ins w:id="156" w:author="Student" w:date="2024-09-27T13:02:00Z">
        <w:del w:id="157" w:author="Lexer" w:date="2024-09-28T13:25:00Z">
          <w:r w:rsidR="0063169D" w:rsidDel="00301437">
            <w:rPr>
              <w:lang w:val="ru-RU"/>
            </w:rPr>
            <w:delText>-0,12</w:delText>
          </w:r>
        </w:del>
        <w:r w:rsidR="0063169D">
          <w:rPr>
            <w:lang w:val="ru-RU"/>
          </w:rPr>
          <w:t xml:space="preserve"> </w:t>
        </w:r>
      </w:ins>
      <w:ins w:id="158" w:author="Student" w:date="2024-09-27T12:48:00Z">
        <w:r>
          <w:rPr>
            <w:lang w:val="ru-RU"/>
          </w:rPr>
          <w:t>=</w:t>
        </w:r>
      </w:ins>
      <w:ins w:id="159" w:author="Student" w:date="2024-09-27T12:52:00Z">
        <w:r>
          <w:rPr>
            <w:lang w:val="ru-RU"/>
          </w:rPr>
          <w:t xml:space="preserve"> </w:t>
        </w:r>
      </w:ins>
      <w:ins w:id="160" w:author="Lexer" w:date="2024-09-28T14:11:00Z">
        <w:r w:rsidR="00BA0DCB" w:rsidRPr="002F7309">
          <w:rPr>
            <w:lang w:val="ru-RU"/>
            <w:rPrChange w:id="161" w:author="Lexer" w:date="2024-09-28T15:36:00Z">
              <w:rPr>
                <w:lang w:val="en-US"/>
              </w:rPr>
            </w:rPrChange>
          </w:rPr>
          <w:t>1,</w:t>
        </w:r>
      </w:ins>
      <w:ins w:id="162" w:author="Lexer" w:date="2024-09-28T14:12:00Z">
        <w:r w:rsidR="00BA0DCB" w:rsidRPr="002F7309">
          <w:rPr>
            <w:lang w:val="ru-RU"/>
            <w:rPrChange w:id="163" w:author="Lexer" w:date="2024-09-28T15:36:00Z">
              <w:rPr>
                <w:lang w:val="en-US"/>
              </w:rPr>
            </w:rPrChange>
          </w:rPr>
          <w:t>37</w:t>
        </w:r>
      </w:ins>
      <w:ins w:id="164" w:author="Lexer" w:date="2024-09-28T18:17:00Z">
        <w:r w:rsidR="00960A0D">
          <w:rPr>
            <w:lang w:val="ru-RU"/>
          </w:rPr>
          <w:t>96</w:t>
        </w:r>
      </w:ins>
      <w:ins w:id="165" w:author="Lexer" w:date="2024-09-28T14:12:00Z">
        <w:r w:rsidR="00BA0DCB" w:rsidRPr="002F7309">
          <w:rPr>
            <w:lang w:val="ru-RU"/>
            <w:rPrChange w:id="166" w:author="Lexer" w:date="2024-09-28T15:36:00Z">
              <w:rPr>
                <w:lang w:val="en-US"/>
              </w:rPr>
            </w:rPrChange>
          </w:rPr>
          <w:t xml:space="preserve"> </w:t>
        </w:r>
      </w:ins>
      <w:ins w:id="167" w:author="Student" w:date="2024-09-27T13:03:00Z">
        <w:del w:id="168" w:author="Lexer" w:date="2024-09-28T13:25:00Z">
          <w:r w:rsidR="0063169D" w:rsidDel="00301437">
            <w:rPr>
              <w:lang w:val="ru-RU"/>
            </w:rPr>
            <w:delText>-0,167</w:delText>
          </w:r>
        </w:del>
      </w:ins>
      <w:ins w:id="169" w:author="Student" w:date="2024-09-27T12:52:00Z">
        <w:del w:id="170" w:author="Lexer" w:date="2024-09-28T13:25:00Z">
          <w:r w:rsidDel="00301437">
            <w:rPr>
              <w:lang w:val="ru-RU"/>
            </w:rPr>
            <w:delText xml:space="preserve"> </w:delText>
          </w:r>
        </w:del>
        <w:r>
          <w:rPr>
            <w:lang w:val="ru-RU"/>
          </w:rPr>
          <w:t>Вт</w:t>
        </w:r>
      </w:ins>
    </w:p>
    <w:p w14:paraId="628474E1" w14:textId="77777777" w:rsidR="00402D50" w:rsidRDefault="00402D50" w:rsidP="00402D50">
      <w:pPr>
        <w:ind w:firstLine="0"/>
        <w:rPr>
          <w:ins w:id="171" w:author="Lexer" w:date="2024-09-28T13:30:00Z"/>
          <w:lang w:val="ru-RU"/>
        </w:rPr>
      </w:pPr>
      <w:ins w:id="172" w:author="Lexer" w:date="2024-09-28T13:30:00Z">
        <w:r w:rsidRPr="00B07702">
          <w:rPr>
            <w:b/>
            <w:bCs/>
            <w:lang w:val="ru-RU"/>
          </w:rPr>
          <w:t>П</w:t>
        </w:r>
        <w:proofErr w:type="spellStart"/>
        <w:r w:rsidRPr="00B07702">
          <w:rPr>
            <w:b/>
            <w:bCs/>
          </w:rPr>
          <w:t>араметры</w:t>
        </w:r>
        <w:proofErr w:type="spellEnd"/>
        <w:r w:rsidRPr="00B07702">
          <w:rPr>
            <w:b/>
            <w:bCs/>
          </w:rPr>
          <w:t xml:space="preserve"> схемы замещения поперечного плеча</w:t>
        </w:r>
        <w:r>
          <w:rPr>
            <w:lang w:val="ru-RU"/>
          </w:rPr>
          <w:t xml:space="preserve">: </w:t>
        </w:r>
      </w:ins>
    </w:p>
    <w:p w14:paraId="6C9D1D93" w14:textId="56AE2326" w:rsidR="00402D50" w:rsidRDefault="00402D50" w:rsidP="00006BFC">
      <w:pPr>
        <w:ind w:firstLine="0"/>
        <w:rPr>
          <w:ins w:id="173" w:author="Lexer" w:date="2024-09-28T13:32:00Z"/>
        </w:rPr>
      </w:pPr>
      <w:ins w:id="174" w:author="Lexer" w:date="2024-09-28T13:32:00Z">
        <w:r w:rsidRPr="005808EE">
          <w:rPr>
            <w:position w:val="-30"/>
          </w:rPr>
          <w:object w:dxaOrig="1440" w:dyaOrig="680" w14:anchorId="44046684">
            <v:shape id="_x0000_i1032" type="#_x0000_t75" style="width:98.4pt;height:46.8pt" o:ole="" fillcolor="window">
              <v:imagedata r:id="rId21" o:title=""/>
            </v:shape>
            <o:OLEObject Type="Embed" ProgID="Equation.3" ShapeID="_x0000_i1032" DrawAspect="Content" ObjectID="_1789053813" r:id="rId22"/>
          </w:object>
        </w:r>
      </w:ins>
      <w:ins w:id="175" w:author="Lexer" w:date="2024-09-28T13:32:00Z">
        <w:r>
          <w:rPr>
            <w:lang w:val="ru-RU"/>
          </w:rPr>
          <w:t xml:space="preserve"> </w:t>
        </w:r>
      </w:ins>
      <w:ins w:id="176" w:author="Lexer" w:date="2024-09-28T13:32:00Z">
        <w:r w:rsidRPr="005808EE">
          <w:rPr>
            <w:position w:val="-30"/>
          </w:rPr>
          <w:object w:dxaOrig="940" w:dyaOrig="680" w14:anchorId="259DC2A1">
            <v:shape id="_x0000_i1033" type="#_x0000_t75" style="width:63pt;height:46.2pt" o:ole="" fillcolor="window">
              <v:imagedata r:id="rId23" o:title=""/>
            </v:shape>
            <o:OLEObject Type="Embed" ProgID="Equation.3" ShapeID="_x0000_i1033" DrawAspect="Content" ObjectID="_1789053814" r:id="rId24"/>
          </w:object>
        </w:r>
      </w:ins>
      <w:ins w:id="177" w:author="Lexer" w:date="2024-09-28T13:32:00Z">
        <w:r>
          <w:rPr>
            <w:lang w:val="ru-RU"/>
          </w:rPr>
          <w:t xml:space="preserve"> </w:t>
        </w:r>
      </w:ins>
      <w:ins w:id="178" w:author="Lexer" w:date="2024-09-28T13:32:00Z">
        <w:r w:rsidRPr="00AB0C2D">
          <w:rPr>
            <w:position w:val="-12"/>
          </w:rPr>
          <w:object w:dxaOrig="2700" w:dyaOrig="440" w14:anchorId="738057B4">
            <v:shape id="_x0000_i1034" type="#_x0000_t75" style="width:204pt;height:33pt" o:ole="" fillcolor="window">
              <v:imagedata r:id="rId25" o:title=""/>
            </v:shape>
            <o:OLEObject Type="Embed" ProgID="Equation.3" ShapeID="_x0000_i1034" DrawAspect="Content" ObjectID="_1789053815" r:id="rId26"/>
          </w:object>
        </w:r>
      </w:ins>
    </w:p>
    <w:p w14:paraId="71875CCA" w14:textId="74D1EB5B" w:rsidR="00402D50" w:rsidRDefault="00402D50" w:rsidP="00006BFC">
      <w:pPr>
        <w:ind w:firstLine="0"/>
        <w:rPr>
          <w:ins w:id="179" w:author="Lexer" w:date="2024-09-28T13:33:00Z"/>
          <w:lang w:val="ru-RU"/>
        </w:rPr>
      </w:pPr>
      <w:ins w:id="180" w:author="Lexer" w:date="2024-09-28T13:32:00Z">
        <w:r>
          <w:rPr>
            <w:lang w:val="en-US"/>
          </w:rPr>
          <w:t>Z</w:t>
        </w:r>
        <w:r w:rsidRPr="008B3AA5">
          <w:rPr>
            <w:lang w:val="ru-RU"/>
            <w:rPrChange w:id="181" w:author="Lexer" w:date="2024-09-28T13:40:00Z">
              <w:rPr>
                <w:lang w:val="en-US"/>
              </w:rPr>
            </w:rPrChange>
          </w:rPr>
          <w:t>(</w:t>
        </w:r>
        <w:r>
          <w:rPr>
            <w:lang w:val="en-US"/>
          </w:rPr>
          <w:t>K</w:t>
        </w:r>
        <w:r w:rsidRPr="008B3AA5">
          <w:rPr>
            <w:lang w:val="ru-RU"/>
            <w:rPrChange w:id="182" w:author="Lexer" w:date="2024-09-28T13:40:00Z">
              <w:rPr>
                <w:lang w:val="en-US"/>
              </w:rPr>
            </w:rPrChange>
          </w:rPr>
          <w:t xml:space="preserve">) = </w:t>
        </w:r>
        <w:r>
          <w:rPr>
            <w:lang w:val="ru-RU"/>
          </w:rPr>
          <w:t xml:space="preserve">5 </w:t>
        </w:r>
      </w:ins>
      <w:ins w:id="183" w:author="Lexer" w:date="2024-09-28T13:39:00Z">
        <w:r w:rsidR="008B3AA5" w:rsidRPr="008B3AA5">
          <w:rPr>
            <w:lang w:val="ru-RU"/>
            <w:rPrChange w:id="184" w:author="Lexer" w:date="2024-09-28T13:40:00Z">
              <w:rPr>
                <w:lang w:val="en-US"/>
              </w:rPr>
            </w:rPrChange>
          </w:rPr>
          <w:t>/</w:t>
        </w:r>
      </w:ins>
      <w:ins w:id="185" w:author="Lexer" w:date="2024-09-28T13:32:00Z">
        <w:r>
          <w:rPr>
            <w:lang w:val="ru-RU"/>
          </w:rPr>
          <w:t xml:space="preserve"> </w:t>
        </w:r>
      </w:ins>
      <w:ins w:id="186" w:author="Lexer" w:date="2024-09-28T13:33:00Z">
        <w:r>
          <w:rPr>
            <w:lang w:val="ru-RU"/>
          </w:rPr>
          <w:t>0,</w:t>
        </w:r>
        <w:r w:rsidR="00A04790">
          <w:rPr>
            <w:lang w:val="ru-RU"/>
          </w:rPr>
          <w:t xml:space="preserve">2761 = </w:t>
        </w:r>
      </w:ins>
      <w:ins w:id="187" w:author="Lexer" w:date="2024-09-28T13:39:00Z">
        <w:r w:rsidR="008B3AA5" w:rsidRPr="008B3AA5">
          <w:rPr>
            <w:lang w:val="ru-RU"/>
            <w:rPrChange w:id="188" w:author="Lexer" w:date="2024-09-28T13:40:00Z">
              <w:rPr>
                <w:lang w:val="en-US"/>
              </w:rPr>
            </w:rPrChange>
          </w:rPr>
          <w:t>18,</w:t>
        </w:r>
      </w:ins>
      <w:ins w:id="189" w:author="Lexer" w:date="2024-09-28T13:40:00Z">
        <w:r w:rsidR="008B3AA5" w:rsidRPr="008B3AA5">
          <w:rPr>
            <w:lang w:val="ru-RU"/>
            <w:rPrChange w:id="190" w:author="Lexer" w:date="2024-09-28T13:40:00Z">
              <w:rPr>
                <w:lang w:val="en-US"/>
              </w:rPr>
            </w:rPrChange>
          </w:rPr>
          <w:t xml:space="preserve">1 </w:t>
        </w:r>
      </w:ins>
      <w:ins w:id="191" w:author="Lexer" w:date="2024-09-28T13:33:00Z">
        <w:r w:rsidR="00A04790">
          <w:rPr>
            <w:lang w:val="ru-RU"/>
          </w:rPr>
          <w:t>Ом</w:t>
        </w:r>
      </w:ins>
    </w:p>
    <w:p w14:paraId="7D21A81F" w14:textId="446D784F" w:rsidR="00A04790" w:rsidRPr="00960A0D" w:rsidRDefault="00A04790" w:rsidP="00006BFC">
      <w:pPr>
        <w:ind w:firstLine="0"/>
        <w:rPr>
          <w:ins w:id="192" w:author="Lexer" w:date="2024-09-28T13:36:00Z"/>
          <w:lang w:val="en-US"/>
          <w:rPrChange w:id="193" w:author="Lexer" w:date="2024-09-28T18:17:00Z">
            <w:rPr>
              <w:ins w:id="194" w:author="Lexer" w:date="2024-09-28T13:36:00Z"/>
              <w:lang w:val="ru-RU"/>
            </w:rPr>
          </w:rPrChange>
        </w:rPr>
      </w:pPr>
      <w:ins w:id="195" w:author="Lexer" w:date="2024-09-28T13:33:00Z">
        <w:r>
          <w:rPr>
            <w:lang w:val="en-US"/>
          </w:rPr>
          <w:t>R</w:t>
        </w:r>
      </w:ins>
      <w:ins w:id="196" w:author="Lexer" w:date="2024-09-28T13:34:00Z">
        <w:r w:rsidRPr="00960A0D">
          <w:rPr>
            <w:lang w:val="en-US"/>
            <w:rPrChange w:id="197" w:author="Lexer" w:date="2024-09-28T18:17:00Z">
              <w:rPr>
                <w:lang w:val="en-US"/>
              </w:rPr>
            </w:rPrChange>
          </w:rPr>
          <w:t>(</w:t>
        </w:r>
        <w:r>
          <w:rPr>
            <w:lang w:val="en-US"/>
          </w:rPr>
          <w:t>K</w:t>
        </w:r>
        <w:r w:rsidRPr="00960A0D">
          <w:rPr>
            <w:lang w:val="en-US"/>
            <w:rPrChange w:id="198" w:author="Lexer" w:date="2024-09-28T18:17:00Z">
              <w:rPr>
                <w:lang w:val="en-US"/>
              </w:rPr>
            </w:rPrChange>
          </w:rPr>
          <w:t xml:space="preserve">) = </w:t>
        </w:r>
      </w:ins>
      <w:ins w:id="199" w:author="Lexer" w:date="2024-09-28T14:27:00Z">
        <w:r w:rsidR="00E43387" w:rsidRPr="00960A0D">
          <w:rPr>
            <w:lang w:val="en-US"/>
            <w:rPrChange w:id="200" w:author="Lexer" w:date="2024-09-28T18:17:00Z">
              <w:rPr>
                <w:lang w:val="en-US"/>
              </w:rPr>
            </w:rPrChange>
          </w:rPr>
          <w:t>1,37</w:t>
        </w:r>
      </w:ins>
      <w:ins w:id="201" w:author="Lexer" w:date="2024-09-28T18:17:00Z">
        <w:r w:rsidR="00960A0D" w:rsidRPr="00960A0D">
          <w:rPr>
            <w:lang w:val="en-US"/>
            <w:rPrChange w:id="202" w:author="Lexer" w:date="2024-09-28T18:17:00Z">
              <w:rPr>
                <w:lang w:val="ru-RU"/>
              </w:rPr>
            </w:rPrChange>
          </w:rPr>
          <w:t>96</w:t>
        </w:r>
      </w:ins>
      <w:ins w:id="203" w:author="Lexer" w:date="2024-09-28T13:34:00Z">
        <w:r w:rsidRPr="00960A0D">
          <w:rPr>
            <w:lang w:val="en-US"/>
            <w:rPrChange w:id="204" w:author="Lexer" w:date="2024-09-28T18:17:00Z">
              <w:rPr>
                <w:lang w:val="ru-RU"/>
              </w:rPr>
            </w:rPrChange>
          </w:rPr>
          <w:t xml:space="preserve"> /</w:t>
        </w:r>
      </w:ins>
      <w:ins w:id="205" w:author="Lexer" w:date="2024-09-28T13:35:00Z">
        <w:r w:rsidRPr="00960A0D">
          <w:rPr>
            <w:lang w:val="en-US"/>
            <w:rPrChange w:id="206" w:author="Lexer" w:date="2024-09-28T18:17:00Z">
              <w:rPr>
                <w:lang w:val="ru-RU"/>
              </w:rPr>
            </w:rPrChange>
          </w:rPr>
          <w:t xml:space="preserve"> 0,2761</w:t>
        </w:r>
      </w:ins>
      <w:ins w:id="207" w:author="Lexer" w:date="2024-09-28T13:36:00Z">
        <w:r w:rsidRPr="00960A0D">
          <w:rPr>
            <w:lang w:val="en-US"/>
            <w:rPrChange w:id="208" w:author="Lexer" w:date="2024-09-28T18:17:00Z">
              <w:rPr>
                <w:lang w:val="en-US"/>
              </w:rPr>
            </w:rPrChange>
          </w:rPr>
          <w:t>^2</w:t>
        </w:r>
        <w:r w:rsidRPr="00960A0D">
          <w:rPr>
            <w:lang w:val="en-US"/>
            <w:rPrChange w:id="209" w:author="Lexer" w:date="2024-09-28T18:17:00Z">
              <w:rPr>
                <w:lang w:val="ru-RU"/>
              </w:rPr>
            </w:rPrChange>
          </w:rPr>
          <w:t xml:space="preserve"> = </w:t>
        </w:r>
      </w:ins>
      <w:ins w:id="210" w:author="Lexer" w:date="2024-09-28T18:17:00Z">
        <w:r w:rsidR="00960A0D" w:rsidRPr="00960A0D">
          <w:rPr>
            <w:lang w:val="en-US"/>
            <w:rPrChange w:id="211" w:author="Lexer" w:date="2024-09-28T18:17:00Z">
              <w:rPr>
                <w:lang w:val="ru-RU"/>
              </w:rPr>
            </w:rPrChange>
          </w:rPr>
          <w:t>18,097</w:t>
        </w:r>
      </w:ins>
      <w:ins w:id="212" w:author="Lexer" w:date="2024-09-28T13:36:00Z">
        <w:r w:rsidRPr="00960A0D">
          <w:rPr>
            <w:lang w:val="en-US"/>
            <w:rPrChange w:id="213" w:author="Lexer" w:date="2024-09-28T18:17:00Z">
              <w:rPr>
                <w:lang w:val="ru-RU"/>
              </w:rPr>
            </w:rPrChange>
          </w:rPr>
          <w:t xml:space="preserve"> </w:t>
        </w:r>
        <w:r>
          <w:rPr>
            <w:lang w:val="ru-RU"/>
          </w:rPr>
          <w:t>Ом</w:t>
        </w:r>
      </w:ins>
    </w:p>
    <w:p w14:paraId="6266C303" w14:textId="7318BFBE" w:rsidR="00A04790" w:rsidRPr="00960A0D" w:rsidRDefault="00A04790" w:rsidP="00006BFC">
      <w:pPr>
        <w:ind w:firstLine="0"/>
        <w:rPr>
          <w:ins w:id="214" w:author="Lexer" w:date="2024-09-28T13:41:00Z"/>
          <w:lang w:val="ru-RU"/>
          <w:rPrChange w:id="215" w:author="Lexer" w:date="2024-09-28T18:17:00Z">
            <w:rPr>
              <w:ins w:id="216" w:author="Lexer" w:date="2024-09-28T13:41:00Z"/>
              <w:lang w:val="ru-RU"/>
            </w:rPr>
          </w:rPrChange>
        </w:rPr>
      </w:pPr>
      <w:ins w:id="217" w:author="Lexer" w:date="2024-09-28T13:36:00Z">
        <w:r>
          <w:rPr>
            <w:lang w:val="en-US"/>
          </w:rPr>
          <w:t>x</w:t>
        </w:r>
        <w:r w:rsidRPr="00960A0D">
          <w:rPr>
            <w:lang w:val="en-US"/>
            <w:rPrChange w:id="218" w:author="Lexer" w:date="2024-09-28T18:17:00Z">
              <w:rPr>
                <w:lang w:val="en-US"/>
              </w:rPr>
            </w:rPrChange>
          </w:rPr>
          <w:t>(</w:t>
        </w:r>
        <w:r>
          <w:rPr>
            <w:lang w:val="en-US"/>
          </w:rPr>
          <w:t>K</w:t>
        </w:r>
        <w:r w:rsidRPr="00960A0D">
          <w:rPr>
            <w:lang w:val="en-US"/>
            <w:rPrChange w:id="219" w:author="Lexer" w:date="2024-09-28T18:17:00Z">
              <w:rPr>
                <w:lang w:val="en-US"/>
              </w:rPr>
            </w:rPrChange>
          </w:rPr>
          <w:t>)</w:t>
        </w:r>
      </w:ins>
      <w:ins w:id="220" w:author="Lexer" w:date="2024-09-28T13:37:00Z">
        <w:r w:rsidRPr="00960A0D">
          <w:rPr>
            <w:lang w:val="en-US"/>
            <w:rPrChange w:id="221" w:author="Lexer" w:date="2024-09-28T18:17:00Z">
              <w:rPr>
                <w:lang w:val="en-US"/>
              </w:rPr>
            </w:rPrChange>
          </w:rPr>
          <w:t xml:space="preserve"> = </w:t>
        </w:r>
        <w:proofErr w:type="gramStart"/>
        <w:r>
          <w:rPr>
            <w:lang w:val="en-US"/>
          </w:rPr>
          <w:t>sqrt</w:t>
        </w:r>
        <w:r w:rsidRPr="00960A0D">
          <w:rPr>
            <w:lang w:val="en-US"/>
            <w:rPrChange w:id="222" w:author="Lexer" w:date="2024-09-28T18:17:00Z">
              <w:rPr>
                <w:lang w:val="en-US"/>
              </w:rPr>
            </w:rPrChange>
          </w:rPr>
          <w:t>(</w:t>
        </w:r>
        <w:proofErr w:type="gramEnd"/>
        <w:r w:rsidRPr="00960A0D">
          <w:rPr>
            <w:lang w:val="en-US"/>
            <w:rPrChange w:id="223" w:author="Lexer" w:date="2024-09-28T18:17:00Z">
              <w:rPr>
                <w:lang w:val="en-US"/>
              </w:rPr>
            </w:rPrChange>
          </w:rPr>
          <w:t>1</w:t>
        </w:r>
      </w:ins>
      <w:ins w:id="224" w:author="Lexer" w:date="2024-09-28T13:40:00Z">
        <w:r w:rsidR="008B3AA5" w:rsidRPr="00960A0D">
          <w:rPr>
            <w:lang w:val="en-US"/>
            <w:rPrChange w:id="225" w:author="Lexer" w:date="2024-09-28T18:17:00Z">
              <w:rPr>
                <w:lang w:val="en-US"/>
              </w:rPr>
            </w:rPrChange>
          </w:rPr>
          <w:t>8,1</w:t>
        </w:r>
      </w:ins>
      <w:ins w:id="226" w:author="Lexer" w:date="2024-09-28T13:37:00Z">
        <w:r w:rsidRPr="00960A0D">
          <w:rPr>
            <w:lang w:val="en-US"/>
            <w:rPrChange w:id="227" w:author="Lexer" w:date="2024-09-28T18:17:00Z">
              <w:rPr>
                <w:lang w:val="en-US"/>
              </w:rPr>
            </w:rPrChange>
          </w:rPr>
          <w:t>^2 –</w:t>
        </w:r>
      </w:ins>
      <w:ins w:id="228" w:author="Lexer" w:date="2024-09-28T18:17:00Z">
        <w:r w:rsidR="00960A0D" w:rsidRPr="00960A0D">
          <w:rPr>
            <w:lang w:val="en-US"/>
            <w:rPrChange w:id="229" w:author="Lexer" w:date="2024-09-28T18:17:00Z">
              <w:rPr>
                <w:lang w:val="ru-RU"/>
              </w:rPr>
            </w:rPrChange>
          </w:rPr>
          <w:t>18,097</w:t>
        </w:r>
      </w:ins>
      <w:ins w:id="230" w:author="Lexer" w:date="2024-09-28T14:28:00Z">
        <w:r w:rsidR="00E43387" w:rsidRPr="00960A0D">
          <w:rPr>
            <w:lang w:val="en-US"/>
            <w:rPrChange w:id="231" w:author="Lexer" w:date="2024-09-28T18:17:00Z">
              <w:rPr>
                <w:lang w:val="en-US"/>
              </w:rPr>
            </w:rPrChange>
          </w:rPr>
          <w:t>^</w:t>
        </w:r>
      </w:ins>
      <w:ins w:id="232" w:author="Lexer" w:date="2024-09-28T13:37:00Z">
        <w:r w:rsidRPr="00960A0D">
          <w:rPr>
            <w:lang w:val="en-US"/>
            <w:rPrChange w:id="233" w:author="Lexer" w:date="2024-09-28T18:17:00Z">
              <w:rPr>
                <w:lang w:val="en-US"/>
              </w:rPr>
            </w:rPrChange>
          </w:rPr>
          <w:t xml:space="preserve">2) = </w:t>
        </w:r>
      </w:ins>
      <w:ins w:id="234" w:author="Lexer" w:date="2024-09-28T18:17:00Z">
        <w:r w:rsidR="00960A0D">
          <w:rPr>
            <w:lang w:val="ru-RU"/>
          </w:rPr>
          <w:t>0,6</w:t>
        </w:r>
      </w:ins>
      <w:ins w:id="235" w:author="Lexer" w:date="2024-09-28T18:18:00Z">
        <w:r w:rsidR="00960A0D">
          <w:rPr>
            <w:lang w:val="ru-RU"/>
          </w:rPr>
          <w:t xml:space="preserve">53 </w:t>
        </w:r>
      </w:ins>
    </w:p>
    <w:p w14:paraId="55D2E252" w14:textId="77777777" w:rsidR="008B3AA5" w:rsidRPr="00960A0D" w:rsidRDefault="008B3AA5" w:rsidP="00006BFC">
      <w:pPr>
        <w:ind w:firstLine="0"/>
        <w:rPr>
          <w:ins w:id="236" w:author="Student" w:date="2024-09-27T12:43:00Z"/>
          <w:lang w:val="en-US"/>
          <w:rPrChange w:id="237" w:author="Lexer" w:date="2024-09-28T18:17:00Z">
            <w:rPr>
              <w:ins w:id="238" w:author="Student" w:date="2024-09-27T12:43:00Z"/>
              <w:lang w:val="ru-RU"/>
            </w:rPr>
          </w:rPrChange>
        </w:rPr>
      </w:pPr>
    </w:p>
    <w:p w14:paraId="72583501" w14:textId="16413670" w:rsidR="001C1DE0" w:rsidRDefault="008B3AA5" w:rsidP="00006BFC">
      <w:pPr>
        <w:ind w:firstLine="0"/>
        <w:rPr>
          <w:ins w:id="239" w:author="Lexer" w:date="2024-09-28T13:41:00Z"/>
          <w:color w:val="000000"/>
        </w:rPr>
      </w:pPr>
      <w:ins w:id="240" w:author="Lexer" w:date="2024-09-28T13:41:00Z">
        <w:r>
          <w:rPr>
            <w:color w:val="000000"/>
            <w:lang w:val="ru-RU"/>
          </w:rPr>
          <w:t>З</w:t>
        </w:r>
        <w:proofErr w:type="spellStart"/>
        <w:r w:rsidRPr="008B3AA5">
          <w:rPr>
            <w:color w:val="000000"/>
          </w:rPr>
          <w:t>начение</w:t>
        </w:r>
        <w:proofErr w:type="spellEnd"/>
        <w:r w:rsidRPr="008B3AA5">
          <w:rPr>
            <w:color w:val="000000"/>
          </w:rPr>
          <w:t xml:space="preserve"> процентного соотношения тока ХХ (I</w:t>
        </w:r>
        <w:r w:rsidRPr="008B3AA5">
          <w:rPr>
            <w:color w:val="000000"/>
            <w:sz w:val="18"/>
            <w:szCs w:val="18"/>
          </w:rPr>
          <w:t>01</w:t>
        </w:r>
        <w:r w:rsidRPr="008B3AA5">
          <w:rPr>
            <w:color w:val="000000"/>
          </w:rPr>
          <w:t>) к номинальному</w:t>
        </w:r>
        <w:r w:rsidRPr="008B3AA5">
          <w:rPr>
            <w:color w:val="000000"/>
          </w:rPr>
          <w:br/>
          <w:t>току первичной цепи I</w:t>
        </w:r>
        <w:r w:rsidRPr="008B3AA5">
          <w:rPr>
            <w:color w:val="000000"/>
            <w:sz w:val="18"/>
            <w:szCs w:val="18"/>
          </w:rPr>
          <w:t>1K</w:t>
        </w:r>
        <w:r w:rsidRPr="008B3AA5">
          <w:rPr>
            <w:color w:val="000000"/>
          </w:rPr>
          <w:t>:</w:t>
        </w:r>
      </w:ins>
    </w:p>
    <w:p w14:paraId="5ED22793" w14:textId="166B18C9" w:rsidR="008B3AA5" w:rsidRDefault="008B3AA5" w:rsidP="00006BFC">
      <w:pPr>
        <w:ind w:firstLine="0"/>
        <w:rPr>
          <w:ins w:id="241" w:author="Lexer" w:date="2024-09-28T13:41:00Z"/>
        </w:rPr>
      </w:pPr>
      <w:ins w:id="242" w:author="Lexer" w:date="2024-09-28T13:41:00Z">
        <w:r w:rsidRPr="005808EE">
          <w:rPr>
            <w:position w:val="-30"/>
          </w:rPr>
          <w:object w:dxaOrig="2540" w:dyaOrig="680" w14:anchorId="42EE1212">
            <v:shape id="_x0000_i1035" type="#_x0000_t75" style="width:169.8pt;height:45pt" o:ole="" fillcolor="window">
              <v:imagedata r:id="rId27" o:title=""/>
            </v:shape>
            <o:OLEObject Type="Embed" ProgID="Equation.3" ShapeID="_x0000_i1035" DrawAspect="Content" ObjectID="_1789053816" r:id="rId28"/>
          </w:object>
        </w:r>
      </w:ins>
    </w:p>
    <w:p w14:paraId="25A2833B" w14:textId="773E33E2" w:rsidR="008B3AA5" w:rsidRPr="002F7309" w:rsidRDefault="008B3AA5" w:rsidP="00006BFC">
      <w:pPr>
        <w:ind w:firstLine="0"/>
        <w:rPr>
          <w:ins w:id="243" w:author="Student" w:date="2024-09-27T13:05:00Z"/>
          <w:rFonts w:eastAsia="Courier New"/>
          <w:lang w:val="ru-RU"/>
          <w:rPrChange w:id="244" w:author="Lexer" w:date="2024-09-28T15:36:00Z">
            <w:rPr>
              <w:ins w:id="245" w:author="Student" w:date="2024-09-27T13:05:00Z"/>
              <w:rFonts w:eastAsia="Courier New"/>
              <w:lang w:val="ru-RU"/>
            </w:rPr>
          </w:rPrChange>
        </w:rPr>
      </w:pPr>
      <w:proofErr w:type="spellStart"/>
      <w:proofErr w:type="gramStart"/>
      <w:ins w:id="246" w:author="Lexer" w:date="2024-09-28T13:41:00Z">
        <w:r>
          <w:rPr>
            <w:lang w:val="en-US"/>
          </w:rPr>
          <w:t>i</w:t>
        </w:r>
        <w:proofErr w:type="spellEnd"/>
        <w:r w:rsidRPr="002F7309">
          <w:rPr>
            <w:lang w:val="ru-RU"/>
            <w:rPrChange w:id="247" w:author="Lexer" w:date="2024-09-28T15:36:00Z">
              <w:rPr>
                <w:lang w:val="en-US"/>
              </w:rPr>
            </w:rPrChange>
          </w:rPr>
          <w:t>(</w:t>
        </w:r>
        <w:proofErr w:type="gramEnd"/>
        <w:r w:rsidRPr="002F7309">
          <w:rPr>
            <w:lang w:val="ru-RU"/>
            <w:rPrChange w:id="248" w:author="Lexer" w:date="2024-09-28T15:36:00Z">
              <w:rPr>
                <w:lang w:val="en-US"/>
              </w:rPr>
            </w:rPrChange>
          </w:rPr>
          <w:t>01)</w:t>
        </w:r>
      </w:ins>
      <w:ins w:id="249" w:author="Lexer" w:date="2024-09-28T13:42:00Z">
        <w:r w:rsidRPr="002F7309">
          <w:rPr>
            <w:lang w:val="ru-RU"/>
            <w:rPrChange w:id="250" w:author="Lexer" w:date="2024-09-28T15:36:00Z">
              <w:rPr>
                <w:lang w:val="en-US"/>
              </w:rPr>
            </w:rPrChange>
          </w:rPr>
          <w:t xml:space="preserve"> = 196</w:t>
        </w:r>
      </w:ins>
      <w:ins w:id="251" w:author="Lexer" w:date="2024-09-28T13:47:00Z">
        <w:r w:rsidR="00C2677B" w:rsidRPr="002F7309">
          <w:rPr>
            <w:lang w:val="ru-RU"/>
            <w:rPrChange w:id="252" w:author="Lexer" w:date="2024-09-28T15:36:00Z">
              <w:rPr>
                <w:lang w:val="en-US"/>
              </w:rPr>
            </w:rPrChange>
          </w:rPr>
          <w:t>,</w:t>
        </w:r>
      </w:ins>
      <w:ins w:id="253" w:author="Lexer" w:date="2024-09-28T13:42:00Z">
        <w:r w:rsidRPr="002F7309">
          <w:rPr>
            <w:lang w:val="ru-RU"/>
            <w:rPrChange w:id="254" w:author="Lexer" w:date="2024-09-28T15:36:00Z">
              <w:rPr>
                <w:lang w:val="en-US"/>
              </w:rPr>
            </w:rPrChange>
          </w:rPr>
          <w:t xml:space="preserve">3 / </w:t>
        </w:r>
      </w:ins>
      <w:ins w:id="255" w:author="Lexer" w:date="2024-09-28T13:44:00Z">
        <w:r w:rsidR="00C2677B" w:rsidRPr="002F7309">
          <w:rPr>
            <w:lang w:val="ru-RU"/>
            <w:rPrChange w:id="256" w:author="Lexer" w:date="2024-09-28T15:36:00Z">
              <w:rPr>
                <w:lang w:val="en-US"/>
              </w:rPr>
            </w:rPrChange>
          </w:rPr>
          <w:t>276</w:t>
        </w:r>
      </w:ins>
      <w:ins w:id="257" w:author="Lexer" w:date="2024-09-28T13:48:00Z">
        <w:r w:rsidR="00C2677B" w:rsidRPr="002F7309">
          <w:rPr>
            <w:lang w:val="ru-RU"/>
            <w:rPrChange w:id="258" w:author="Lexer" w:date="2024-09-28T15:36:00Z">
              <w:rPr>
                <w:lang w:val="en-US"/>
              </w:rPr>
            </w:rPrChange>
          </w:rPr>
          <w:t>,</w:t>
        </w:r>
      </w:ins>
      <w:ins w:id="259" w:author="Lexer" w:date="2024-09-28T13:44:00Z">
        <w:r w:rsidR="00C2677B" w:rsidRPr="002F7309">
          <w:rPr>
            <w:lang w:val="ru-RU"/>
            <w:rPrChange w:id="260" w:author="Lexer" w:date="2024-09-28T15:36:00Z">
              <w:rPr>
                <w:lang w:val="en-US"/>
              </w:rPr>
            </w:rPrChange>
          </w:rPr>
          <w:t xml:space="preserve">1 * 100% = </w:t>
        </w:r>
      </w:ins>
      <w:ins w:id="261" w:author="Lexer" w:date="2024-09-28T13:53:00Z">
        <w:r w:rsidR="00BE7E64" w:rsidRPr="002F7309">
          <w:rPr>
            <w:lang w:val="ru-RU"/>
            <w:rPrChange w:id="262" w:author="Lexer" w:date="2024-09-28T15:36:00Z">
              <w:rPr>
                <w:lang w:val="en-US"/>
              </w:rPr>
            </w:rPrChange>
          </w:rPr>
          <w:t xml:space="preserve">0,71 * 100% = </w:t>
        </w:r>
      </w:ins>
      <w:ins w:id="263" w:author="Lexer" w:date="2024-09-28T18:28:00Z">
        <w:r w:rsidR="00826BB0">
          <w:rPr>
            <w:lang w:val="ru-RU"/>
          </w:rPr>
          <w:t>71%</w:t>
        </w:r>
      </w:ins>
    </w:p>
    <w:p w14:paraId="1F41AD75" w14:textId="77777777" w:rsidR="0063169D" w:rsidRDefault="0063169D" w:rsidP="00006BFC">
      <w:pPr>
        <w:ind w:firstLine="0"/>
        <w:rPr>
          <w:ins w:id="264" w:author="Student" w:date="2024-09-27T13:05:00Z"/>
          <w:rFonts w:eastAsia="Courier New"/>
          <w:lang w:val="ru-RU"/>
        </w:rPr>
      </w:pPr>
    </w:p>
    <w:p w14:paraId="7FB66096" w14:textId="77777777" w:rsidR="0063169D" w:rsidRDefault="0063169D" w:rsidP="00006BFC">
      <w:pPr>
        <w:ind w:firstLine="0"/>
        <w:rPr>
          <w:ins w:id="265" w:author="Student" w:date="2024-09-27T13:05:00Z"/>
          <w:rFonts w:eastAsia="Courier New"/>
          <w:lang w:val="ru-RU"/>
        </w:rPr>
      </w:pPr>
    </w:p>
    <w:p w14:paraId="3E2FB364" w14:textId="77777777" w:rsidR="0063169D" w:rsidRDefault="0063169D" w:rsidP="00006BFC">
      <w:pPr>
        <w:ind w:firstLine="0"/>
        <w:rPr>
          <w:ins w:id="266" w:author="Student" w:date="2024-09-27T13:05:00Z"/>
          <w:rFonts w:eastAsia="Courier New"/>
          <w:lang w:val="ru-RU"/>
        </w:rPr>
      </w:pPr>
    </w:p>
    <w:p w14:paraId="259BBB85" w14:textId="77777777" w:rsidR="0063169D" w:rsidRDefault="0063169D" w:rsidP="00006BFC">
      <w:pPr>
        <w:ind w:firstLine="0"/>
        <w:rPr>
          <w:ins w:id="267" w:author="Student" w:date="2024-09-27T13:05:00Z"/>
          <w:rFonts w:eastAsia="Courier New"/>
          <w:lang w:val="ru-RU"/>
        </w:rPr>
      </w:pPr>
    </w:p>
    <w:p w14:paraId="336CC72F" w14:textId="77777777" w:rsidR="0063169D" w:rsidRDefault="0063169D" w:rsidP="0063169D">
      <w:pPr>
        <w:pStyle w:val="a9"/>
        <w:rPr>
          <w:ins w:id="268" w:author="Student" w:date="2024-09-27T13:06:00Z"/>
          <w:szCs w:val="28"/>
          <w:lang w:val="ru-RU"/>
        </w:rPr>
      </w:pPr>
      <w:ins w:id="269" w:author="Student" w:date="2024-09-27T13:06:00Z">
        <w:r>
          <w:t xml:space="preserve">Снятие внешней характеристики </w:t>
        </w:r>
        <w:r>
          <w:rPr>
            <w:szCs w:val="28"/>
            <w:lang w:val="ru-RU"/>
          </w:rPr>
          <w:t>однофазного линейного трансформатора</w:t>
        </w:r>
      </w:ins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907"/>
        <w:gridCol w:w="907"/>
        <w:gridCol w:w="907"/>
        <w:gridCol w:w="907"/>
        <w:gridCol w:w="907"/>
        <w:gridCol w:w="907"/>
      </w:tblGrid>
      <w:tr w:rsidR="0063169D" w:rsidRPr="0063169D" w14:paraId="27252E46" w14:textId="77777777" w:rsidTr="009B4C9D">
        <w:trPr>
          <w:ins w:id="270" w:author="Student" w:date="2024-09-27T13:06:00Z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50E75" w14:textId="77777777" w:rsidR="0063169D" w:rsidRPr="0063169D" w:rsidRDefault="0063169D" w:rsidP="0063169D">
            <w:pPr>
              <w:spacing w:line="240" w:lineRule="auto"/>
              <w:ind w:firstLine="0"/>
              <w:jc w:val="center"/>
              <w:rPr>
                <w:ins w:id="271" w:author="Student" w:date="2024-09-27T13:06:00Z"/>
                <w:b/>
                <w:szCs w:val="20"/>
                <w:lang w:val="ru-RU"/>
              </w:rPr>
            </w:pPr>
            <w:ins w:id="272" w:author="Student" w:date="2024-09-27T13:06:00Z">
              <w:r w:rsidRPr="0063169D">
                <w:rPr>
                  <w:b/>
                  <w:szCs w:val="20"/>
                  <w:lang w:val="en-US"/>
                </w:rPr>
                <w:t>R</w:t>
              </w:r>
              <w:r w:rsidRPr="0063169D">
                <w:rPr>
                  <w:b/>
                  <w:szCs w:val="20"/>
                  <w:lang w:val="ru-RU"/>
                </w:rPr>
                <w:t>Н, %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86B75" w14:textId="77777777" w:rsidR="0063169D" w:rsidRPr="0063169D" w:rsidRDefault="0063169D" w:rsidP="0063169D">
            <w:pPr>
              <w:spacing w:line="240" w:lineRule="auto"/>
              <w:ind w:firstLine="0"/>
              <w:jc w:val="center"/>
              <w:rPr>
                <w:ins w:id="273" w:author="Student" w:date="2024-09-27T13:06:00Z"/>
                <w:b/>
                <w:szCs w:val="20"/>
                <w:lang w:val="ru-RU"/>
              </w:rPr>
            </w:pPr>
            <w:ins w:id="274" w:author="Student" w:date="2024-09-27T13:06:00Z">
              <w:r w:rsidRPr="0063169D">
                <w:rPr>
                  <w:b/>
                  <w:szCs w:val="20"/>
                  <w:lang w:val="ru-RU"/>
                </w:rPr>
                <w:t>100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F2FE2" w14:textId="77777777" w:rsidR="0063169D" w:rsidRPr="0063169D" w:rsidRDefault="0063169D" w:rsidP="0063169D">
            <w:pPr>
              <w:spacing w:line="240" w:lineRule="auto"/>
              <w:ind w:firstLine="0"/>
              <w:jc w:val="center"/>
              <w:rPr>
                <w:ins w:id="275" w:author="Student" w:date="2024-09-27T13:06:00Z"/>
                <w:b/>
                <w:szCs w:val="20"/>
                <w:lang w:val="ru-RU"/>
              </w:rPr>
            </w:pPr>
            <w:ins w:id="276" w:author="Student" w:date="2024-09-27T13:06:00Z">
              <w:r w:rsidRPr="0063169D">
                <w:rPr>
                  <w:b/>
                  <w:szCs w:val="20"/>
                  <w:lang w:val="ru-RU"/>
                </w:rPr>
                <w:t>80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CDCC7" w14:textId="77777777" w:rsidR="0063169D" w:rsidRPr="0063169D" w:rsidRDefault="0063169D" w:rsidP="0063169D">
            <w:pPr>
              <w:spacing w:line="240" w:lineRule="auto"/>
              <w:ind w:firstLine="0"/>
              <w:jc w:val="center"/>
              <w:rPr>
                <w:ins w:id="277" w:author="Student" w:date="2024-09-27T13:06:00Z"/>
                <w:b/>
                <w:szCs w:val="20"/>
                <w:lang w:val="ru-RU"/>
              </w:rPr>
            </w:pPr>
            <w:ins w:id="278" w:author="Student" w:date="2024-09-27T13:06:00Z">
              <w:r w:rsidRPr="0063169D">
                <w:rPr>
                  <w:b/>
                  <w:szCs w:val="20"/>
                  <w:lang w:val="ru-RU"/>
                </w:rPr>
                <w:t>60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E7271" w14:textId="77777777" w:rsidR="0063169D" w:rsidRPr="0063169D" w:rsidRDefault="0063169D" w:rsidP="0063169D">
            <w:pPr>
              <w:spacing w:line="240" w:lineRule="auto"/>
              <w:ind w:firstLine="0"/>
              <w:jc w:val="center"/>
              <w:rPr>
                <w:ins w:id="279" w:author="Student" w:date="2024-09-27T13:06:00Z"/>
                <w:b/>
                <w:szCs w:val="20"/>
                <w:lang w:val="ru-RU"/>
              </w:rPr>
            </w:pPr>
            <w:ins w:id="280" w:author="Student" w:date="2024-09-27T13:06:00Z">
              <w:r w:rsidRPr="0063169D">
                <w:rPr>
                  <w:b/>
                  <w:szCs w:val="20"/>
                  <w:lang w:val="ru-RU"/>
                </w:rPr>
                <w:t>40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94313" w14:textId="77777777" w:rsidR="0063169D" w:rsidRPr="0063169D" w:rsidRDefault="0063169D" w:rsidP="0063169D">
            <w:pPr>
              <w:spacing w:line="240" w:lineRule="auto"/>
              <w:ind w:firstLine="0"/>
              <w:jc w:val="center"/>
              <w:rPr>
                <w:ins w:id="281" w:author="Student" w:date="2024-09-27T13:06:00Z"/>
                <w:b/>
                <w:szCs w:val="20"/>
                <w:lang w:val="ru-RU"/>
              </w:rPr>
            </w:pPr>
            <w:ins w:id="282" w:author="Student" w:date="2024-09-27T13:06:00Z">
              <w:r w:rsidRPr="0063169D">
                <w:rPr>
                  <w:b/>
                  <w:szCs w:val="20"/>
                  <w:lang w:val="ru-RU"/>
                </w:rPr>
                <w:t>20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F0A91" w14:textId="77777777" w:rsidR="0063169D" w:rsidRPr="0063169D" w:rsidRDefault="0063169D" w:rsidP="0063169D">
            <w:pPr>
              <w:spacing w:line="240" w:lineRule="auto"/>
              <w:ind w:firstLine="0"/>
              <w:jc w:val="center"/>
              <w:rPr>
                <w:ins w:id="283" w:author="Student" w:date="2024-09-27T13:06:00Z"/>
                <w:b/>
                <w:szCs w:val="20"/>
                <w:lang w:val="ru-RU"/>
              </w:rPr>
            </w:pPr>
            <w:ins w:id="284" w:author="Student" w:date="2024-09-27T13:06:00Z">
              <w:r w:rsidRPr="0063169D">
                <w:rPr>
                  <w:b/>
                  <w:szCs w:val="20"/>
                  <w:lang w:val="ru-RU"/>
                </w:rPr>
                <w:t>10</w:t>
              </w:r>
            </w:ins>
          </w:p>
        </w:tc>
      </w:tr>
      <w:tr w:rsidR="0063169D" w:rsidRPr="0063169D" w14:paraId="6A6AAFAD" w14:textId="77777777" w:rsidTr="009B4C9D">
        <w:trPr>
          <w:ins w:id="285" w:author="Student" w:date="2024-09-27T13:06:00Z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D05DA" w14:textId="68B4BE7C" w:rsidR="0063169D" w:rsidRPr="0063169D" w:rsidRDefault="0063169D" w:rsidP="0063169D">
            <w:pPr>
              <w:spacing w:line="240" w:lineRule="auto"/>
              <w:ind w:firstLine="0"/>
              <w:jc w:val="center"/>
              <w:rPr>
                <w:ins w:id="286" w:author="Student" w:date="2024-09-27T13:06:00Z"/>
                <w:b/>
                <w:szCs w:val="20"/>
                <w:lang w:val="en-US"/>
              </w:rPr>
            </w:pPr>
            <w:ins w:id="287" w:author="Student" w:date="2024-09-27T13:06:00Z">
              <w:r w:rsidRPr="0063169D">
                <w:rPr>
                  <w:b/>
                  <w:szCs w:val="20"/>
                  <w:lang w:val="en-US"/>
                </w:rPr>
                <w:t>I</w:t>
              </w:r>
              <w:r w:rsidRPr="0063169D">
                <w:rPr>
                  <w:b/>
                  <w:szCs w:val="20"/>
                  <w:vertAlign w:val="subscript"/>
                  <w:lang w:val="en-US"/>
                </w:rPr>
                <w:t>1</w:t>
              </w:r>
              <w:r w:rsidRPr="0063169D">
                <w:rPr>
                  <w:b/>
                  <w:szCs w:val="20"/>
                  <w:lang w:val="en-US"/>
                </w:rPr>
                <w:t xml:space="preserve">, </w:t>
              </w:r>
            </w:ins>
            <w:ins w:id="288" w:author="Student" w:date="2024-09-27T13:07:00Z">
              <w:r>
                <w:rPr>
                  <w:b/>
                  <w:szCs w:val="20"/>
                  <w:lang w:val="en-US"/>
                </w:rPr>
                <w:t>m</w:t>
              </w:r>
            </w:ins>
            <w:ins w:id="289" w:author="Student" w:date="2024-09-27T13:06:00Z">
              <w:r w:rsidRPr="0063169D">
                <w:rPr>
                  <w:b/>
                  <w:szCs w:val="20"/>
                  <w:lang w:val="en-US"/>
                </w:rPr>
                <w:t>A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64E8A" w14:textId="153A6EE8" w:rsidR="0063169D" w:rsidRPr="0063169D" w:rsidRDefault="0063169D" w:rsidP="0063169D">
            <w:pPr>
              <w:spacing w:line="240" w:lineRule="auto"/>
              <w:ind w:firstLine="0"/>
              <w:jc w:val="center"/>
              <w:rPr>
                <w:ins w:id="290" w:author="Student" w:date="2024-09-27T13:06:00Z"/>
                <w:szCs w:val="20"/>
                <w:lang w:val="ru-RU"/>
                <w:rPrChange w:id="291" w:author="Student" w:date="2024-09-27T13:07:00Z">
                  <w:rPr>
                    <w:ins w:id="292" w:author="Student" w:date="2024-09-27T13:06:00Z"/>
                    <w:szCs w:val="20"/>
                    <w:lang w:val="en-US"/>
                  </w:rPr>
                </w:rPrChange>
              </w:rPr>
            </w:pPr>
            <w:ins w:id="293" w:author="Student" w:date="2024-09-27T13:07:00Z">
              <w:r>
                <w:rPr>
                  <w:szCs w:val="20"/>
                  <w:lang w:val="ru-RU"/>
                </w:rPr>
                <w:t>229,4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FF5DF" w14:textId="1E78FF51" w:rsidR="0063169D" w:rsidRPr="004C30E4" w:rsidRDefault="004C30E4" w:rsidP="0063169D">
            <w:pPr>
              <w:spacing w:line="240" w:lineRule="auto"/>
              <w:ind w:firstLine="0"/>
              <w:jc w:val="center"/>
              <w:rPr>
                <w:ins w:id="294" w:author="Student" w:date="2024-09-27T13:06:00Z"/>
                <w:szCs w:val="20"/>
                <w:lang w:val="ru-RU"/>
                <w:rPrChange w:id="295" w:author="Lexer" w:date="2024-09-28T15:42:00Z">
                  <w:rPr>
                    <w:ins w:id="296" w:author="Student" w:date="2024-09-27T13:06:00Z"/>
                    <w:szCs w:val="20"/>
                    <w:lang w:val="en-US"/>
                  </w:rPr>
                </w:rPrChange>
              </w:rPr>
            </w:pPr>
            <w:ins w:id="297" w:author="Lexer" w:date="2024-09-28T15:42:00Z">
              <w:r>
                <w:rPr>
                  <w:szCs w:val="20"/>
                  <w:lang w:val="ru-RU"/>
                </w:rPr>
                <w:t>246,1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861E0" w14:textId="31DDCF8A" w:rsidR="0063169D" w:rsidRPr="004C30E4" w:rsidRDefault="004C30E4" w:rsidP="0063169D">
            <w:pPr>
              <w:spacing w:line="240" w:lineRule="auto"/>
              <w:ind w:firstLine="0"/>
              <w:jc w:val="center"/>
              <w:rPr>
                <w:ins w:id="298" w:author="Student" w:date="2024-09-27T13:06:00Z"/>
                <w:szCs w:val="20"/>
                <w:lang w:val="ru-RU"/>
                <w:rPrChange w:id="299" w:author="Lexer" w:date="2024-09-28T15:45:00Z">
                  <w:rPr>
                    <w:ins w:id="300" w:author="Student" w:date="2024-09-27T13:06:00Z"/>
                    <w:szCs w:val="20"/>
                    <w:lang w:val="en-US"/>
                  </w:rPr>
                </w:rPrChange>
              </w:rPr>
            </w:pPr>
            <w:ins w:id="301" w:author="Lexer" w:date="2024-09-28T15:45:00Z">
              <w:r>
                <w:rPr>
                  <w:szCs w:val="20"/>
                  <w:lang w:val="ru-RU"/>
                </w:rPr>
                <w:t>278,2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F9D7F" w14:textId="2FEA6D0A" w:rsidR="0063169D" w:rsidRPr="0008363D" w:rsidRDefault="0008363D" w:rsidP="0063169D">
            <w:pPr>
              <w:spacing w:line="240" w:lineRule="auto"/>
              <w:ind w:firstLine="0"/>
              <w:jc w:val="center"/>
              <w:rPr>
                <w:ins w:id="302" w:author="Student" w:date="2024-09-27T13:06:00Z"/>
                <w:szCs w:val="20"/>
                <w:lang w:val="ru-RU"/>
                <w:rPrChange w:id="303" w:author="Lexer" w:date="2024-09-28T15:50:00Z">
                  <w:rPr>
                    <w:ins w:id="304" w:author="Student" w:date="2024-09-27T13:06:00Z"/>
                    <w:szCs w:val="20"/>
                    <w:lang w:val="en-US"/>
                  </w:rPr>
                </w:rPrChange>
              </w:rPr>
            </w:pPr>
            <w:ins w:id="305" w:author="Lexer" w:date="2024-09-28T15:50:00Z">
              <w:r>
                <w:rPr>
                  <w:szCs w:val="20"/>
                  <w:lang w:val="ru-RU"/>
                </w:rPr>
                <w:t>351,8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A0A25" w14:textId="4D1A0E17" w:rsidR="0063169D" w:rsidRPr="002F3DEB" w:rsidRDefault="002F3DEB" w:rsidP="0063169D">
            <w:pPr>
              <w:spacing w:line="240" w:lineRule="auto"/>
              <w:ind w:firstLine="0"/>
              <w:jc w:val="center"/>
              <w:rPr>
                <w:ins w:id="306" w:author="Student" w:date="2024-09-27T13:06:00Z"/>
                <w:szCs w:val="20"/>
                <w:lang w:val="ru-RU"/>
                <w:rPrChange w:id="307" w:author="Lexer" w:date="2024-09-28T15:52:00Z">
                  <w:rPr>
                    <w:ins w:id="308" w:author="Student" w:date="2024-09-27T13:06:00Z"/>
                    <w:szCs w:val="20"/>
                    <w:lang w:val="en-US"/>
                  </w:rPr>
                </w:rPrChange>
              </w:rPr>
            </w:pPr>
            <w:ins w:id="309" w:author="Lexer" w:date="2024-09-28T15:52:00Z">
              <w:r>
                <w:rPr>
                  <w:szCs w:val="20"/>
                  <w:lang w:val="ru-RU"/>
                </w:rPr>
                <w:t>591,1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414B2" w14:textId="59D3B976" w:rsidR="0063169D" w:rsidRPr="002F3DEB" w:rsidRDefault="002F3DEB" w:rsidP="0063169D">
            <w:pPr>
              <w:spacing w:line="240" w:lineRule="auto"/>
              <w:ind w:firstLine="0"/>
              <w:jc w:val="center"/>
              <w:rPr>
                <w:ins w:id="310" w:author="Student" w:date="2024-09-27T13:06:00Z"/>
                <w:szCs w:val="20"/>
                <w:lang w:val="ru-RU"/>
                <w:rPrChange w:id="311" w:author="Lexer" w:date="2024-09-28T15:56:00Z">
                  <w:rPr>
                    <w:ins w:id="312" w:author="Student" w:date="2024-09-27T13:06:00Z"/>
                    <w:szCs w:val="20"/>
                    <w:lang w:val="en-US"/>
                  </w:rPr>
                </w:rPrChange>
              </w:rPr>
            </w:pPr>
            <w:ins w:id="313" w:author="Lexer" w:date="2024-09-28T15:56:00Z">
              <w:r>
                <w:rPr>
                  <w:szCs w:val="20"/>
                  <w:lang w:val="ru-RU"/>
                </w:rPr>
                <w:t>1034</w:t>
              </w:r>
            </w:ins>
          </w:p>
        </w:tc>
      </w:tr>
      <w:tr w:rsidR="0063169D" w:rsidRPr="0063169D" w14:paraId="6A037BCD" w14:textId="77777777" w:rsidTr="009B4C9D">
        <w:trPr>
          <w:ins w:id="314" w:author="Student" w:date="2024-09-27T13:06:00Z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276D6" w14:textId="7966EB27" w:rsidR="0063169D" w:rsidRPr="0063169D" w:rsidRDefault="0063169D" w:rsidP="0063169D">
            <w:pPr>
              <w:spacing w:line="240" w:lineRule="auto"/>
              <w:ind w:firstLine="0"/>
              <w:jc w:val="center"/>
              <w:rPr>
                <w:ins w:id="315" w:author="Student" w:date="2024-09-27T13:06:00Z"/>
                <w:b/>
                <w:szCs w:val="20"/>
                <w:lang w:val="en-US"/>
              </w:rPr>
            </w:pPr>
            <w:ins w:id="316" w:author="Student" w:date="2024-09-27T13:06:00Z">
              <w:r w:rsidRPr="0063169D">
                <w:rPr>
                  <w:b/>
                  <w:szCs w:val="20"/>
                  <w:lang w:val="en-US"/>
                </w:rPr>
                <w:t>I</w:t>
              </w:r>
              <w:r w:rsidRPr="0063169D">
                <w:rPr>
                  <w:b/>
                  <w:sz w:val="16"/>
                  <w:szCs w:val="20"/>
                  <w:lang w:val="en-US"/>
                </w:rPr>
                <w:t>2</w:t>
              </w:r>
              <w:r w:rsidRPr="0063169D">
                <w:rPr>
                  <w:b/>
                  <w:szCs w:val="20"/>
                  <w:lang w:val="en-US"/>
                </w:rPr>
                <w:t>,</w:t>
              </w:r>
              <w:r w:rsidRPr="0063169D">
                <w:rPr>
                  <w:b/>
                  <w:szCs w:val="20"/>
                  <w:lang w:val="ru-RU"/>
                </w:rPr>
                <w:t xml:space="preserve"> </w:t>
              </w:r>
            </w:ins>
            <w:ins w:id="317" w:author="Student" w:date="2024-09-27T13:08:00Z">
              <w:r>
                <w:rPr>
                  <w:b/>
                  <w:szCs w:val="20"/>
                  <w:lang w:val="en-US"/>
                </w:rPr>
                <w:t>m</w:t>
              </w:r>
            </w:ins>
            <w:ins w:id="318" w:author="Student" w:date="2024-09-27T13:06:00Z">
              <w:r w:rsidRPr="0063169D">
                <w:rPr>
                  <w:b/>
                  <w:szCs w:val="20"/>
                  <w:lang w:val="en-US"/>
                </w:rPr>
                <w:t>A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5B44E" w14:textId="5796E462" w:rsidR="0063169D" w:rsidRPr="0063169D" w:rsidRDefault="0063169D" w:rsidP="0063169D">
            <w:pPr>
              <w:spacing w:line="240" w:lineRule="auto"/>
              <w:ind w:firstLine="0"/>
              <w:jc w:val="center"/>
              <w:rPr>
                <w:ins w:id="319" w:author="Student" w:date="2024-09-27T13:06:00Z"/>
                <w:szCs w:val="20"/>
                <w:lang w:val="en-US"/>
              </w:rPr>
            </w:pPr>
            <w:ins w:id="320" w:author="Student" w:date="2024-09-27T13:08:00Z">
              <w:r>
                <w:rPr>
                  <w:szCs w:val="20"/>
                  <w:lang w:val="en-US"/>
                </w:rPr>
                <w:t>245,3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2CF88" w14:textId="38821FC3" w:rsidR="0063169D" w:rsidRPr="004C30E4" w:rsidRDefault="004C30E4" w:rsidP="0063169D">
            <w:pPr>
              <w:spacing w:line="240" w:lineRule="auto"/>
              <w:ind w:firstLine="0"/>
              <w:jc w:val="center"/>
              <w:rPr>
                <w:ins w:id="321" w:author="Student" w:date="2024-09-27T13:06:00Z"/>
                <w:szCs w:val="20"/>
                <w:lang w:val="ru-RU"/>
                <w:rPrChange w:id="322" w:author="Lexer" w:date="2024-09-28T15:42:00Z">
                  <w:rPr>
                    <w:ins w:id="323" w:author="Student" w:date="2024-09-27T13:06:00Z"/>
                    <w:szCs w:val="20"/>
                    <w:lang w:val="en-US"/>
                  </w:rPr>
                </w:rPrChange>
              </w:rPr>
            </w:pPr>
            <w:ins w:id="324" w:author="Lexer" w:date="2024-09-28T15:42:00Z">
              <w:r>
                <w:rPr>
                  <w:szCs w:val="20"/>
                  <w:lang w:val="ru-RU"/>
                </w:rPr>
                <w:t>304,6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05AEA" w14:textId="6A857B8E" w:rsidR="0063169D" w:rsidRPr="004C30E4" w:rsidRDefault="004C30E4" w:rsidP="0063169D">
            <w:pPr>
              <w:spacing w:line="240" w:lineRule="auto"/>
              <w:ind w:firstLine="0"/>
              <w:jc w:val="center"/>
              <w:rPr>
                <w:ins w:id="325" w:author="Student" w:date="2024-09-27T13:06:00Z"/>
                <w:szCs w:val="20"/>
                <w:lang w:val="ru-RU"/>
                <w:rPrChange w:id="326" w:author="Lexer" w:date="2024-09-28T15:45:00Z">
                  <w:rPr>
                    <w:ins w:id="327" w:author="Student" w:date="2024-09-27T13:06:00Z"/>
                    <w:szCs w:val="20"/>
                    <w:lang w:val="en-US"/>
                  </w:rPr>
                </w:rPrChange>
              </w:rPr>
            </w:pPr>
            <w:ins w:id="328" w:author="Lexer" w:date="2024-09-28T15:45:00Z">
              <w:r>
                <w:rPr>
                  <w:szCs w:val="20"/>
                  <w:lang w:val="ru-RU"/>
                </w:rPr>
                <w:t>402,2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C99EC" w14:textId="4A19DD8D" w:rsidR="0063169D" w:rsidRPr="0008363D" w:rsidRDefault="0008363D" w:rsidP="0063169D">
            <w:pPr>
              <w:spacing w:line="240" w:lineRule="auto"/>
              <w:ind w:firstLine="0"/>
              <w:jc w:val="center"/>
              <w:rPr>
                <w:ins w:id="329" w:author="Student" w:date="2024-09-27T13:06:00Z"/>
                <w:szCs w:val="20"/>
                <w:lang w:val="ru-RU"/>
                <w:rPrChange w:id="330" w:author="Lexer" w:date="2024-09-28T15:50:00Z">
                  <w:rPr>
                    <w:ins w:id="331" w:author="Student" w:date="2024-09-27T13:06:00Z"/>
                    <w:szCs w:val="20"/>
                    <w:lang w:val="en-US"/>
                  </w:rPr>
                </w:rPrChange>
              </w:rPr>
            </w:pPr>
            <w:ins w:id="332" w:author="Lexer" w:date="2024-09-28T15:50:00Z">
              <w:r>
                <w:rPr>
                  <w:szCs w:val="20"/>
                  <w:lang w:val="ru-RU"/>
                </w:rPr>
                <w:t>592,3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9E78C" w14:textId="63953C99" w:rsidR="0063169D" w:rsidRPr="002F3DEB" w:rsidRDefault="002F3DEB" w:rsidP="0063169D">
            <w:pPr>
              <w:spacing w:line="240" w:lineRule="auto"/>
              <w:ind w:firstLine="0"/>
              <w:jc w:val="center"/>
              <w:rPr>
                <w:ins w:id="333" w:author="Student" w:date="2024-09-27T13:06:00Z"/>
                <w:szCs w:val="20"/>
                <w:lang w:val="ru-RU"/>
                <w:rPrChange w:id="334" w:author="Lexer" w:date="2024-09-28T15:53:00Z">
                  <w:rPr>
                    <w:ins w:id="335" w:author="Student" w:date="2024-09-27T13:06:00Z"/>
                    <w:szCs w:val="20"/>
                    <w:lang w:val="en-US"/>
                  </w:rPr>
                </w:rPrChange>
              </w:rPr>
            </w:pPr>
            <w:ins w:id="336" w:author="Lexer" w:date="2024-09-28T15:53:00Z">
              <w:r>
                <w:rPr>
                  <w:szCs w:val="20"/>
                  <w:lang w:val="ru-RU"/>
                </w:rPr>
                <w:t>1123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4C697" w14:textId="045F3FD8" w:rsidR="0063169D" w:rsidRPr="002F3DEB" w:rsidRDefault="002F3DEB" w:rsidP="0063169D">
            <w:pPr>
              <w:spacing w:line="240" w:lineRule="auto"/>
              <w:ind w:firstLine="0"/>
              <w:jc w:val="center"/>
              <w:rPr>
                <w:ins w:id="337" w:author="Student" w:date="2024-09-27T13:06:00Z"/>
                <w:szCs w:val="20"/>
                <w:lang w:val="ru-RU"/>
                <w:rPrChange w:id="338" w:author="Lexer" w:date="2024-09-28T15:56:00Z">
                  <w:rPr>
                    <w:ins w:id="339" w:author="Student" w:date="2024-09-27T13:06:00Z"/>
                    <w:szCs w:val="20"/>
                    <w:lang w:val="en-US"/>
                  </w:rPr>
                </w:rPrChange>
              </w:rPr>
            </w:pPr>
            <w:ins w:id="340" w:author="Lexer" w:date="2024-09-28T15:56:00Z">
              <w:r>
                <w:rPr>
                  <w:szCs w:val="20"/>
                  <w:lang w:val="ru-RU"/>
                </w:rPr>
                <w:t>2038</w:t>
              </w:r>
            </w:ins>
          </w:p>
        </w:tc>
      </w:tr>
      <w:tr w:rsidR="0063169D" w:rsidRPr="0063169D" w14:paraId="49100CA9" w14:textId="77777777" w:rsidTr="009B4C9D">
        <w:trPr>
          <w:trHeight w:val="246"/>
          <w:ins w:id="341" w:author="Student" w:date="2024-09-27T13:06:00Z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14583" w14:textId="77777777" w:rsidR="0063169D" w:rsidRPr="0063169D" w:rsidRDefault="0063169D" w:rsidP="0063169D">
            <w:pPr>
              <w:spacing w:line="240" w:lineRule="auto"/>
              <w:ind w:firstLine="0"/>
              <w:jc w:val="center"/>
              <w:rPr>
                <w:ins w:id="342" w:author="Student" w:date="2024-09-27T13:06:00Z"/>
                <w:b/>
                <w:szCs w:val="20"/>
                <w:lang w:val="en-US"/>
              </w:rPr>
            </w:pPr>
            <w:ins w:id="343" w:author="Student" w:date="2024-09-27T13:06:00Z">
              <w:r w:rsidRPr="0063169D">
                <w:rPr>
                  <w:b/>
                  <w:szCs w:val="20"/>
                  <w:lang w:val="en-US"/>
                </w:rPr>
                <w:t>U</w:t>
              </w:r>
              <w:r w:rsidRPr="0063169D">
                <w:rPr>
                  <w:b/>
                  <w:szCs w:val="20"/>
                  <w:vertAlign w:val="subscript"/>
                  <w:lang w:val="ru-RU"/>
                </w:rPr>
                <w:t>2</w:t>
              </w:r>
              <w:r w:rsidRPr="0063169D">
                <w:rPr>
                  <w:b/>
                  <w:szCs w:val="20"/>
                  <w:lang w:val="en-US"/>
                </w:rPr>
                <w:t xml:space="preserve">, </w:t>
              </w:r>
              <w:r w:rsidRPr="0063169D">
                <w:rPr>
                  <w:b/>
                  <w:szCs w:val="20"/>
                  <w:lang w:val="ru-RU"/>
                </w:rPr>
                <w:t>В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4647F" w14:textId="67F7B4F1" w:rsidR="0063169D" w:rsidRPr="0063169D" w:rsidRDefault="0063169D" w:rsidP="0063169D">
            <w:pPr>
              <w:spacing w:line="240" w:lineRule="auto"/>
              <w:ind w:firstLine="0"/>
              <w:jc w:val="center"/>
              <w:rPr>
                <w:ins w:id="344" w:author="Student" w:date="2024-09-27T13:06:00Z"/>
                <w:szCs w:val="20"/>
                <w:lang w:val="en-US"/>
              </w:rPr>
            </w:pPr>
            <w:ins w:id="345" w:author="Student" w:date="2024-09-27T13:08:00Z">
              <w:r>
                <w:rPr>
                  <w:szCs w:val="20"/>
                  <w:lang w:val="en-US"/>
                </w:rPr>
                <w:t>49,01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00E90" w14:textId="47CFA935" w:rsidR="0063169D" w:rsidRPr="004C30E4" w:rsidRDefault="004C30E4" w:rsidP="0063169D">
            <w:pPr>
              <w:spacing w:line="240" w:lineRule="auto"/>
              <w:ind w:firstLine="0"/>
              <w:jc w:val="center"/>
              <w:rPr>
                <w:ins w:id="346" w:author="Student" w:date="2024-09-27T13:06:00Z"/>
                <w:szCs w:val="20"/>
                <w:lang w:val="ru-RU"/>
                <w:rPrChange w:id="347" w:author="Lexer" w:date="2024-09-28T15:42:00Z">
                  <w:rPr>
                    <w:ins w:id="348" w:author="Student" w:date="2024-09-27T13:06:00Z"/>
                    <w:szCs w:val="20"/>
                    <w:lang w:val="en-US"/>
                  </w:rPr>
                </w:rPrChange>
              </w:rPr>
            </w:pPr>
            <w:ins w:id="349" w:author="Lexer" w:date="2024-09-28T15:42:00Z">
              <w:r>
                <w:rPr>
                  <w:szCs w:val="20"/>
                  <w:lang w:val="ru-RU"/>
                </w:rPr>
                <w:t>48,74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B8D84" w14:textId="506FC1CD" w:rsidR="0063169D" w:rsidRPr="004C30E4" w:rsidRDefault="004C30E4" w:rsidP="0063169D">
            <w:pPr>
              <w:spacing w:line="240" w:lineRule="auto"/>
              <w:ind w:firstLine="0"/>
              <w:jc w:val="center"/>
              <w:rPr>
                <w:ins w:id="350" w:author="Student" w:date="2024-09-27T13:06:00Z"/>
                <w:szCs w:val="20"/>
                <w:lang w:val="ru-RU"/>
                <w:rPrChange w:id="351" w:author="Lexer" w:date="2024-09-28T15:45:00Z">
                  <w:rPr>
                    <w:ins w:id="352" w:author="Student" w:date="2024-09-27T13:06:00Z"/>
                    <w:szCs w:val="20"/>
                    <w:lang w:val="en-US"/>
                  </w:rPr>
                </w:rPrChange>
              </w:rPr>
            </w:pPr>
            <w:ins w:id="353" w:author="Lexer" w:date="2024-09-28T15:45:00Z">
              <w:r>
                <w:rPr>
                  <w:szCs w:val="20"/>
                  <w:lang w:val="ru-RU"/>
                </w:rPr>
                <w:t>48,2</w:t>
              </w:r>
            </w:ins>
            <w:ins w:id="354" w:author="Lexer" w:date="2024-09-28T16:17:00Z">
              <w:r w:rsidR="00DA388C">
                <w:rPr>
                  <w:szCs w:val="20"/>
                  <w:lang w:val="ru-RU"/>
                </w:rPr>
                <w:t>7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0EDAD" w14:textId="34042B1F" w:rsidR="0063169D" w:rsidRPr="0008363D" w:rsidRDefault="0008363D" w:rsidP="0063169D">
            <w:pPr>
              <w:spacing w:line="240" w:lineRule="auto"/>
              <w:ind w:firstLine="0"/>
              <w:jc w:val="center"/>
              <w:rPr>
                <w:ins w:id="355" w:author="Student" w:date="2024-09-27T13:06:00Z"/>
                <w:szCs w:val="20"/>
                <w:lang w:val="ru-RU"/>
                <w:rPrChange w:id="356" w:author="Lexer" w:date="2024-09-28T15:50:00Z">
                  <w:rPr>
                    <w:ins w:id="357" w:author="Student" w:date="2024-09-27T13:06:00Z"/>
                    <w:szCs w:val="20"/>
                    <w:lang w:val="en-US"/>
                  </w:rPr>
                </w:rPrChange>
              </w:rPr>
            </w:pPr>
            <w:ins w:id="358" w:author="Lexer" w:date="2024-09-28T15:50:00Z">
              <w:r>
                <w:rPr>
                  <w:szCs w:val="20"/>
                  <w:lang w:val="ru-RU"/>
                </w:rPr>
                <w:t>47,39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ACED4" w14:textId="292EA8E9" w:rsidR="0063169D" w:rsidRPr="002F3DEB" w:rsidRDefault="002F3DEB" w:rsidP="0063169D">
            <w:pPr>
              <w:spacing w:line="240" w:lineRule="auto"/>
              <w:ind w:firstLine="0"/>
              <w:jc w:val="center"/>
              <w:rPr>
                <w:ins w:id="359" w:author="Student" w:date="2024-09-27T13:06:00Z"/>
                <w:szCs w:val="20"/>
                <w:lang w:val="ru-RU"/>
                <w:rPrChange w:id="360" w:author="Lexer" w:date="2024-09-28T15:53:00Z">
                  <w:rPr>
                    <w:ins w:id="361" w:author="Student" w:date="2024-09-27T13:06:00Z"/>
                    <w:szCs w:val="20"/>
                    <w:lang w:val="en-US"/>
                  </w:rPr>
                </w:rPrChange>
              </w:rPr>
            </w:pPr>
            <w:ins w:id="362" w:author="Lexer" w:date="2024-09-28T15:53:00Z">
              <w:r>
                <w:rPr>
                  <w:szCs w:val="20"/>
                  <w:lang w:val="ru-RU"/>
                </w:rPr>
                <w:t>44,93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D71B6" w14:textId="148AC773" w:rsidR="0063169D" w:rsidRPr="002F3DEB" w:rsidRDefault="002F3DEB" w:rsidP="0063169D">
            <w:pPr>
              <w:spacing w:line="240" w:lineRule="auto"/>
              <w:ind w:firstLine="0"/>
              <w:jc w:val="center"/>
              <w:rPr>
                <w:ins w:id="363" w:author="Student" w:date="2024-09-27T13:06:00Z"/>
                <w:szCs w:val="20"/>
                <w:lang w:val="ru-RU"/>
                <w:rPrChange w:id="364" w:author="Lexer" w:date="2024-09-28T15:56:00Z">
                  <w:rPr>
                    <w:ins w:id="365" w:author="Student" w:date="2024-09-27T13:06:00Z"/>
                    <w:szCs w:val="20"/>
                    <w:lang w:val="en-US"/>
                  </w:rPr>
                </w:rPrChange>
              </w:rPr>
            </w:pPr>
            <w:ins w:id="366" w:author="Lexer" w:date="2024-09-28T15:56:00Z">
              <w:r>
                <w:rPr>
                  <w:szCs w:val="20"/>
                  <w:lang w:val="ru-RU"/>
                </w:rPr>
                <w:t>40,76</w:t>
              </w:r>
            </w:ins>
          </w:p>
        </w:tc>
      </w:tr>
      <w:tr w:rsidR="0063169D" w:rsidRPr="0063169D" w14:paraId="4EEBDFA4" w14:textId="77777777" w:rsidTr="009B4C9D">
        <w:trPr>
          <w:trHeight w:val="246"/>
          <w:ins w:id="367" w:author="Student" w:date="2024-09-27T13:06:00Z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29C6B" w14:textId="77777777" w:rsidR="0063169D" w:rsidRPr="0063169D" w:rsidRDefault="0063169D" w:rsidP="0063169D">
            <w:pPr>
              <w:spacing w:line="240" w:lineRule="auto"/>
              <w:ind w:firstLine="0"/>
              <w:jc w:val="center"/>
              <w:rPr>
                <w:ins w:id="368" w:author="Student" w:date="2024-09-27T13:06:00Z"/>
                <w:b/>
                <w:szCs w:val="20"/>
                <w:lang w:val="ru-RU"/>
              </w:rPr>
            </w:pPr>
            <w:ins w:id="369" w:author="Student" w:date="2024-09-27T13:06:00Z">
              <w:r w:rsidRPr="0063169D">
                <w:rPr>
                  <w:b/>
                  <w:szCs w:val="20"/>
                  <w:lang w:val="en-US"/>
                </w:rPr>
                <w:t>(T2-T1)</w:t>
              </w:r>
              <w:r w:rsidRPr="0063169D">
                <w:rPr>
                  <w:b/>
                  <w:szCs w:val="20"/>
                </w:rPr>
                <w:t xml:space="preserve">, </w:t>
              </w:r>
              <w:proofErr w:type="spellStart"/>
              <w:r w:rsidRPr="0063169D">
                <w:rPr>
                  <w:b/>
                  <w:szCs w:val="20"/>
                  <w:lang w:val="ru-RU"/>
                </w:rPr>
                <w:t>мС</w:t>
              </w:r>
              <w:proofErr w:type="spellEnd"/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7735C" w14:textId="200BEA16" w:rsidR="0063169D" w:rsidRPr="0063169D" w:rsidRDefault="0063169D" w:rsidP="0063169D">
            <w:pPr>
              <w:spacing w:line="240" w:lineRule="auto"/>
              <w:ind w:firstLine="0"/>
              <w:jc w:val="center"/>
              <w:rPr>
                <w:ins w:id="370" w:author="Student" w:date="2024-09-27T13:06:00Z"/>
                <w:szCs w:val="20"/>
                <w:lang w:val="en-US"/>
              </w:rPr>
            </w:pPr>
            <w:ins w:id="371" w:author="Student" w:date="2024-09-27T13:11:00Z">
              <w:r>
                <w:rPr>
                  <w:szCs w:val="20"/>
                  <w:lang w:val="en-US"/>
                </w:rPr>
                <w:t>1,92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17CFE" w14:textId="465BF1BA" w:rsidR="0063169D" w:rsidRPr="004C30E4" w:rsidRDefault="004C30E4" w:rsidP="0063169D">
            <w:pPr>
              <w:spacing w:line="240" w:lineRule="auto"/>
              <w:ind w:firstLine="0"/>
              <w:jc w:val="center"/>
              <w:rPr>
                <w:ins w:id="372" w:author="Student" w:date="2024-09-27T13:06:00Z"/>
                <w:szCs w:val="20"/>
                <w:lang w:val="ru-RU"/>
                <w:rPrChange w:id="373" w:author="Lexer" w:date="2024-09-28T15:43:00Z">
                  <w:rPr>
                    <w:ins w:id="374" w:author="Student" w:date="2024-09-27T13:06:00Z"/>
                    <w:szCs w:val="20"/>
                    <w:lang w:val="en-US"/>
                  </w:rPr>
                </w:rPrChange>
              </w:rPr>
            </w:pPr>
            <w:ins w:id="375" w:author="Lexer" w:date="2024-09-28T15:43:00Z">
              <w:r>
                <w:rPr>
                  <w:szCs w:val="20"/>
                  <w:lang w:val="ru-RU"/>
                </w:rPr>
                <w:t>1,75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4FDAE" w14:textId="7B5AD098" w:rsidR="0063169D" w:rsidRPr="0008363D" w:rsidRDefault="0008363D" w:rsidP="0063169D">
            <w:pPr>
              <w:spacing w:line="240" w:lineRule="auto"/>
              <w:ind w:firstLine="0"/>
              <w:jc w:val="center"/>
              <w:rPr>
                <w:ins w:id="376" w:author="Student" w:date="2024-09-27T13:06:00Z"/>
                <w:szCs w:val="20"/>
                <w:lang w:val="ru-RU"/>
                <w:rPrChange w:id="377" w:author="Lexer" w:date="2024-09-28T15:48:00Z">
                  <w:rPr>
                    <w:ins w:id="378" w:author="Student" w:date="2024-09-27T13:06:00Z"/>
                    <w:szCs w:val="20"/>
                    <w:lang w:val="en-US"/>
                  </w:rPr>
                </w:rPrChange>
              </w:rPr>
            </w:pPr>
            <w:ins w:id="379" w:author="Lexer" w:date="2024-09-28T15:48:00Z">
              <w:r>
                <w:rPr>
                  <w:szCs w:val="20"/>
                  <w:lang w:val="ru-RU"/>
                </w:rPr>
                <w:t>1,</w:t>
              </w:r>
            </w:ins>
            <w:ins w:id="380" w:author="Lexer" w:date="2024-09-28T16:53:00Z">
              <w:r w:rsidR="00981D37">
                <w:rPr>
                  <w:szCs w:val="20"/>
                  <w:lang w:val="ru-RU"/>
                </w:rPr>
                <w:t>41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4DB25" w14:textId="0BA259DE" w:rsidR="0063169D" w:rsidRPr="0008363D" w:rsidRDefault="0008363D" w:rsidP="0063169D">
            <w:pPr>
              <w:spacing w:line="240" w:lineRule="auto"/>
              <w:ind w:firstLine="0"/>
              <w:jc w:val="center"/>
              <w:rPr>
                <w:ins w:id="381" w:author="Student" w:date="2024-09-27T13:06:00Z"/>
                <w:szCs w:val="20"/>
                <w:lang w:val="ru-RU"/>
                <w:rPrChange w:id="382" w:author="Lexer" w:date="2024-09-28T15:51:00Z">
                  <w:rPr>
                    <w:ins w:id="383" w:author="Student" w:date="2024-09-27T13:06:00Z"/>
                    <w:szCs w:val="20"/>
                    <w:lang w:val="en-US"/>
                  </w:rPr>
                </w:rPrChange>
              </w:rPr>
            </w:pPr>
            <w:ins w:id="384" w:author="Lexer" w:date="2024-09-28T15:51:00Z">
              <w:r>
                <w:rPr>
                  <w:szCs w:val="20"/>
                  <w:lang w:val="ru-RU"/>
                </w:rPr>
                <w:t>1,</w:t>
              </w:r>
            </w:ins>
            <w:ins w:id="385" w:author="Lexer" w:date="2024-09-28T16:40:00Z">
              <w:r w:rsidR="00050D4D">
                <w:rPr>
                  <w:szCs w:val="20"/>
                  <w:lang w:val="ru-RU"/>
                </w:rPr>
                <w:t>03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7F999" w14:textId="0A15B8B8" w:rsidR="0063169D" w:rsidRPr="002F3DEB" w:rsidRDefault="002F3DEB" w:rsidP="0063169D">
            <w:pPr>
              <w:spacing w:line="240" w:lineRule="auto"/>
              <w:ind w:firstLine="0"/>
              <w:jc w:val="center"/>
              <w:rPr>
                <w:ins w:id="386" w:author="Student" w:date="2024-09-27T13:06:00Z"/>
                <w:szCs w:val="20"/>
                <w:lang w:val="ru-RU"/>
                <w:rPrChange w:id="387" w:author="Lexer" w:date="2024-09-28T15:55:00Z">
                  <w:rPr>
                    <w:ins w:id="388" w:author="Student" w:date="2024-09-27T13:06:00Z"/>
                    <w:szCs w:val="20"/>
                    <w:lang w:val="en-US"/>
                  </w:rPr>
                </w:rPrChange>
              </w:rPr>
            </w:pPr>
            <w:ins w:id="389" w:author="Lexer" w:date="2024-09-28T15:55:00Z">
              <w:r>
                <w:rPr>
                  <w:szCs w:val="20"/>
                  <w:lang w:val="ru-RU"/>
                </w:rPr>
                <w:t>0,406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F56A6" w14:textId="2D5CC173" w:rsidR="0063169D" w:rsidRPr="00C477F2" w:rsidRDefault="00C477F2" w:rsidP="0063169D">
            <w:pPr>
              <w:spacing w:line="240" w:lineRule="auto"/>
              <w:ind w:firstLine="0"/>
              <w:jc w:val="center"/>
              <w:rPr>
                <w:ins w:id="390" w:author="Student" w:date="2024-09-27T13:06:00Z"/>
                <w:szCs w:val="20"/>
                <w:lang w:val="ru-RU"/>
                <w:rPrChange w:id="391" w:author="Lexer" w:date="2024-09-28T15:57:00Z">
                  <w:rPr>
                    <w:ins w:id="392" w:author="Student" w:date="2024-09-27T13:06:00Z"/>
                    <w:szCs w:val="20"/>
                    <w:lang w:val="en-US"/>
                  </w:rPr>
                </w:rPrChange>
              </w:rPr>
            </w:pPr>
            <w:ins w:id="393" w:author="Lexer" w:date="2024-09-28T15:57:00Z">
              <w:r>
                <w:rPr>
                  <w:szCs w:val="20"/>
                  <w:lang w:val="ru-RU"/>
                </w:rPr>
                <w:t>0,59</w:t>
              </w:r>
            </w:ins>
            <w:ins w:id="394" w:author="Lexer" w:date="2024-09-28T15:58:00Z">
              <w:r>
                <w:rPr>
                  <w:szCs w:val="20"/>
                  <w:lang w:val="ru-RU"/>
                </w:rPr>
                <w:t>4</w:t>
              </w:r>
            </w:ins>
          </w:p>
        </w:tc>
      </w:tr>
      <w:tr w:rsidR="0063169D" w:rsidRPr="0063169D" w14:paraId="4B0483CE" w14:textId="77777777" w:rsidTr="009B4C9D">
        <w:trPr>
          <w:ins w:id="395" w:author="Student" w:date="2024-09-27T13:06:00Z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F7F67" w14:textId="77777777" w:rsidR="0063169D" w:rsidRPr="0063169D" w:rsidRDefault="0063169D" w:rsidP="0063169D">
            <w:pPr>
              <w:spacing w:line="240" w:lineRule="auto"/>
              <w:ind w:firstLine="0"/>
              <w:jc w:val="center"/>
              <w:rPr>
                <w:ins w:id="396" w:author="Student" w:date="2024-09-27T13:06:00Z"/>
                <w:b/>
                <w:szCs w:val="20"/>
                <w:lang w:val="ru-RU"/>
              </w:rPr>
            </w:pPr>
            <w:ins w:id="397" w:author="Student" w:date="2024-09-27T13:06:00Z">
              <w:r w:rsidRPr="0063169D">
                <w:rPr>
                  <w:b/>
                  <w:szCs w:val="20"/>
                  <w:lang w:val="en-US"/>
                </w:rPr>
                <w:t>φ</w:t>
              </w:r>
              <w:r w:rsidRPr="0063169D">
                <w:rPr>
                  <w:b/>
                  <w:szCs w:val="20"/>
                  <w:vertAlign w:val="subscript"/>
                  <w:lang w:val="ru-RU"/>
                </w:rPr>
                <w:t>1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770AF" w14:textId="11F24969" w:rsidR="0063169D" w:rsidRPr="002F7309" w:rsidRDefault="002F7309" w:rsidP="0063169D">
            <w:pPr>
              <w:spacing w:line="240" w:lineRule="auto"/>
              <w:ind w:firstLine="0"/>
              <w:jc w:val="center"/>
              <w:rPr>
                <w:ins w:id="398" w:author="Student" w:date="2024-09-27T13:06:00Z"/>
                <w:szCs w:val="20"/>
                <w:lang w:val="ru-RU"/>
                <w:rPrChange w:id="399" w:author="Lexer" w:date="2024-09-28T15:40:00Z">
                  <w:rPr>
                    <w:ins w:id="400" w:author="Student" w:date="2024-09-27T13:06:00Z"/>
                    <w:szCs w:val="20"/>
                    <w:lang w:val="en-US"/>
                  </w:rPr>
                </w:rPrChange>
              </w:rPr>
            </w:pPr>
            <w:ins w:id="401" w:author="Lexer" w:date="2024-09-28T15:40:00Z">
              <w:r>
                <w:rPr>
                  <w:szCs w:val="20"/>
                  <w:lang w:val="ru-RU"/>
                </w:rPr>
                <w:t>57,6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A8A05" w14:textId="5CC99ECD" w:rsidR="0063169D" w:rsidRPr="004C30E4" w:rsidRDefault="004C30E4" w:rsidP="0063169D">
            <w:pPr>
              <w:spacing w:line="240" w:lineRule="auto"/>
              <w:ind w:firstLine="0"/>
              <w:jc w:val="center"/>
              <w:rPr>
                <w:ins w:id="402" w:author="Student" w:date="2024-09-27T13:06:00Z"/>
                <w:szCs w:val="20"/>
                <w:lang w:val="ru-RU"/>
                <w:rPrChange w:id="403" w:author="Lexer" w:date="2024-09-28T15:44:00Z">
                  <w:rPr>
                    <w:ins w:id="404" w:author="Student" w:date="2024-09-27T13:06:00Z"/>
                    <w:szCs w:val="20"/>
                    <w:lang w:val="en-US"/>
                  </w:rPr>
                </w:rPrChange>
              </w:rPr>
            </w:pPr>
            <w:ins w:id="405" w:author="Lexer" w:date="2024-09-28T15:44:00Z">
              <w:r>
                <w:rPr>
                  <w:szCs w:val="20"/>
                  <w:lang w:val="ru-RU"/>
                </w:rPr>
                <w:t>50,4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DAE3F" w14:textId="3291931E" w:rsidR="0063169D" w:rsidRPr="0008363D" w:rsidRDefault="00981D37" w:rsidP="0063169D">
            <w:pPr>
              <w:spacing w:line="240" w:lineRule="auto"/>
              <w:ind w:firstLine="0"/>
              <w:jc w:val="center"/>
              <w:rPr>
                <w:ins w:id="406" w:author="Student" w:date="2024-09-27T13:06:00Z"/>
                <w:szCs w:val="20"/>
                <w:lang w:val="ru-RU"/>
                <w:rPrChange w:id="407" w:author="Lexer" w:date="2024-09-28T15:49:00Z">
                  <w:rPr>
                    <w:ins w:id="408" w:author="Student" w:date="2024-09-27T13:06:00Z"/>
                    <w:szCs w:val="20"/>
                    <w:lang w:val="en-US"/>
                  </w:rPr>
                </w:rPrChange>
              </w:rPr>
            </w:pPr>
            <w:ins w:id="409" w:author="Lexer" w:date="2024-09-28T16:50:00Z">
              <w:r>
                <w:rPr>
                  <w:szCs w:val="20"/>
                  <w:lang w:val="ru-RU"/>
                </w:rPr>
                <w:t>40</w:t>
              </w:r>
            </w:ins>
            <w:ins w:id="410" w:author="Lexer" w:date="2024-09-28T16:53:00Z">
              <w:r>
                <w:rPr>
                  <w:szCs w:val="20"/>
                  <w:lang w:val="ru-RU"/>
                </w:rPr>
                <w:t>,89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264DA" w14:textId="56CCB51E" w:rsidR="0063169D" w:rsidRPr="0008363D" w:rsidRDefault="00050D4D" w:rsidP="0063169D">
            <w:pPr>
              <w:spacing w:line="240" w:lineRule="auto"/>
              <w:ind w:firstLine="0"/>
              <w:jc w:val="center"/>
              <w:rPr>
                <w:ins w:id="411" w:author="Student" w:date="2024-09-27T13:06:00Z"/>
                <w:szCs w:val="20"/>
                <w:lang w:val="ru-RU"/>
                <w:rPrChange w:id="412" w:author="Lexer" w:date="2024-09-28T15:51:00Z">
                  <w:rPr>
                    <w:ins w:id="413" w:author="Student" w:date="2024-09-27T13:06:00Z"/>
                    <w:szCs w:val="20"/>
                    <w:lang w:val="en-US"/>
                  </w:rPr>
                </w:rPrChange>
              </w:rPr>
            </w:pPr>
            <w:ins w:id="414" w:author="Lexer" w:date="2024-09-28T16:40:00Z">
              <w:r>
                <w:rPr>
                  <w:szCs w:val="20"/>
                  <w:lang w:val="ru-RU"/>
                </w:rPr>
                <w:t>29,66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3E15A" w14:textId="0AA0F886" w:rsidR="002F3DEB" w:rsidRPr="002F3DEB" w:rsidRDefault="002F3DEB" w:rsidP="002F3DEB">
            <w:pPr>
              <w:spacing w:line="240" w:lineRule="auto"/>
              <w:ind w:firstLine="0"/>
              <w:jc w:val="center"/>
              <w:rPr>
                <w:ins w:id="415" w:author="Student" w:date="2024-09-27T13:06:00Z"/>
                <w:szCs w:val="20"/>
                <w:lang w:val="ru-RU"/>
                <w:rPrChange w:id="416" w:author="Lexer" w:date="2024-09-28T15:55:00Z">
                  <w:rPr>
                    <w:ins w:id="417" w:author="Student" w:date="2024-09-27T13:06:00Z"/>
                    <w:szCs w:val="20"/>
                    <w:lang w:val="en-US"/>
                  </w:rPr>
                </w:rPrChange>
              </w:rPr>
              <w:pPrChange w:id="418" w:author="Lexer" w:date="2024-09-28T15:55:00Z">
                <w:pPr>
                  <w:spacing w:line="240" w:lineRule="auto"/>
                  <w:ind w:firstLine="0"/>
                  <w:jc w:val="center"/>
                </w:pPr>
              </w:pPrChange>
            </w:pPr>
            <w:ins w:id="419" w:author="Lexer" w:date="2024-09-28T15:55:00Z">
              <w:r>
                <w:rPr>
                  <w:szCs w:val="20"/>
                  <w:lang w:val="ru-RU"/>
                </w:rPr>
                <w:t>11,69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91196" w14:textId="69ADFD29" w:rsidR="0063169D" w:rsidRPr="00C477F2" w:rsidRDefault="00C477F2" w:rsidP="0063169D">
            <w:pPr>
              <w:spacing w:line="240" w:lineRule="auto"/>
              <w:ind w:firstLine="0"/>
              <w:jc w:val="center"/>
              <w:rPr>
                <w:ins w:id="420" w:author="Student" w:date="2024-09-27T13:06:00Z"/>
                <w:szCs w:val="20"/>
                <w:lang w:val="ru-RU"/>
                <w:rPrChange w:id="421" w:author="Lexer" w:date="2024-09-28T15:58:00Z">
                  <w:rPr>
                    <w:ins w:id="422" w:author="Student" w:date="2024-09-27T13:06:00Z"/>
                    <w:szCs w:val="20"/>
                    <w:lang w:val="en-US"/>
                  </w:rPr>
                </w:rPrChange>
              </w:rPr>
            </w:pPr>
            <w:ins w:id="423" w:author="Lexer" w:date="2024-09-28T15:58:00Z">
              <w:r>
                <w:rPr>
                  <w:szCs w:val="20"/>
                  <w:lang w:val="ru-RU"/>
                </w:rPr>
                <w:t>17,12</w:t>
              </w:r>
            </w:ins>
          </w:p>
        </w:tc>
      </w:tr>
      <w:tr w:rsidR="0063169D" w:rsidRPr="0063169D" w14:paraId="552A2973" w14:textId="77777777" w:rsidTr="009B4C9D">
        <w:trPr>
          <w:ins w:id="424" w:author="Student" w:date="2024-09-27T13:06:00Z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14749" w14:textId="77777777" w:rsidR="0063169D" w:rsidRPr="0063169D" w:rsidRDefault="0063169D" w:rsidP="0063169D">
            <w:pPr>
              <w:spacing w:line="240" w:lineRule="auto"/>
              <w:ind w:firstLine="0"/>
              <w:jc w:val="center"/>
              <w:rPr>
                <w:ins w:id="425" w:author="Student" w:date="2024-09-27T13:06:00Z"/>
                <w:b/>
                <w:szCs w:val="20"/>
                <w:lang w:val="en-US"/>
              </w:rPr>
            </w:pPr>
            <w:ins w:id="426" w:author="Student" w:date="2024-09-27T13:06:00Z">
              <w:r w:rsidRPr="0063169D">
                <w:rPr>
                  <w:b/>
                  <w:szCs w:val="20"/>
                  <w:lang w:val="en-US"/>
                </w:rPr>
                <w:t>cosφ</w:t>
              </w:r>
              <w:r w:rsidRPr="0063169D">
                <w:rPr>
                  <w:b/>
                  <w:szCs w:val="20"/>
                  <w:vertAlign w:val="subscript"/>
                  <w:lang w:val="en-US"/>
                </w:rPr>
                <w:t>1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88000" w14:textId="08B7EE4F" w:rsidR="0063169D" w:rsidRPr="004C30E4" w:rsidRDefault="004C30E4" w:rsidP="0063169D">
            <w:pPr>
              <w:spacing w:line="240" w:lineRule="auto"/>
              <w:ind w:firstLine="0"/>
              <w:jc w:val="center"/>
              <w:rPr>
                <w:ins w:id="427" w:author="Student" w:date="2024-09-27T13:06:00Z"/>
                <w:szCs w:val="20"/>
                <w:lang w:val="ru-RU"/>
                <w:rPrChange w:id="428" w:author="Lexer" w:date="2024-09-28T15:44:00Z">
                  <w:rPr>
                    <w:ins w:id="429" w:author="Student" w:date="2024-09-27T13:06:00Z"/>
                    <w:szCs w:val="20"/>
                    <w:lang w:val="en-US"/>
                  </w:rPr>
                </w:rPrChange>
              </w:rPr>
            </w:pPr>
            <w:ins w:id="430" w:author="Lexer" w:date="2024-09-28T15:44:00Z">
              <w:r>
                <w:rPr>
                  <w:szCs w:val="20"/>
                  <w:lang w:val="ru-RU"/>
                </w:rPr>
                <w:t>0,535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380F3" w14:textId="6551DC7C" w:rsidR="0063169D" w:rsidRPr="004C30E4" w:rsidRDefault="004C30E4" w:rsidP="0063169D">
            <w:pPr>
              <w:spacing w:line="240" w:lineRule="auto"/>
              <w:ind w:firstLine="0"/>
              <w:jc w:val="center"/>
              <w:rPr>
                <w:ins w:id="431" w:author="Student" w:date="2024-09-27T13:06:00Z"/>
                <w:szCs w:val="20"/>
                <w:lang w:val="ru-RU"/>
                <w:rPrChange w:id="432" w:author="Lexer" w:date="2024-09-28T15:45:00Z">
                  <w:rPr>
                    <w:ins w:id="433" w:author="Student" w:date="2024-09-27T13:06:00Z"/>
                    <w:szCs w:val="20"/>
                    <w:lang w:val="en-US"/>
                  </w:rPr>
                </w:rPrChange>
              </w:rPr>
            </w:pPr>
            <w:ins w:id="434" w:author="Lexer" w:date="2024-09-28T15:45:00Z">
              <w:r>
                <w:rPr>
                  <w:szCs w:val="20"/>
                  <w:lang w:val="ru-RU"/>
                </w:rPr>
                <w:t>0,637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6DB58" w14:textId="63560326" w:rsidR="0063169D" w:rsidRPr="0008363D" w:rsidRDefault="00981D37" w:rsidP="0063169D">
            <w:pPr>
              <w:spacing w:line="240" w:lineRule="auto"/>
              <w:ind w:firstLine="0"/>
              <w:jc w:val="center"/>
              <w:rPr>
                <w:ins w:id="435" w:author="Student" w:date="2024-09-27T13:06:00Z"/>
                <w:szCs w:val="20"/>
                <w:lang w:val="ru-RU"/>
                <w:rPrChange w:id="436" w:author="Lexer" w:date="2024-09-28T15:49:00Z">
                  <w:rPr>
                    <w:ins w:id="437" w:author="Student" w:date="2024-09-27T13:06:00Z"/>
                    <w:szCs w:val="20"/>
                    <w:lang w:val="en-US"/>
                  </w:rPr>
                </w:rPrChange>
              </w:rPr>
            </w:pPr>
            <w:ins w:id="438" w:author="Lexer" w:date="2024-09-28T16:53:00Z">
              <w:r>
                <w:rPr>
                  <w:szCs w:val="20"/>
                  <w:lang w:val="ru-RU"/>
                </w:rPr>
                <w:t>0,755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99C7A" w14:textId="3AAEABCC" w:rsidR="0063169D" w:rsidRPr="002F3DEB" w:rsidRDefault="002F3DEB" w:rsidP="0063169D">
            <w:pPr>
              <w:spacing w:line="240" w:lineRule="auto"/>
              <w:ind w:firstLine="0"/>
              <w:jc w:val="center"/>
              <w:rPr>
                <w:ins w:id="439" w:author="Student" w:date="2024-09-27T13:06:00Z"/>
                <w:szCs w:val="20"/>
                <w:lang w:val="ru-RU"/>
                <w:rPrChange w:id="440" w:author="Lexer" w:date="2024-09-28T15:52:00Z">
                  <w:rPr>
                    <w:ins w:id="441" w:author="Student" w:date="2024-09-27T13:06:00Z"/>
                    <w:szCs w:val="20"/>
                    <w:lang w:val="en-US"/>
                  </w:rPr>
                </w:rPrChange>
              </w:rPr>
            </w:pPr>
            <w:ins w:id="442" w:author="Lexer" w:date="2024-09-28T15:52:00Z">
              <w:r>
                <w:rPr>
                  <w:szCs w:val="20"/>
                  <w:lang w:val="ru-RU"/>
                </w:rPr>
                <w:t>0,</w:t>
              </w:r>
            </w:ins>
            <w:ins w:id="443" w:author="Lexer" w:date="2024-09-28T16:40:00Z">
              <w:r w:rsidR="00050D4D">
                <w:rPr>
                  <w:szCs w:val="20"/>
                  <w:lang w:val="ru-RU"/>
                </w:rPr>
                <w:t>869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4E888" w14:textId="26101F4F" w:rsidR="0063169D" w:rsidRPr="002F3DEB" w:rsidRDefault="002F3DEB" w:rsidP="0063169D">
            <w:pPr>
              <w:spacing w:line="240" w:lineRule="auto"/>
              <w:ind w:firstLine="0"/>
              <w:jc w:val="center"/>
              <w:rPr>
                <w:ins w:id="444" w:author="Student" w:date="2024-09-27T13:06:00Z"/>
                <w:szCs w:val="20"/>
                <w:lang w:val="ru-RU"/>
                <w:rPrChange w:id="445" w:author="Lexer" w:date="2024-09-28T15:56:00Z">
                  <w:rPr>
                    <w:ins w:id="446" w:author="Student" w:date="2024-09-27T13:06:00Z"/>
                    <w:szCs w:val="20"/>
                    <w:lang w:val="en-US"/>
                  </w:rPr>
                </w:rPrChange>
              </w:rPr>
            </w:pPr>
            <w:ins w:id="447" w:author="Lexer" w:date="2024-09-28T15:56:00Z">
              <w:r>
                <w:rPr>
                  <w:szCs w:val="20"/>
                  <w:lang w:val="ru-RU"/>
                </w:rPr>
                <w:t>0,979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99F1E" w14:textId="5228CE60" w:rsidR="0063169D" w:rsidRPr="00C477F2" w:rsidRDefault="00C477F2" w:rsidP="0063169D">
            <w:pPr>
              <w:spacing w:line="240" w:lineRule="auto"/>
              <w:ind w:firstLine="0"/>
              <w:jc w:val="center"/>
              <w:rPr>
                <w:ins w:id="448" w:author="Student" w:date="2024-09-27T13:06:00Z"/>
                <w:szCs w:val="20"/>
                <w:lang w:val="ru-RU"/>
                <w:rPrChange w:id="449" w:author="Lexer" w:date="2024-09-28T15:59:00Z">
                  <w:rPr>
                    <w:ins w:id="450" w:author="Student" w:date="2024-09-27T13:06:00Z"/>
                    <w:szCs w:val="20"/>
                    <w:lang w:val="en-US"/>
                  </w:rPr>
                </w:rPrChange>
              </w:rPr>
            </w:pPr>
            <w:ins w:id="451" w:author="Lexer" w:date="2024-09-28T15:59:00Z">
              <w:r>
                <w:rPr>
                  <w:szCs w:val="20"/>
                  <w:lang w:val="ru-RU"/>
                </w:rPr>
                <w:t>0,96</w:t>
              </w:r>
            </w:ins>
          </w:p>
        </w:tc>
      </w:tr>
      <w:tr w:rsidR="0063169D" w:rsidRPr="0063169D" w14:paraId="6EDB71BD" w14:textId="77777777" w:rsidTr="009B4C9D">
        <w:trPr>
          <w:ins w:id="452" w:author="Student" w:date="2024-09-27T13:06:00Z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4FBAA" w14:textId="77777777" w:rsidR="0063169D" w:rsidRPr="0063169D" w:rsidRDefault="0063169D" w:rsidP="0063169D">
            <w:pPr>
              <w:spacing w:line="240" w:lineRule="auto"/>
              <w:ind w:firstLine="0"/>
              <w:jc w:val="center"/>
              <w:rPr>
                <w:ins w:id="453" w:author="Student" w:date="2024-09-27T13:06:00Z"/>
                <w:b/>
                <w:szCs w:val="20"/>
                <w:lang w:val="en-US"/>
              </w:rPr>
            </w:pPr>
            <w:ins w:id="454" w:author="Student" w:date="2024-09-27T13:06:00Z">
              <w:r w:rsidRPr="0063169D">
                <w:rPr>
                  <w:b/>
                  <w:szCs w:val="20"/>
                  <w:lang w:val="ru-RU"/>
                </w:rPr>
                <w:sym w:font="Symbol" w:char="0068"/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78F44" w14:textId="045C5855" w:rsidR="0063169D" w:rsidRPr="0063169D" w:rsidRDefault="0062218C" w:rsidP="0063169D">
            <w:pPr>
              <w:spacing w:line="240" w:lineRule="auto"/>
              <w:ind w:firstLine="0"/>
              <w:jc w:val="center"/>
              <w:rPr>
                <w:ins w:id="455" w:author="Student" w:date="2024-09-27T13:06:00Z"/>
                <w:szCs w:val="20"/>
                <w:lang w:val="ru-RU"/>
              </w:rPr>
            </w:pPr>
            <w:ins w:id="456" w:author="Lexer" w:date="2024-09-28T17:02:00Z">
              <w:r>
                <w:rPr>
                  <w:szCs w:val="20"/>
                  <w:lang w:val="ru-RU"/>
                </w:rPr>
                <w:t>0,98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FC365" w14:textId="1B2F09EF" w:rsidR="0063169D" w:rsidRPr="0063169D" w:rsidRDefault="0062218C" w:rsidP="0063169D">
            <w:pPr>
              <w:spacing w:line="240" w:lineRule="auto"/>
              <w:ind w:firstLine="0"/>
              <w:jc w:val="center"/>
              <w:rPr>
                <w:ins w:id="457" w:author="Student" w:date="2024-09-27T13:06:00Z"/>
                <w:szCs w:val="20"/>
                <w:lang w:val="ru-RU"/>
              </w:rPr>
            </w:pPr>
            <w:ins w:id="458" w:author="Lexer" w:date="2024-09-28T17:02:00Z">
              <w:r>
                <w:rPr>
                  <w:szCs w:val="20"/>
                  <w:lang w:val="ru-RU"/>
                </w:rPr>
                <w:t>0,95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7F386" w14:textId="74CD6632" w:rsidR="0063169D" w:rsidRPr="0063169D" w:rsidRDefault="0062218C" w:rsidP="0063169D">
            <w:pPr>
              <w:spacing w:line="240" w:lineRule="auto"/>
              <w:ind w:firstLine="0"/>
              <w:jc w:val="center"/>
              <w:rPr>
                <w:ins w:id="459" w:author="Student" w:date="2024-09-27T13:06:00Z"/>
                <w:szCs w:val="20"/>
                <w:lang w:val="ru-RU"/>
              </w:rPr>
            </w:pPr>
            <w:ins w:id="460" w:author="Lexer" w:date="2024-09-28T17:02:00Z">
              <w:r>
                <w:rPr>
                  <w:szCs w:val="20"/>
                  <w:lang w:val="ru-RU"/>
                </w:rPr>
                <w:t>0,93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659EF" w14:textId="4D8B1775" w:rsidR="0063169D" w:rsidRPr="0063169D" w:rsidRDefault="0062218C" w:rsidP="0063169D">
            <w:pPr>
              <w:spacing w:line="240" w:lineRule="auto"/>
              <w:ind w:firstLine="0"/>
              <w:jc w:val="center"/>
              <w:rPr>
                <w:ins w:id="461" w:author="Student" w:date="2024-09-27T13:06:00Z"/>
                <w:szCs w:val="20"/>
                <w:lang w:val="ru-RU"/>
              </w:rPr>
            </w:pPr>
            <w:ins w:id="462" w:author="Lexer" w:date="2024-09-28T17:02:00Z">
              <w:r>
                <w:rPr>
                  <w:szCs w:val="20"/>
                  <w:lang w:val="ru-RU"/>
                </w:rPr>
                <w:t>0,91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50223" w14:textId="4070F82A" w:rsidR="0063169D" w:rsidRPr="0063169D" w:rsidRDefault="0062218C" w:rsidP="0063169D">
            <w:pPr>
              <w:spacing w:line="240" w:lineRule="auto"/>
              <w:ind w:firstLine="0"/>
              <w:jc w:val="center"/>
              <w:rPr>
                <w:ins w:id="463" w:author="Student" w:date="2024-09-27T13:06:00Z"/>
                <w:szCs w:val="20"/>
                <w:lang w:val="ru-RU"/>
              </w:rPr>
            </w:pPr>
            <w:ins w:id="464" w:author="Lexer" w:date="2024-09-28T17:02:00Z">
              <w:r>
                <w:rPr>
                  <w:szCs w:val="20"/>
                  <w:lang w:val="ru-RU"/>
                </w:rPr>
                <w:t>0,87</w:t>
              </w:r>
            </w:ins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FCA29" w14:textId="113364D5" w:rsidR="0063169D" w:rsidRPr="00B94457" w:rsidRDefault="0062218C" w:rsidP="0063169D">
            <w:pPr>
              <w:spacing w:line="240" w:lineRule="auto"/>
              <w:ind w:firstLine="0"/>
              <w:jc w:val="center"/>
              <w:rPr>
                <w:ins w:id="465" w:author="Student" w:date="2024-09-27T13:06:00Z"/>
                <w:szCs w:val="20"/>
                <w:lang w:val="en-US"/>
                <w:rPrChange w:id="466" w:author="Lexer" w:date="2024-09-28T17:08:00Z">
                  <w:rPr>
                    <w:ins w:id="467" w:author="Student" w:date="2024-09-27T13:06:00Z"/>
                    <w:szCs w:val="20"/>
                    <w:lang w:val="ru-RU"/>
                  </w:rPr>
                </w:rPrChange>
              </w:rPr>
            </w:pPr>
            <w:ins w:id="468" w:author="Lexer" w:date="2024-09-28T17:02:00Z">
              <w:r>
                <w:rPr>
                  <w:szCs w:val="20"/>
                  <w:lang w:val="ru-RU"/>
                </w:rPr>
                <w:t>0,84</w:t>
              </w:r>
            </w:ins>
          </w:p>
        </w:tc>
      </w:tr>
    </w:tbl>
    <w:p w14:paraId="5CA1E3AE" w14:textId="77777777" w:rsidR="002F7309" w:rsidRPr="0063169D" w:rsidRDefault="002F7309" w:rsidP="0063169D">
      <w:pPr>
        <w:spacing w:line="240" w:lineRule="auto"/>
        <w:ind w:firstLine="709"/>
        <w:rPr>
          <w:ins w:id="469" w:author="Student" w:date="2024-09-27T13:06:00Z"/>
          <w:szCs w:val="20"/>
          <w:lang w:val="x-none" w:eastAsia="x-none"/>
        </w:rPr>
      </w:pPr>
    </w:p>
    <w:p w14:paraId="2AED58F4" w14:textId="71AC4E08" w:rsidR="002F7309" w:rsidRDefault="002F7309" w:rsidP="00006BFC">
      <w:pPr>
        <w:ind w:firstLine="0"/>
        <w:rPr>
          <w:ins w:id="470" w:author="Lexer" w:date="2024-09-28T15:41:00Z"/>
          <w:b/>
          <w:bCs/>
          <w:color w:val="000000"/>
          <w:lang w:val="ru-RU"/>
        </w:rPr>
      </w:pPr>
      <w:proofErr w:type="gramStart"/>
      <w:ins w:id="471" w:author="Lexer" w:date="2024-09-28T15:38:00Z">
        <w:r>
          <w:rPr>
            <w:b/>
            <w:bCs/>
            <w:color w:val="000000"/>
            <w:lang w:val="ru-RU"/>
          </w:rPr>
          <w:t>Фи(</w:t>
        </w:r>
        <w:proofErr w:type="gramEnd"/>
        <w:r>
          <w:rPr>
            <w:b/>
            <w:bCs/>
            <w:color w:val="000000"/>
            <w:lang w:val="ru-RU"/>
          </w:rPr>
          <w:t>100) = 360/12</w:t>
        </w:r>
      </w:ins>
      <w:ins w:id="472" w:author="Lexer" w:date="2024-09-28T15:43:00Z">
        <w:r w:rsidR="004C30E4">
          <w:rPr>
            <w:b/>
            <w:bCs/>
            <w:color w:val="000000"/>
            <w:lang w:val="ru-RU"/>
          </w:rPr>
          <w:t>,</w:t>
        </w:r>
      </w:ins>
      <w:ins w:id="473" w:author="Lexer" w:date="2024-09-28T15:38:00Z">
        <w:r>
          <w:rPr>
            <w:b/>
            <w:bCs/>
            <w:color w:val="000000"/>
            <w:lang w:val="ru-RU"/>
          </w:rPr>
          <w:t>5*</w:t>
        </w:r>
      </w:ins>
      <w:ins w:id="474" w:author="Lexer" w:date="2024-09-28T15:43:00Z">
        <w:r w:rsidR="004C30E4">
          <w:rPr>
            <w:b/>
            <w:bCs/>
            <w:color w:val="000000"/>
            <w:lang w:val="ru-RU"/>
          </w:rPr>
          <w:t>1</w:t>
        </w:r>
      </w:ins>
      <w:ins w:id="475" w:author="Lexer" w:date="2024-09-28T15:39:00Z">
        <w:r>
          <w:rPr>
            <w:b/>
            <w:bCs/>
            <w:color w:val="000000"/>
            <w:lang w:val="ru-RU"/>
          </w:rPr>
          <w:t>,</w:t>
        </w:r>
      </w:ins>
      <w:ins w:id="476" w:author="Lexer" w:date="2024-09-28T15:43:00Z">
        <w:r w:rsidR="004C30E4">
          <w:rPr>
            <w:b/>
            <w:bCs/>
            <w:color w:val="000000"/>
            <w:lang w:val="ru-RU"/>
          </w:rPr>
          <w:t>92</w:t>
        </w:r>
      </w:ins>
      <w:ins w:id="477" w:author="Lexer" w:date="2024-09-28T15:39:00Z">
        <w:r>
          <w:rPr>
            <w:b/>
            <w:bCs/>
            <w:color w:val="000000"/>
            <w:lang w:val="ru-RU"/>
          </w:rPr>
          <w:t xml:space="preserve"> = </w:t>
        </w:r>
      </w:ins>
      <w:ins w:id="478" w:author="Lexer" w:date="2024-09-28T15:40:00Z">
        <w:r>
          <w:rPr>
            <w:b/>
            <w:bCs/>
            <w:color w:val="000000"/>
            <w:lang w:val="ru-RU"/>
          </w:rPr>
          <w:t>5</w:t>
        </w:r>
      </w:ins>
      <w:ins w:id="479" w:author="Lexer" w:date="2024-09-28T15:41:00Z">
        <w:r>
          <w:rPr>
            <w:b/>
            <w:bCs/>
            <w:color w:val="000000"/>
            <w:lang w:val="ru-RU"/>
          </w:rPr>
          <w:t>5,29</w:t>
        </w:r>
      </w:ins>
    </w:p>
    <w:p w14:paraId="513BDEDA" w14:textId="439E13F1" w:rsidR="002F7309" w:rsidRDefault="002F7309" w:rsidP="00006BFC">
      <w:pPr>
        <w:ind w:firstLine="0"/>
        <w:rPr>
          <w:ins w:id="480" w:author="Lexer" w:date="2024-09-28T15:48:00Z"/>
          <w:b/>
          <w:bCs/>
          <w:color w:val="000000"/>
          <w:lang w:val="ru-RU"/>
        </w:rPr>
      </w:pPr>
      <w:proofErr w:type="gramStart"/>
      <w:ins w:id="481" w:author="Lexer" w:date="2024-09-28T15:41:00Z">
        <w:r>
          <w:rPr>
            <w:b/>
            <w:bCs/>
            <w:color w:val="000000"/>
            <w:lang w:val="ru-RU"/>
          </w:rPr>
          <w:t>Фи(</w:t>
        </w:r>
        <w:proofErr w:type="gramEnd"/>
        <w:r>
          <w:rPr>
            <w:b/>
            <w:bCs/>
            <w:color w:val="000000"/>
            <w:lang w:val="ru-RU"/>
          </w:rPr>
          <w:t xml:space="preserve">80) = </w:t>
        </w:r>
      </w:ins>
      <w:ins w:id="482" w:author="Lexer" w:date="2024-09-28T15:43:00Z">
        <w:r w:rsidR="004C30E4">
          <w:rPr>
            <w:b/>
            <w:bCs/>
            <w:color w:val="000000"/>
            <w:lang w:val="ru-RU"/>
          </w:rPr>
          <w:t>360/12,5*1</w:t>
        </w:r>
      </w:ins>
      <w:ins w:id="483" w:author="Lexer" w:date="2024-09-28T15:44:00Z">
        <w:r w:rsidR="004C30E4">
          <w:rPr>
            <w:b/>
            <w:bCs/>
            <w:color w:val="000000"/>
            <w:lang w:val="ru-RU"/>
          </w:rPr>
          <w:t>,75 = 50,4</w:t>
        </w:r>
      </w:ins>
    </w:p>
    <w:p w14:paraId="226FEE0D" w14:textId="7399A135" w:rsidR="0008363D" w:rsidRDefault="0008363D" w:rsidP="00006BFC">
      <w:pPr>
        <w:ind w:firstLine="0"/>
        <w:rPr>
          <w:ins w:id="484" w:author="Lexer" w:date="2024-09-28T15:50:00Z"/>
          <w:b/>
          <w:bCs/>
          <w:color w:val="000000"/>
          <w:lang w:val="ru-RU"/>
        </w:rPr>
      </w:pPr>
      <w:proofErr w:type="gramStart"/>
      <w:ins w:id="485" w:author="Lexer" w:date="2024-09-28T15:48:00Z">
        <w:r>
          <w:rPr>
            <w:b/>
            <w:bCs/>
            <w:color w:val="000000"/>
            <w:lang w:val="ru-RU"/>
          </w:rPr>
          <w:t>Фи(</w:t>
        </w:r>
        <w:proofErr w:type="gramEnd"/>
        <w:r>
          <w:rPr>
            <w:b/>
            <w:bCs/>
            <w:color w:val="000000"/>
            <w:lang w:val="ru-RU"/>
          </w:rPr>
          <w:t>60) = 360/12,5*</w:t>
        </w:r>
      </w:ins>
      <w:ins w:id="486" w:author="Lexer" w:date="2024-09-28T15:49:00Z">
        <w:r>
          <w:rPr>
            <w:b/>
            <w:bCs/>
            <w:color w:val="000000"/>
            <w:lang w:val="ru-RU"/>
          </w:rPr>
          <w:t>1,</w:t>
        </w:r>
      </w:ins>
      <w:ins w:id="487" w:author="Lexer" w:date="2024-09-28T16:49:00Z">
        <w:r w:rsidR="0069039C">
          <w:rPr>
            <w:b/>
            <w:bCs/>
            <w:color w:val="000000"/>
            <w:lang w:val="ru-RU"/>
          </w:rPr>
          <w:t>39</w:t>
        </w:r>
      </w:ins>
      <w:ins w:id="488" w:author="Lexer" w:date="2024-09-28T15:49:00Z">
        <w:r>
          <w:rPr>
            <w:b/>
            <w:bCs/>
            <w:color w:val="000000"/>
            <w:lang w:val="ru-RU"/>
          </w:rPr>
          <w:t xml:space="preserve"> = </w:t>
        </w:r>
      </w:ins>
      <w:ins w:id="489" w:author="Lexer" w:date="2024-09-28T16:50:00Z">
        <w:r w:rsidR="00981D37">
          <w:rPr>
            <w:b/>
            <w:bCs/>
            <w:color w:val="000000"/>
            <w:lang w:val="ru-RU"/>
          </w:rPr>
          <w:t>40</w:t>
        </w:r>
      </w:ins>
    </w:p>
    <w:p w14:paraId="768E39B9" w14:textId="20DCE893" w:rsidR="0008363D" w:rsidRDefault="0008363D" w:rsidP="00006BFC">
      <w:pPr>
        <w:ind w:firstLine="0"/>
        <w:rPr>
          <w:ins w:id="490" w:author="Lexer" w:date="2024-09-28T15:55:00Z"/>
          <w:b/>
          <w:bCs/>
          <w:color w:val="000000"/>
          <w:lang w:val="ru-RU"/>
        </w:rPr>
      </w:pPr>
      <w:proofErr w:type="gramStart"/>
      <w:ins w:id="491" w:author="Lexer" w:date="2024-09-28T15:50:00Z">
        <w:r>
          <w:rPr>
            <w:b/>
            <w:bCs/>
            <w:color w:val="000000"/>
            <w:lang w:val="ru-RU"/>
          </w:rPr>
          <w:t>Фи(</w:t>
        </w:r>
        <w:proofErr w:type="gramEnd"/>
        <w:r>
          <w:rPr>
            <w:b/>
            <w:bCs/>
            <w:color w:val="000000"/>
            <w:lang w:val="ru-RU"/>
          </w:rPr>
          <w:t xml:space="preserve">40) = </w:t>
        </w:r>
      </w:ins>
      <w:ins w:id="492" w:author="Lexer" w:date="2024-09-28T15:51:00Z">
        <w:r>
          <w:rPr>
            <w:b/>
            <w:bCs/>
            <w:color w:val="000000"/>
            <w:lang w:val="ru-RU"/>
          </w:rPr>
          <w:t>360/12,5*1,</w:t>
        </w:r>
      </w:ins>
      <w:ins w:id="493" w:author="Lexer" w:date="2024-09-28T16:43:00Z">
        <w:r w:rsidR="00050D4D">
          <w:rPr>
            <w:b/>
            <w:bCs/>
            <w:color w:val="000000"/>
            <w:lang w:val="ru-RU"/>
          </w:rPr>
          <w:t>03</w:t>
        </w:r>
      </w:ins>
      <w:ins w:id="494" w:author="Lexer" w:date="2024-09-28T15:51:00Z">
        <w:r>
          <w:rPr>
            <w:b/>
            <w:bCs/>
            <w:color w:val="000000"/>
            <w:lang w:val="ru-RU"/>
          </w:rPr>
          <w:t xml:space="preserve"> = </w:t>
        </w:r>
      </w:ins>
      <w:ins w:id="495" w:author="Lexer" w:date="2024-09-28T16:43:00Z">
        <w:r w:rsidR="00050D4D">
          <w:rPr>
            <w:b/>
            <w:bCs/>
            <w:color w:val="000000"/>
            <w:lang w:val="ru-RU"/>
          </w:rPr>
          <w:t>29,66</w:t>
        </w:r>
      </w:ins>
    </w:p>
    <w:p w14:paraId="307C9085" w14:textId="52D60D13" w:rsidR="002F3DEB" w:rsidRDefault="002F3DEB" w:rsidP="00006BFC">
      <w:pPr>
        <w:ind w:firstLine="0"/>
        <w:rPr>
          <w:ins w:id="496" w:author="Lexer" w:date="2024-09-28T15:58:00Z"/>
          <w:b/>
          <w:bCs/>
          <w:color w:val="000000"/>
          <w:lang w:val="ru-RU"/>
        </w:rPr>
      </w:pPr>
      <w:proofErr w:type="gramStart"/>
      <w:ins w:id="497" w:author="Lexer" w:date="2024-09-28T15:55:00Z">
        <w:r>
          <w:rPr>
            <w:b/>
            <w:bCs/>
            <w:color w:val="000000"/>
            <w:lang w:val="ru-RU"/>
          </w:rPr>
          <w:t>Фи(</w:t>
        </w:r>
        <w:proofErr w:type="gramEnd"/>
        <w:r>
          <w:rPr>
            <w:b/>
            <w:bCs/>
            <w:color w:val="000000"/>
            <w:lang w:val="ru-RU"/>
          </w:rPr>
          <w:t xml:space="preserve">20) = 360/12,5*0,406 = </w:t>
        </w:r>
      </w:ins>
      <w:ins w:id="498" w:author="Lexer" w:date="2024-09-28T15:56:00Z">
        <w:r>
          <w:rPr>
            <w:b/>
            <w:bCs/>
            <w:color w:val="000000"/>
            <w:lang w:val="ru-RU"/>
          </w:rPr>
          <w:t>11,69</w:t>
        </w:r>
      </w:ins>
    </w:p>
    <w:p w14:paraId="78C07C86" w14:textId="4CCB8AE0" w:rsidR="00C477F2" w:rsidRPr="002F7309" w:rsidRDefault="00C477F2" w:rsidP="00006BFC">
      <w:pPr>
        <w:ind w:firstLine="0"/>
        <w:rPr>
          <w:ins w:id="499" w:author="Lexer" w:date="2024-09-28T15:38:00Z"/>
          <w:b/>
          <w:bCs/>
          <w:color w:val="000000"/>
          <w:lang w:val="ru-RU"/>
          <w:rPrChange w:id="500" w:author="Lexer" w:date="2024-09-28T15:38:00Z">
            <w:rPr>
              <w:ins w:id="501" w:author="Lexer" w:date="2024-09-28T15:38:00Z"/>
              <w:b/>
              <w:bCs/>
              <w:color w:val="000000"/>
            </w:rPr>
          </w:rPrChange>
        </w:rPr>
      </w:pPr>
      <w:proofErr w:type="gramStart"/>
      <w:ins w:id="502" w:author="Lexer" w:date="2024-09-28T15:58:00Z">
        <w:r>
          <w:rPr>
            <w:b/>
            <w:bCs/>
            <w:color w:val="000000"/>
            <w:lang w:val="ru-RU"/>
          </w:rPr>
          <w:t>Фи(</w:t>
        </w:r>
        <w:proofErr w:type="gramEnd"/>
        <w:r>
          <w:rPr>
            <w:b/>
            <w:bCs/>
            <w:color w:val="000000"/>
            <w:lang w:val="ru-RU"/>
          </w:rPr>
          <w:t>10) = 360/12,5*</w:t>
        </w:r>
      </w:ins>
      <w:ins w:id="503" w:author="Lexer" w:date="2024-09-28T15:59:00Z">
        <w:r>
          <w:rPr>
            <w:b/>
            <w:bCs/>
            <w:color w:val="000000"/>
            <w:lang w:val="ru-RU"/>
          </w:rPr>
          <w:t>0,594 = 17,12</w:t>
        </w:r>
      </w:ins>
    </w:p>
    <w:p w14:paraId="33DC14FF" w14:textId="4EFBBF79" w:rsidR="0063169D" w:rsidRPr="002F7309" w:rsidRDefault="002F7309" w:rsidP="00006BFC">
      <w:pPr>
        <w:ind w:firstLine="0"/>
        <w:rPr>
          <w:ins w:id="504" w:author="Lexer" w:date="2024-09-28T15:37:00Z"/>
          <w:b/>
          <w:bCs/>
          <w:color w:val="000000"/>
          <w:lang w:val="ru-RU"/>
          <w:rPrChange w:id="505" w:author="Lexer" w:date="2024-09-28T15:37:00Z">
            <w:rPr>
              <w:ins w:id="506" w:author="Lexer" w:date="2024-09-28T15:37:00Z"/>
              <w:color w:val="000000"/>
              <w:lang w:val="ru-RU"/>
            </w:rPr>
          </w:rPrChange>
        </w:rPr>
      </w:pPr>
      <w:ins w:id="507" w:author="Lexer" w:date="2024-09-28T15:36:00Z">
        <w:r w:rsidRPr="002F7309">
          <w:rPr>
            <w:b/>
            <w:bCs/>
            <w:color w:val="000000"/>
            <w:rPrChange w:id="508" w:author="Lexer" w:date="2024-09-28T15:37:00Z">
              <w:rPr>
                <w:color w:val="000000"/>
              </w:rPr>
            </w:rPrChange>
          </w:rPr>
          <w:lastRenderedPageBreak/>
          <w:t>КПД (</w:t>
        </w:r>
        <w:r w:rsidRPr="002F7309">
          <w:rPr>
            <w:rFonts w:ascii="Symbol" w:hAnsi="Symbol"/>
            <w:b/>
            <w:bCs/>
            <w:color w:val="000000"/>
            <w:rPrChange w:id="509" w:author="Lexer" w:date="2024-09-28T15:37:00Z">
              <w:rPr>
                <w:rFonts w:ascii="Symbol" w:hAnsi="Symbol"/>
                <w:color w:val="000000"/>
              </w:rPr>
            </w:rPrChange>
          </w:rPr>
          <w:sym w:font="Symbol" w:char="F068"/>
        </w:r>
        <w:r w:rsidRPr="002F7309">
          <w:rPr>
            <w:b/>
            <w:bCs/>
            <w:color w:val="000000"/>
            <w:rPrChange w:id="510" w:author="Lexer" w:date="2024-09-28T15:37:00Z">
              <w:rPr>
                <w:color w:val="000000"/>
              </w:rPr>
            </w:rPrChange>
          </w:rPr>
          <w:t>)</w:t>
        </w:r>
      </w:ins>
      <w:ins w:id="511" w:author="Lexer" w:date="2024-09-28T15:37:00Z">
        <w:r w:rsidRPr="002F7309">
          <w:rPr>
            <w:b/>
            <w:bCs/>
            <w:color w:val="000000"/>
            <w:lang w:val="ru-RU"/>
            <w:rPrChange w:id="512" w:author="Lexer" w:date="2024-09-28T15:37:00Z">
              <w:rPr>
                <w:color w:val="000000"/>
                <w:lang w:val="ru-RU"/>
              </w:rPr>
            </w:rPrChange>
          </w:rPr>
          <w:t>:</w:t>
        </w:r>
      </w:ins>
    </w:p>
    <w:p w14:paraId="42EA7F9F" w14:textId="4CD7B04C" w:rsidR="002F7309" w:rsidRDefault="002F7309" w:rsidP="00006BFC">
      <w:pPr>
        <w:ind w:firstLine="0"/>
        <w:rPr>
          <w:ins w:id="513" w:author="Lexer" w:date="2024-09-28T15:37:00Z"/>
          <w:position w:val="-32"/>
        </w:rPr>
      </w:pPr>
      <w:ins w:id="514" w:author="Lexer" w:date="2024-09-28T15:37:00Z">
        <w:r w:rsidRPr="00890510">
          <w:rPr>
            <w:position w:val="-30"/>
          </w:rPr>
          <w:object w:dxaOrig="2260" w:dyaOrig="680" w14:anchorId="78BFB303">
            <v:shape id="_x0000_i1042" type="#_x0000_t75" style="width:150.6pt;height:45.6pt" o:ole="" fillcolor="window">
              <v:imagedata r:id="rId29" o:title=""/>
            </v:shape>
            <o:OLEObject Type="Embed" ProgID="Equation.3" ShapeID="_x0000_i1042" DrawAspect="Content" ObjectID="_1789053817" r:id="rId30"/>
          </w:object>
        </w:r>
      </w:ins>
    </w:p>
    <w:p w14:paraId="25EEF9C3" w14:textId="5D953EC7" w:rsidR="003217AF" w:rsidRDefault="002F7309" w:rsidP="00006BFC">
      <w:pPr>
        <w:ind w:firstLine="0"/>
        <w:rPr>
          <w:ins w:id="515" w:author="Lexer" w:date="2024-09-28T16:03:00Z"/>
          <w:szCs w:val="20"/>
          <w:lang w:val="ru-RU"/>
        </w:rPr>
      </w:pPr>
      <w:ins w:id="516" w:author="Lexer" w:date="2024-09-28T15:38:00Z">
        <w:r w:rsidRPr="00120B23">
          <w:rPr>
            <w:rFonts w:ascii="Symbol" w:hAnsi="Symbol"/>
            <w:b/>
            <w:bCs/>
            <w:color w:val="000000"/>
          </w:rPr>
          <w:sym w:font="Symbol" w:char="F068"/>
        </w:r>
        <w:r>
          <w:rPr>
            <w:rFonts w:ascii="Symbol" w:hAnsi="Symbol"/>
            <w:b/>
            <w:bCs/>
            <w:color w:val="000000"/>
            <w:lang w:val="ru-RU"/>
          </w:rPr>
          <w:t xml:space="preserve">(100) = </w:t>
        </w:r>
      </w:ins>
      <w:ins w:id="517" w:author="Lexer" w:date="2024-09-28T16:02:00Z">
        <w:r w:rsidR="005F0164">
          <w:rPr>
            <w:rFonts w:ascii="Symbol" w:hAnsi="Symbol"/>
            <w:b/>
            <w:bCs/>
            <w:color w:val="000000"/>
            <w:lang w:val="ru-RU"/>
          </w:rPr>
          <w:t>(</w:t>
        </w:r>
      </w:ins>
      <w:ins w:id="518" w:author="Lexer" w:date="2024-09-28T16:01:00Z">
        <w:r w:rsidR="00C477F2">
          <w:rPr>
            <w:rFonts w:ascii="Symbol" w:hAnsi="Symbol"/>
            <w:b/>
            <w:bCs/>
            <w:color w:val="000000"/>
            <w:lang w:val="ru-RU"/>
          </w:rPr>
          <w:t>49</w:t>
        </w:r>
      </w:ins>
      <w:ins w:id="519" w:author="Lexer" w:date="2024-09-28T16:02:00Z">
        <w:r w:rsidR="005F0164">
          <w:rPr>
            <w:rFonts w:ascii="Symbol" w:hAnsi="Symbol"/>
            <w:b/>
            <w:bCs/>
            <w:color w:val="000000"/>
            <w:lang w:val="ru-RU"/>
          </w:rPr>
          <w:t>,01*</w:t>
        </w:r>
        <w:r w:rsidR="005F0164" w:rsidRPr="00981D37">
          <w:rPr>
            <w:szCs w:val="20"/>
            <w:rPrChange w:id="520" w:author="Lexer" w:date="2024-09-28T16:54:00Z">
              <w:rPr>
                <w:szCs w:val="20"/>
                <w:lang w:val="en-US"/>
              </w:rPr>
            </w:rPrChange>
          </w:rPr>
          <w:t>245,3</w:t>
        </w:r>
        <w:r w:rsidR="005F0164">
          <w:rPr>
            <w:szCs w:val="20"/>
            <w:lang w:val="ru-RU"/>
          </w:rPr>
          <w:t>)</w:t>
        </w:r>
        <w:proofErr w:type="gramStart"/>
        <w:r w:rsidR="005F0164">
          <w:rPr>
            <w:szCs w:val="20"/>
            <w:lang w:val="ru-RU"/>
          </w:rPr>
          <w:t>/(</w:t>
        </w:r>
        <w:proofErr w:type="gramEnd"/>
        <w:r w:rsidR="005F0164">
          <w:rPr>
            <w:szCs w:val="20"/>
            <w:lang w:val="ru-RU"/>
          </w:rPr>
          <w:t>100*229,4</w:t>
        </w:r>
      </w:ins>
      <w:ins w:id="521" w:author="Lexer" w:date="2024-09-28T16:03:00Z">
        <w:r w:rsidR="005F0164">
          <w:rPr>
            <w:szCs w:val="20"/>
            <w:lang w:val="ru-RU"/>
          </w:rPr>
          <w:t xml:space="preserve">*0,535) = </w:t>
        </w:r>
      </w:ins>
      <w:ins w:id="522" w:author="Lexer" w:date="2024-09-28T16:10:00Z">
        <w:r w:rsidR="003217AF">
          <w:rPr>
            <w:szCs w:val="20"/>
            <w:lang w:val="ru-RU"/>
          </w:rPr>
          <w:t xml:space="preserve">0,98 </w:t>
        </w:r>
      </w:ins>
    </w:p>
    <w:p w14:paraId="563AD3C2" w14:textId="4F44347F" w:rsidR="005F0164" w:rsidRPr="00120B23" w:rsidRDefault="005F0164" w:rsidP="005F0164">
      <w:pPr>
        <w:ind w:firstLine="0"/>
        <w:rPr>
          <w:ins w:id="523" w:author="Lexer" w:date="2024-09-28T16:03:00Z"/>
          <w:rFonts w:eastAsia="Courier New"/>
          <w:lang w:val="ru-RU"/>
        </w:rPr>
      </w:pPr>
      <w:ins w:id="524" w:author="Lexer" w:date="2024-09-28T16:03:00Z">
        <w:r w:rsidRPr="00120B23">
          <w:rPr>
            <w:rFonts w:ascii="Symbol" w:hAnsi="Symbol"/>
            <w:b/>
            <w:bCs/>
            <w:color w:val="000000"/>
          </w:rPr>
          <w:sym w:font="Symbol" w:char="F068"/>
        </w:r>
        <w:r>
          <w:rPr>
            <w:rFonts w:ascii="Symbol" w:hAnsi="Symbol"/>
            <w:b/>
            <w:bCs/>
            <w:color w:val="000000"/>
            <w:lang w:val="ru-RU"/>
          </w:rPr>
          <w:t>(</w:t>
        </w:r>
        <w:r>
          <w:rPr>
            <w:rFonts w:ascii="Symbol" w:hAnsi="Symbol"/>
            <w:b/>
            <w:bCs/>
            <w:color w:val="000000"/>
            <w:lang w:val="ru-RU"/>
          </w:rPr>
          <w:t>80</w:t>
        </w:r>
        <w:r>
          <w:rPr>
            <w:rFonts w:ascii="Symbol" w:hAnsi="Symbol"/>
            <w:b/>
            <w:bCs/>
            <w:color w:val="000000"/>
            <w:lang w:val="ru-RU"/>
          </w:rPr>
          <w:t>) = (</w:t>
        </w:r>
        <w:r>
          <w:rPr>
            <w:rFonts w:ascii="Symbol" w:hAnsi="Symbol"/>
            <w:b/>
            <w:bCs/>
            <w:color w:val="000000"/>
            <w:lang w:val="ru-RU"/>
          </w:rPr>
          <w:t>48,74</w:t>
        </w:r>
        <w:r>
          <w:rPr>
            <w:rFonts w:ascii="Symbol" w:hAnsi="Symbol"/>
            <w:b/>
            <w:bCs/>
            <w:color w:val="000000"/>
            <w:lang w:val="ru-RU"/>
          </w:rPr>
          <w:t>*</w:t>
        </w:r>
        <w:r>
          <w:rPr>
            <w:szCs w:val="20"/>
            <w:lang w:val="ru-RU"/>
          </w:rPr>
          <w:t>304,6)</w:t>
        </w:r>
        <w:proofErr w:type="gramStart"/>
        <w:r>
          <w:rPr>
            <w:szCs w:val="20"/>
            <w:lang w:val="ru-RU"/>
          </w:rPr>
          <w:t>/(</w:t>
        </w:r>
        <w:proofErr w:type="gramEnd"/>
        <w:r>
          <w:rPr>
            <w:szCs w:val="20"/>
            <w:lang w:val="ru-RU"/>
          </w:rPr>
          <w:t>100*246,1*</w:t>
        </w:r>
      </w:ins>
      <w:ins w:id="525" w:author="Lexer" w:date="2024-09-28T16:04:00Z">
        <w:r>
          <w:rPr>
            <w:szCs w:val="20"/>
            <w:lang w:val="ru-RU"/>
          </w:rPr>
          <w:t>0,637</w:t>
        </w:r>
      </w:ins>
      <w:ins w:id="526" w:author="Lexer" w:date="2024-09-28T16:03:00Z">
        <w:r>
          <w:rPr>
            <w:szCs w:val="20"/>
            <w:lang w:val="ru-RU"/>
          </w:rPr>
          <w:t xml:space="preserve">) = </w:t>
        </w:r>
      </w:ins>
      <w:ins w:id="527" w:author="Lexer" w:date="2024-09-28T16:11:00Z">
        <w:r w:rsidR="003217AF">
          <w:rPr>
            <w:szCs w:val="20"/>
            <w:lang w:val="ru-RU"/>
          </w:rPr>
          <w:t>0,95</w:t>
        </w:r>
      </w:ins>
    </w:p>
    <w:p w14:paraId="29DA8D66" w14:textId="6ADFAEC5" w:rsidR="005F0164" w:rsidRPr="00120B23" w:rsidRDefault="005F0164" w:rsidP="005F0164">
      <w:pPr>
        <w:ind w:firstLine="0"/>
        <w:rPr>
          <w:ins w:id="528" w:author="Lexer" w:date="2024-09-28T16:03:00Z"/>
          <w:rFonts w:eastAsia="Courier New"/>
          <w:lang w:val="ru-RU"/>
        </w:rPr>
      </w:pPr>
      <w:ins w:id="529" w:author="Lexer" w:date="2024-09-28T16:03:00Z">
        <w:r w:rsidRPr="00120B23">
          <w:rPr>
            <w:rFonts w:ascii="Symbol" w:hAnsi="Symbol"/>
            <w:b/>
            <w:bCs/>
            <w:color w:val="000000"/>
          </w:rPr>
          <w:sym w:font="Symbol" w:char="F068"/>
        </w:r>
        <w:r>
          <w:rPr>
            <w:rFonts w:ascii="Symbol" w:hAnsi="Symbol"/>
            <w:b/>
            <w:bCs/>
            <w:color w:val="000000"/>
            <w:lang w:val="ru-RU"/>
          </w:rPr>
          <w:t>(</w:t>
        </w:r>
        <w:r>
          <w:rPr>
            <w:rFonts w:ascii="Symbol" w:hAnsi="Symbol"/>
            <w:b/>
            <w:bCs/>
            <w:color w:val="000000"/>
            <w:lang w:val="ru-RU"/>
          </w:rPr>
          <w:t>60</w:t>
        </w:r>
        <w:r>
          <w:rPr>
            <w:rFonts w:ascii="Symbol" w:hAnsi="Symbol"/>
            <w:b/>
            <w:bCs/>
            <w:color w:val="000000"/>
            <w:lang w:val="ru-RU"/>
          </w:rPr>
          <w:t>) = (</w:t>
        </w:r>
      </w:ins>
      <w:ins w:id="530" w:author="Lexer" w:date="2024-09-28T16:04:00Z">
        <w:r>
          <w:rPr>
            <w:szCs w:val="20"/>
            <w:lang w:val="ru-RU"/>
          </w:rPr>
          <w:t>48,28</w:t>
        </w:r>
      </w:ins>
      <w:ins w:id="531" w:author="Lexer" w:date="2024-09-28T16:03:00Z">
        <w:r>
          <w:rPr>
            <w:rFonts w:ascii="Symbol" w:hAnsi="Symbol"/>
            <w:b/>
            <w:bCs/>
            <w:color w:val="000000"/>
            <w:lang w:val="ru-RU"/>
          </w:rPr>
          <w:t>*</w:t>
        </w:r>
      </w:ins>
      <w:ins w:id="532" w:author="Lexer" w:date="2024-09-28T16:04:00Z">
        <w:r>
          <w:rPr>
            <w:szCs w:val="20"/>
            <w:lang w:val="ru-RU"/>
          </w:rPr>
          <w:t>402,2</w:t>
        </w:r>
      </w:ins>
      <w:ins w:id="533" w:author="Lexer" w:date="2024-09-28T16:03:00Z">
        <w:r>
          <w:rPr>
            <w:szCs w:val="20"/>
            <w:lang w:val="ru-RU"/>
          </w:rPr>
          <w:t>)</w:t>
        </w:r>
        <w:proofErr w:type="gramStart"/>
        <w:r>
          <w:rPr>
            <w:szCs w:val="20"/>
            <w:lang w:val="ru-RU"/>
          </w:rPr>
          <w:t>/(</w:t>
        </w:r>
        <w:proofErr w:type="gramEnd"/>
        <w:r>
          <w:rPr>
            <w:szCs w:val="20"/>
            <w:lang w:val="ru-RU"/>
          </w:rPr>
          <w:t>100*</w:t>
        </w:r>
      </w:ins>
      <w:ins w:id="534" w:author="Lexer" w:date="2024-09-28T16:04:00Z">
        <w:r>
          <w:rPr>
            <w:szCs w:val="20"/>
            <w:lang w:val="ru-RU"/>
          </w:rPr>
          <w:t>278,2</w:t>
        </w:r>
      </w:ins>
      <w:ins w:id="535" w:author="Lexer" w:date="2024-09-28T16:03:00Z">
        <w:r>
          <w:rPr>
            <w:szCs w:val="20"/>
            <w:lang w:val="ru-RU"/>
          </w:rPr>
          <w:t>*</w:t>
        </w:r>
      </w:ins>
      <w:ins w:id="536" w:author="Lexer" w:date="2024-09-28T16:04:00Z">
        <w:r>
          <w:rPr>
            <w:szCs w:val="20"/>
            <w:lang w:val="ru-RU"/>
          </w:rPr>
          <w:t>0,602</w:t>
        </w:r>
      </w:ins>
      <w:ins w:id="537" w:author="Lexer" w:date="2024-09-28T16:03:00Z">
        <w:r>
          <w:rPr>
            <w:szCs w:val="20"/>
            <w:lang w:val="ru-RU"/>
          </w:rPr>
          <w:t xml:space="preserve">) = </w:t>
        </w:r>
      </w:ins>
      <w:ins w:id="538" w:author="Lexer" w:date="2024-09-28T16:52:00Z">
        <w:r w:rsidR="00981D37">
          <w:rPr>
            <w:szCs w:val="20"/>
            <w:lang w:val="ru-RU"/>
          </w:rPr>
          <w:t>0,93</w:t>
        </w:r>
      </w:ins>
    </w:p>
    <w:p w14:paraId="406F4651" w14:textId="33B1BB64" w:rsidR="005F0164" w:rsidRDefault="005F0164" w:rsidP="005F0164">
      <w:pPr>
        <w:ind w:firstLine="0"/>
        <w:rPr>
          <w:ins w:id="539" w:author="Lexer" w:date="2024-09-28T16:03:00Z"/>
          <w:szCs w:val="20"/>
          <w:lang w:val="ru-RU"/>
        </w:rPr>
      </w:pPr>
      <w:ins w:id="540" w:author="Lexer" w:date="2024-09-28T16:03:00Z">
        <w:r w:rsidRPr="00120B23">
          <w:rPr>
            <w:rFonts w:ascii="Symbol" w:hAnsi="Symbol"/>
            <w:b/>
            <w:bCs/>
            <w:color w:val="000000"/>
          </w:rPr>
          <w:sym w:font="Symbol" w:char="F068"/>
        </w:r>
        <w:r>
          <w:rPr>
            <w:rFonts w:ascii="Symbol" w:hAnsi="Symbol"/>
            <w:b/>
            <w:bCs/>
            <w:color w:val="000000"/>
            <w:lang w:val="ru-RU"/>
          </w:rPr>
          <w:t>(</w:t>
        </w:r>
        <w:r>
          <w:rPr>
            <w:rFonts w:ascii="Symbol" w:hAnsi="Symbol"/>
            <w:b/>
            <w:bCs/>
            <w:color w:val="000000"/>
            <w:lang w:val="ru-RU"/>
          </w:rPr>
          <w:t>40</w:t>
        </w:r>
        <w:r>
          <w:rPr>
            <w:rFonts w:ascii="Symbol" w:hAnsi="Symbol"/>
            <w:b/>
            <w:bCs/>
            <w:color w:val="000000"/>
            <w:lang w:val="ru-RU"/>
          </w:rPr>
          <w:t>) = (</w:t>
        </w:r>
      </w:ins>
      <w:ins w:id="541" w:author="Lexer" w:date="2024-09-28T16:04:00Z">
        <w:r>
          <w:rPr>
            <w:szCs w:val="20"/>
            <w:lang w:val="ru-RU"/>
          </w:rPr>
          <w:t>47,39</w:t>
        </w:r>
      </w:ins>
      <w:ins w:id="542" w:author="Lexer" w:date="2024-09-28T16:03:00Z">
        <w:r>
          <w:rPr>
            <w:rFonts w:ascii="Symbol" w:hAnsi="Symbol"/>
            <w:b/>
            <w:bCs/>
            <w:color w:val="000000"/>
            <w:lang w:val="ru-RU"/>
          </w:rPr>
          <w:t>*</w:t>
        </w:r>
      </w:ins>
      <w:ins w:id="543" w:author="Lexer" w:date="2024-09-28T16:27:00Z">
        <w:r w:rsidR="00DD03DF">
          <w:rPr>
            <w:szCs w:val="20"/>
            <w:lang w:val="ru-RU"/>
          </w:rPr>
          <w:t>592,3</w:t>
        </w:r>
      </w:ins>
      <w:ins w:id="544" w:author="Lexer" w:date="2024-09-28T16:03:00Z">
        <w:r>
          <w:rPr>
            <w:szCs w:val="20"/>
            <w:lang w:val="ru-RU"/>
          </w:rPr>
          <w:t>)</w:t>
        </w:r>
        <w:proofErr w:type="gramStart"/>
        <w:r>
          <w:rPr>
            <w:szCs w:val="20"/>
            <w:lang w:val="ru-RU"/>
          </w:rPr>
          <w:t>/(</w:t>
        </w:r>
        <w:proofErr w:type="gramEnd"/>
        <w:r>
          <w:rPr>
            <w:szCs w:val="20"/>
            <w:lang w:val="ru-RU"/>
          </w:rPr>
          <w:t>100*</w:t>
        </w:r>
      </w:ins>
      <w:ins w:id="545" w:author="Lexer" w:date="2024-09-28T16:05:00Z">
        <w:r>
          <w:rPr>
            <w:szCs w:val="20"/>
            <w:lang w:val="ru-RU"/>
          </w:rPr>
          <w:t>351,8</w:t>
        </w:r>
      </w:ins>
      <w:ins w:id="546" w:author="Lexer" w:date="2024-09-28T16:03:00Z">
        <w:r>
          <w:rPr>
            <w:szCs w:val="20"/>
            <w:lang w:val="ru-RU"/>
          </w:rPr>
          <w:t>*</w:t>
        </w:r>
      </w:ins>
      <w:ins w:id="547" w:author="Lexer" w:date="2024-09-28T16:05:00Z">
        <w:r>
          <w:rPr>
            <w:szCs w:val="20"/>
            <w:lang w:val="ru-RU"/>
          </w:rPr>
          <w:t>0,815</w:t>
        </w:r>
      </w:ins>
      <w:ins w:id="548" w:author="Lexer" w:date="2024-09-28T16:03:00Z">
        <w:r>
          <w:rPr>
            <w:szCs w:val="20"/>
            <w:lang w:val="ru-RU"/>
          </w:rPr>
          <w:t xml:space="preserve">) = </w:t>
        </w:r>
      </w:ins>
      <w:ins w:id="549" w:author="Lexer" w:date="2024-09-28T16:40:00Z">
        <w:r w:rsidR="00050D4D">
          <w:rPr>
            <w:szCs w:val="20"/>
            <w:lang w:val="ru-RU"/>
          </w:rPr>
          <w:t>0,91</w:t>
        </w:r>
      </w:ins>
    </w:p>
    <w:p w14:paraId="377F310D" w14:textId="64AAA077" w:rsidR="005F0164" w:rsidRPr="005F0164" w:rsidRDefault="005F0164" w:rsidP="005F0164">
      <w:pPr>
        <w:spacing w:line="240" w:lineRule="auto"/>
        <w:ind w:firstLine="0"/>
        <w:rPr>
          <w:ins w:id="550" w:author="Lexer" w:date="2024-09-28T16:03:00Z"/>
          <w:szCs w:val="20"/>
          <w:lang w:val="ru-RU"/>
          <w:rPrChange w:id="551" w:author="Lexer" w:date="2024-09-28T16:06:00Z">
            <w:rPr>
              <w:ins w:id="552" w:author="Lexer" w:date="2024-09-28T16:03:00Z"/>
              <w:rFonts w:eastAsia="Courier New"/>
              <w:lang w:val="ru-RU"/>
            </w:rPr>
          </w:rPrChange>
        </w:rPr>
        <w:pPrChange w:id="553" w:author="Lexer" w:date="2024-09-28T16:06:00Z">
          <w:pPr>
            <w:ind w:firstLine="0"/>
          </w:pPr>
        </w:pPrChange>
      </w:pPr>
      <w:ins w:id="554" w:author="Lexer" w:date="2024-09-28T16:03:00Z">
        <w:r w:rsidRPr="00120B23">
          <w:rPr>
            <w:rFonts w:ascii="Symbol" w:hAnsi="Symbol"/>
            <w:b/>
            <w:bCs/>
            <w:color w:val="000000"/>
          </w:rPr>
          <w:sym w:font="Symbol" w:char="F068"/>
        </w:r>
        <w:r>
          <w:rPr>
            <w:rFonts w:ascii="Symbol" w:hAnsi="Symbol"/>
            <w:b/>
            <w:bCs/>
            <w:color w:val="000000"/>
            <w:lang w:val="ru-RU"/>
          </w:rPr>
          <w:t>(</w:t>
        </w:r>
        <w:r>
          <w:rPr>
            <w:rFonts w:ascii="Symbol" w:hAnsi="Symbol"/>
            <w:b/>
            <w:bCs/>
            <w:color w:val="000000"/>
            <w:lang w:val="ru-RU"/>
          </w:rPr>
          <w:t>20</w:t>
        </w:r>
        <w:r>
          <w:rPr>
            <w:rFonts w:ascii="Symbol" w:hAnsi="Symbol"/>
            <w:b/>
            <w:bCs/>
            <w:color w:val="000000"/>
            <w:lang w:val="ru-RU"/>
          </w:rPr>
          <w:t>) = (</w:t>
        </w:r>
      </w:ins>
      <w:ins w:id="555" w:author="Lexer" w:date="2024-09-28T16:05:00Z">
        <w:r>
          <w:rPr>
            <w:szCs w:val="20"/>
            <w:lang w:val="ru-RU"/>
          </w:rPr>
          <w:t>44,93</w:t>
        </w:r>
      </w:ins>
      <w:ins w:id="556" w:author="Lexer" w:date="2024-09-28T16:03:00Z">
        <w:r>
          <w:rPr>
            <w:rFonts w:ascii="Symbol" w:hAnsi="Symbol"/>
            <w:b/>
            <w:bCs/>
            <w:color w:val="000000"/>
            <w:lang w:val="ru-RU"/>
          </w:rPr>
          <w:t>*</w:t>
        </w:r>
      </w:ins>
      <w:ins w:id="557" w:author="Lexer" w:date="2024-09-28T16:20:00Z">
        <w:r w:rsidR="00DA388C">
          <w:rPr>
            <w:szCs w:val="20"/>
            <w:lang w:val="ru-RU"/>
          </w:rPr>
          <w:t>1123</w:t>
        </w:r>
      </w:ins>
      <w:ins w:id="558" w:author="Lexer" w:date="2024-09-28T16:03:00Z">
        <w:r>
          <w:rPr>
            <w:szCs w:val="20"/>
            <w:lang w:val="ru-RU"/>
          </w:rPr>
          <w:t>)</w:t>
        </w:r>
        <w:proofErr w:type="gramStart"/>
        <w:r>
          <w:rPr>
            <w:szCs w:val="20"/>
            <w:lang w:val="ru-RU"/>
          </w:rPr>
          <w:t>/(</w:t>
        </w:r>
        <w:proofErr w:type="gramEnd"/>
        <w:r>
          <w:rPr>
            <w:szCs w:val="20"/>
            <w:lang w:val="ru-RU"/>
          </w:rPr>
          <w:t>100*</w:t>
        </w:r>
      </w:ins>
      <w:ins w:id="559" w:author="Lexer" w:date="2024-09-28T16:05:00Z">
        <w:r>
          <w:rPr>
            <w:szCs w:val="20"/>
            <w:lang w:val="ru-RU"/>
          </w:rPr>
          <w:t>591,1</w:t>
        </w:r>
      </w:ins>
      <w:ins w:id="560" w:author="Lexer" w:date="2024-09-28T16:03:00Z">
        <w:r>
          <w:rPr>
            <w:szCs w:val="20"/>
            <w:lang w:val="ru-RU"/>
          </w:rPr>
          <w:t>*</w:t>
        </w:r>
      </w:ins>
      <w:ins w:id="561" w:author="Lexer" w:date="2024-09-28T16:06:00Z">
        <w:r>
          <w:rPr>
            <w:szCs w:val="20"/>
            <w:lang w:val="ru-RU"/>
          </w:rPr>
          <w:t>0,979</w:t>
        </w:r>
      </w:ins>
      <w:ins w:id="562" w:author="Lexer" w:date="2024-09-28T16:03:00Z">
        <w:r>
          <w:rPr>
            <w:szCs w:val="20"/>
            <w:lang w:val="ru-RU"/>
          </w:rPr>
          <w:t xml:space="preserve">) = </w:t>
        </w:r>
      </w:ins>
      <w:ins w:id="563" w:author="Lexer" w:date="2024-09-28T16:17:00Z">
        <w:r w:rsidR="00DA388C">
          <w:rPr>
            <w:szCs w:val="20"/>
            <w:lang w:val="ru-RU"/>
          </w:rPr>
          <w:t>0,87</w:t>
        </w:r>
      </w:ins>
    </w:p>
    <w:p w14:paraId="258987BB" w14:textId="366C94AF" w:rsidR="005F0164" w:rsidRPr="00120B23" w:rsidRDefault="005F0164" w:rsidP="005F0164">
      <w:pPr>
        <w:ind w:firstLine="0"/>
        <w:rPr>
          <w:ins w:id="564" w:author="Lexer" w:date="2024-09-28T16:03:00Z"/>
          <w:rFonts w:eastAsia="Courier New"/>
          <w:lang w:val="ru-RU"/>
        </w:rPr>
      </w:pPr>
      <w:ins w:id="565" w:author="Lexer" w:date="2024-09-28T16:03:00Z">
        <w:r w:rsidRPr="00120B23">
          <w:rPr>
            <w:rFonts w:ascii="Symbol" w:hAnsi="Symbol"/>
            <w:b/>
            <w:bCs/>
            <w:color w:val="000000"/>
          </w:rPr>
          <w:sym w:font="Symbol" w:char="F068"/>
        </w:r>
        <w:r>
          <w:rPr>
            <w:rFonts w:ascii="Symbol" w:hAnsi="Symbol"/>
            <w:b/>
            <w:bCs/>
            <w:color w:val="000000"/>
            <w:lang w:val="ru-RU"/>
          </w:rPr>
          <w:t>(10) = (</w:t>
        </w:r>
      </w:ins>
      <w:ins w:id="566" w:author="Lexer" w:date="2024-09-28T16:06:00Z">
        <w:r>
          <w:rPr>
            <w:szCs w:val="20"/>
            <w:lang w:val="ru-RU"/>
          </w:rPr>
          <w:t>40,76</w:t>
        </w:r>
      </w:ins>
      <w:ins w:id="567" w:author="Lexer" w:date="2024-09-28T16:03:00Z">
        <w:r>
          <w:rPr>
            <w:rFonts w:ascii="Symbol" w:hAnsi="Symbol"/>
            <w:b/>
            <w:bCs/>
            <w:color w:val="000000"/>
            <w:lang w:val="ru-RU"/>
          </w:rPr>
          <w:t>*</w:t>
        </w:r>
      </w:ins>
      <w:ins w:id="568" w:author="Lexer" w:date="2024-09-28T16:06:00Z">
        <w:r>
          <w:rPr>
            <w:szCs w:val="20"/>
            <w:lang w:val="ru-RU"/>
          </w:rPr>
          <w:t>2038</w:t>
        </w:r>
      </w:ins>
      <w:ins w:id="569" w:author="Lexer" w:date="2024-09-28T16:03:00Z">
        <w:r>
          <w:rPr>
            <w:szCs w:val="20"/>
            <w:lang w:val="ru-RU"/>
          </w:rPr>
          <w:t>)</w:t>
        </w:r>
        <w:proofErr w:type="gramStart"/>
        <w:r>
          <w:rPr>
            <w:szCs w:val="20"/>
            <w:lang w:val="ru-RU"/>
          </w:rPr>
          <w:t>/(</w:t>
        </w:r>
        <w:proofErr w:type="gramEnd"/>
        <w:r>
          <w:rPr>
            <w:szCs w:val="20"/>
            <w:lang w:val="ru-RU"/>
          </w:rPr>
          <w:t>100*</w:t>
        </w:r>
      </w:ins>
      <w:ins w:id="570" w:author="Lexer" w:date="2024-09-28T16:06:00Z">
        <w:r>
          <w:rPr>
            <w:szCs w:val="20"/>
            <w:lang w:val="ru-RU"/>
          </w:rPr>
          <w:t>1034</w:t>
        </w:r>
      </w:ins>
      <w:ins w:id="571" w:author="Lexer" w:date="2024-09-28T16:03:00Z">
        <w:r>
          <w:rPr>
            <w:szCs w:val="20"/>
            <w:lang w:val="ru-RU"/>
          </w:rPr>
          <w:t>*</w:t>
        </w:r>
      </w:ins>
      <w:ins w:id="572" w:author="Lexer" w:date="2024-09-28T16:06:00Z">
        <w:r>
          <w:rPr>
            <w:szCs w:val="20"/>
            <w:lang w:val="ru-RU"/>
          </w:rPr>
          <w:t>0,96</w:t>
        </w:r>
      </w:ins>
      <w:ins w:id="573" w:author="Lexer" w:date="2024-09-28T16:03:00Z">
        <w:r>
          <w:rPr>
            <w:szCs w:val="20"/>
            <w:lang w:val="ru-RU"/>
          </w:rPr>
          <w:t xml:space="preserve">) = </w:t>
        </w:r>
      </w:ins>
      <w:ins w:id="574" w:author="Lexer" w:date="2024-09-28T16:13:00Z">
        <w:r w:rsidR="00F54E80">
          <w:rPr>
            <w:szCs w:val="20"/>
            <w:lang w:val="ru-RU"/>
          </w:rPr>
          <w:t>0,84</w:t>
        </w:r>
      </w:ins>
    </w:p>
    <w:p w14:paraId="5F0AAC41" w14:textId="77777777" w:rsidR="005F0164" w:rsidRPr="00120B23" w:rsidRDefault="005F0164" w:rsidP="005F0164">
      <w:pPr>
        <w:ind w:firstLine="0"/>
        <w:rPr>
          <w:ins w:id="575" w:author="Lexer" w:date="2024-09-28T16:03:00Z"/>
          <w:rFonts w:eastAsia="Courier New"/>
          <w:lang w:val="ru-RU"/>
        </w:rPr>
      </w:pPr>
    </w:p>
    <w:p w14:paraId="4B3548E8" w14:textId="7FB8E619" w:rsidR="005F0164" w:rsidRDefault="00981D37" w:rsidP="00006BFC">
      <w:pPr>
        <w:ind w:firstLine="0"/>
        <w:rPr>
          <w:ins w:id="576" w:author="Lexer" w:date="2024-09-28T17:15:00Z"/>
          <w:color w:val="000000"/>
          <w:lang w:val="ru-RU"/>
        </w:rPr>
      </w:pPr>
      <w:ins w:id="577" w:author="Lexer" w:date="2024-09-28T16:54:00Z">
        <w:r>
          <w:rPr>
            <w:color w:val="000000"/>
            <w:lang w:val="ru-RU"/>
          </w:rPr>
          <w:t>С</w:t>
        </w:r>
        <w:proofErr w:type="spellStart"/>
        <w:r w:rsidRPr="00981D37">
          <w:rPr>
            <w:color w:val="000000"/>
          </w:rPr>
          <w:t>опротивление</w:t>
        </w:r>
        <w:proofErr w:type="spellEnd"/>
        <w:r w:rsidRPr="00981D37">
          <w:rPr>
            <w:color w:val="000000"/>
          </w:rPr>
          <w:t xml:space="preserve"> однофазного линейного трансформатора</w:t>
        </w:r>
        <w:r w:rsidRPr="00981D37">
          <w:rPr>
            <w:color w:val="000000"/>
          </w:rPr>
          <w:br/>
          <w:t>(</w:t>
        </w:r>
        <w:proofErr w:type="spellStart"/>
        <w:r w:rsidRPr="00981D37">
          <w:rPr>
            <w:color w:val="000000"/>
          </w:rPr>
          <w:t>R</w:t>
        </w:r>
        <w:r w:rsidRPr="00981D37">
          <w:rPr>
            <w:color w:val="000000"/>
            <w:sz w:val="18"/>
            <w:szCs w:val="18"/>
          </w:rPr>
          <w:t>вых</w:t>
        </w:r>
        <w:proofErr w:type="spellEnd"/>
        <w:r w:rsidRPr="00981D37">
          <w:rPr>
            <w:color w:val="000000"/>
          </w:rPr>
          <w:t>)</w:t>
        </w:r>
        <w:r>
          <w:rPr>
            <w:color w:val="000000"/>
            <w:lang w:val="ru-RU"/>
          </w:rPr>
          <w:t>:</w:t>
        </w:r>
      </w:ins>
    </w:p>
    <w:p w14:paraId="2279B885" w14:textId="25C0ED3B" w:rsidR="00B94457" w:rsidRDefault="00B94457" w:rsidP="00006BFC">
      <w:pPr>
        <w:ind w:firstLine="0"/>
        <w:rPr>
          <w:ins w:id="578" w:author="Lexer" w:date="2024-09-28T17:16:00Z"/>
          <w:color w:val="000000"/>
          <w:lang w:val="ru-RU"/>
        </w:rPr>
      </w:pPr>
      <w:ins w:id="579" w:author="Lexer" w:date="2024-09-28T17:15:00Z">
        <w:r>
          <w:rPr>
            <w:color w:val="000000"/>
            <w:lang w:val="ru-RU"/>
          </w:rPr>
          <w:t>Зави</w:t>
        </w:r>
      </w:ins>
      <w:ins w:id="580" w:author="Lexer" w:date="2024-09-28T17:16:00Z">
        <w:r>
          <w:rPr>
            <w:color w:val="000000"/>
            <w:lang w:val="ru-RU"/>
          </w:rPr>
          <w:t xml:space="preserve">симость </w:t>
        </w:r>
        <w:proofErr w:type="gramStart"/>
        <w:r>
          <w:rPr>
            <w:color w:val="000000"/>
            <w:lang w:val="en-US"/>
          </w:rPr>
          <w:t>U</w:t>
        </w:r>
        <w:r w:rsidRPr="00B94457">
          <w:rPr>
            <w:color w:val="000000"/>
            <w:lang w:val="ru-RU"/>
            <w:rPrChange w:id="581" w:author="Lexer" w:date="2024-09-28T17:16:00Z">
              <w:rPr>
                <w:color w:val="000000"/>
                <w:lang w:val="en-US"/>
              </w:rPr>
            </w:rPrChange>
          </w:rPr>
          <w:t>(</w:t>
        </w:r>
        <w:proofErr w:type="gramEnd"/>
        <w:r w:rsidRPr="00B94457">
          <w:rPr>
            <w:color w:val="000000"/>
            <w:lang w:val="ru-RU"/>
            <w:rPrChange w:id="582" w:author="Lexer" w:date="2024-09-28T17:16:00Z">
              <w:rPr>
                <w:color w:val="000000"/>
                <w:lang w:val="en-US"/>
              </w:rPr>
            </w:rPrChange>
          </w:rPr>
          <w:t>2)</w:t>
        </w:r>
        <w:r>
          <w:rPr>
            <w:color w:val="000000"/>
            <w:lang w:val="ru-RU"/>
          </w:rPr>
          <w:t xml:space="preserve"> от тока нагрузки </w:t>
        </w:r>
        <w:r>
          <w:rPr>
            <w:color w:val="000000"/>
            <w:lang w:val="en-US"/>
          </w:rPr>
          <w:t>I</w:t>
        </w:r>
        <w:r w:rsidRPr="00B94457">
          <w:rPr>
            <w:color w:val="000000"/>
            <w:lang w:val="ru-RU"/>
            <w:rPrChange w:id="583" w:author="Lexer" w:date="2024-09-28T17:16:00Z">
              <w:rPr>
                <w:color w:val="000000"/>
                <w:lang w:val="en-US"/>
              </w:rPr>
            </w:rPrChange>
          </w:rPr>
          <w:t>(2)</w:t>
        </w:r>
        <w:r>
          <w:rPr>
            <w:color w:val="000000"/>
            <w:lang w:val="ru-RU"/>
          </w:rPr>
          <w:t>:</w:t>
        </w:r>
      </w:ins>
    </w:p>
    <w:p w14:paraId="7559B284" w14:textId="378D4FC5" w:rsidR="00B94457" w:rsidRDefault="00B94457" w:rsidP="00006BFC">
      <w:pPr>
        <w:ind w:firstLine="0"/>
        <w:rPr>
          <w:ins w:id="584" w:author="Lexer" w:date="2024-09-28T17:16:00Z"/>
          <w:color w:val="000000"/>
          <w:lang w:val="ru-RU"/>
        </w:rPr>
      </w:pPr>
      <w:ins w:id="585" w:author="Lexer" w:date="2024-09-28T17:16:00Z">
        <w:r>
          <w:rPr>
            <w:noProof/>
            <w:color w:val="000000"/>
            <w:lang w:val="ru-RU"/>
          </w:rPr>
          <w:drawing>
            <wp:inline distT="0" distB="0" distL="0" distR="0" wp14:anchorId="43E055C4" wp14:editId="6ACF6265">
              <wp:extent cx="5935980" cy="2964180"/>
              <wp:effectExtent l="0" t="0" r="7620" b="7620"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2"/>
                      <pic:cNvPicPr>
                        <a:picLocks noChangeAspect="1" noChangeArrowheads="1"/>
                      </pic:cNvPicPr>
                    </pic:nvPicPr>
                    <pic:blipFill>
                      <a:blip r:embed="rId3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35980" cy="2964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433A0871" w14:textId="2F95499B" w:rsidR="00B94457" w:rsidRDefault="00B94457" w:rsidP="00006BFC">
      <w:pPr>
        <w:ind w:firstLine="0"/>
        <w:rPr>
          <w:ins w:id="586" w:author="Lexer" w:date="2024-09-28T17:16:00Z"/>
          <w:color w:val="000000"/>
          <w:lang w:val="ru-RU"/>
        </w:rPr>
      </w:pPr>
    </w:p>
    <w:p w14:paraId="0D357C9A" w14:textId="5A22D260" w:rsidR="00B94457" w:rsidRDefault="00B94457" w:rsidP="00006BFC">
      <w:pPr>
        <w:ind w:firstLine="0"/>
        <w:rPr>
          <w:ins w:id="587" w:author="Lexer" w:date="2024-09-28T17:22:00Z"/>
          <w:color w:val="000000"/>
          <w:lang w:val="ru-RU"/>
        </w:rPr>
      </w:pPr>
      <w:ins w:id="588" w:author="Lexer" w:date="2024-09-28T17:16:00Z">
        <w:r>
          <w:rPr>
            <w:color w:val="000000"/>
            <w:lang w:val="ru-RU"/>
          </w:rPr>
          <w:t xml:space="preserve">Зависимость </w:t>
        </w:r>
      </w:ins>
      <w:ins w:id="589" w:author="Lexer" w:date="2024-09-28T17:17:00Z">
        <w:r w:rsidRPr="00120B23">
          <w:rPr>
            <w:rFonts w:ascii="Symbol" w:hAnsi="Symbol"/>
            <w:b/>
            <w:bCs/>
            <w:color w:val="000000"/>
          </w:rPr>
          <w:sym w:font="Symbol" w:char="F068"/>
        </w:r>
        <w:r>
          <w:rPr>
            <w:rFonts w:ascii="Symbol" w:hAnsi="Symbol"/>
            <w:b/>
            <w:bCs/>
            <w:color w:val="000000"/>
            <w:lang w:val="ru-RU"/>
          </w:rPr>
          <w:t xml:space="preserve"> </w:t>
        </w:r>
      </w:ins>
      <w:ins w:id="590" w:author="Lexer" w:date="2024-09-28T17:18:00Z">
        <w:r>
          <w:rPr>
            <w:color w:val="000000"/>
            <w:lang w:val="ru-RU"/>
          </w:rPr>
          <w:t xml:space="preserve">от тока нагрузки </w:t>
        </w:r>
        <w:proofErr w:type="gramStart"/>
        <w:r>
          <w:rPr>
            <w:color w:val="000000"/>
            <w:lang w:val="en-US"/>
          </w:rPr>
          <w:t>I</w:t>
        </w:r>
        <w:r w:rsidRPr="00120B23">
          <w:rPr>
            <w:color w:val="000000"/>
            <w:lang w:val="ru-RU"/>
          </w:rPr>
          <w:t>(</w:t>
        </w:r>
        <w:proofErr w:type="gramEnd"/>
        <w:r w:rsidRPr="00120B23">
          <w:rPr>
            <w:color w:val="000000"/>
            <w:lang w:val="ru-RU"/>
          </w:rPr>
          <w:t>2)</w:t>
        </w:r>
        <w:r>
          <w:rPr>
            <w:color w:val="000000"/>
            <w:lang w:val="ru-RU"/>
          </w:rPr>
          <w:t>:</w:t>
        </w:r>
      </w:ins>
    </w:p>
    <w:p w14:paraId="04EDA24B" w14:textId="18C60CCC" w:rsidR="002B1E7D" w:rsidRDefault="002B1E7D" w:rsidP="00006BFC">
      <w:pPr>
        <w:ind w:firstLine="0"/>
        <w:rPr>
          <w:ins w:id="591" w:author="Lexer" w:date="2024-09-28T17:18:00Z"/>
          <w:color w:val="000000"/>
          <w:lang w:val="ru-RU"/>
        </w:rPr>
      </w:pPr>
      <w:ins w:id="592" w:author="Lexer" w:date="2024-09-28T17:22:00Z">
        <w:r>
          <w:rPr>
            <w:noProof/>
            <w:color w:val="000000"/>
            <w:lang w:val="ru-RU"/>
          </w:rPr>
          <w:lastRenderedPageBreak/>
          <w:drawing>
            <wp:inline distT="0" distB="0" distL="0" distR="0" wp14:anchorId="190882E5" wp14:editId="03B38370">
              <wp:extent cx="5935980" cy="2964180"/>
              <wp:effectExtent l="0" t="0" r="7620" b="7620"/>
              <wp:docPr id="2" name="Рисунок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3"/>
                      <pic:cNvPicPr>
                        <a:picLocks noChangeAspect="1" noChangeArrowheads="1"/>
                      </pic:cNvPicPr>
                    </pic:nvPicPr>
                    <pic:blipFill>
                      <a:blip r:embed="rId3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35980" cy="2964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64D91C10" w14:textId="77777777" w:rsidR="00B94457" w:rsidRPr="00B94457" w:rsidRDefault="00B94457" w:rsidP="00006BFC">
      <w:pPr>
        <w:ind w:firstLine="0"/>
        <w:rPr>
          <w:ins w:id="593" w:author="Lexer" w:date="2024-09-28T16:54:00Z"/>
          <w:color w:val="000000"/>
          <w:lang w:val="ru-RU"/>
          <w:rPrChange w:id="594" w:author="Lexer" w:date="2024-09-28T17:17:00Z">
            <w:rPr>
              <w:ins w:id="595" w:author="Lexer" w:date="2024-09-28T16:54:00Z"/>
              <w:color w:val="000000"/>
              <w:lang w:val="ru-RU"/>
            </w:rPr>
          </w:rPrChange>
        </w:rPr>
      </w:pPr>
    </w:p>
    <w:p w14:paraId="7471153B" w14:textId="4A20FF7B" w:rsidR="00981D37" w:rsidRDefault="00981D37" w:rsidP="00006BFC">
      <w:pPr>
        <w:ind w:firstLine="0"/>
        <w:rPr>
          <w:ins w:id="596" w:author="Lexer" w:date="2024-09-28T16:55:00Z"/>
          <w:position w:val="-32"/>
        </w:rPr>
      </w:pPr>
      <w:ins w:id="597" w:author="Lexer" w:date="2024-09-28T16:55:00Z">
        <w:r w:rsidRPr="000F67EC">
          <w:rPr>
            <w:position w:val="-54"/>
          </w:rPr>
          <w:object w:dxaOrig="3620" w:dyaOrig="1120" w14:anchorId="2B3F7323">
            <v:shape id="_x0000_i1044" type="#_x0000_t75" style="width:154.8pt;height:48pt" o:ole="" fillcolor="window">
              <v:imagedata r:id="rId33" o:title=""/>
            </v:shape>
            <o:OLEObject Type="Embed" ProgID="Equation.3" ShapeID="_x0000_i1044" DrawAspect="Content" ObjectID="_1789053818" r:id="rId34"/>
          </w:object>
        </w:r>
      </w:ins>
    </w:p>
    <w:p w14:paraId="6EF5EF44" w14:textId="35FF6B8D" w:rsidR="00981D37" w:rsidRDefault="00981D37" w:rsidP="00006BFC">
      <w:pPr>
        <w:ind w:firstLine="0"/>
        <w:rPr>
          <w:ins w:id="598" w:author="Lexer" w:date="2024-09-28T17:01:00Z"/>
          <w:rFonts w:eastAsia="Courier New"/>
          <w:lang w:val="ru-RU"/>
        </w:rPr>
      </w:pPr>
      <w:ins w:id="599" w:author="Lexer" w:date="2024-09-28T16:55:00Z">
        <w:r>
          <w:rPr>
            <w:rFonts w:eastAsia="Courier New"/>
            <w:lang w:val="en-US"/>
          </w:rPr>
          <w:t>R(</w:t>
        </w:r>
        <w:proofErr w:type="spellStart"/>
        <w:r>
          <w:rPr>
            <w:rFonts w:eastAsia="Courier New"/>
            <w:lang w:val="ru-RU"/>
          </w:rPr>
          <w:t>вых</w:t>
        </w:r>
        <w:proofErr w:type="spellEnd"/>
        <w:r>
          <w:rPr>
            <w:rFonts w:eastAsia="Courier New"/>
            <w:lang w:val="ru-RU"/>
          </w:rPr>
          <w:t xml:space="preserve">) = </w:t>
        </w:r>
        <w:r w:rsidR="006026E4">
          <w:rPr>
            <w:rFonts w:eastAsia="Courier New"/>
            <w:lang w:val="ru-RU"/>
          </w:rPr>
          <w:t xml:space="preserve">(49,01 </w:t>
        </w:r>
      </w:ins>
      <w:ins w:id="600" w:author="Lexer" w:date="2024-09-28T16:56:00Z">
        <w:r w:rsidR="006026E4">
          <w:rPr>
            <w:rFonts w:eastAsia="Courier New"/>
            <w:lang w:val="ru-RU"/>
          </w:rPr>
          <w:t>– 40,76)</w:t>
        </w:r>
        <w:proofErr w:type="gramStart"/>
        <w:r w:rsidR="006026E4">
          <w:rPr>
            <w:rFonts w:eastAsia="Courier New"/>
            <w:lang w:val="ru-RU"/>
          </w:rPr>
          <w:t>/(</w:t>
        </w:r>
        <w:proofErr w:type="gramEnd"/>
        <w:r w:rsidR="006026E4">
          <w:rPr>
            <w:rFonts w:eastAsia="Courier New"/>
            <w:lang w:val="ru-RU"/>
          </w:rPr>
          <w:t>0,2453 - 2,038</w:t>
        </w:r>
      </w:ins>
      <w:ins w:id="601" w:author="Lexer" w:date="2024-09-28T16:57:00Z">
        <w:r w:rsidR="006026E4">
          <w:rPr>
            <w:rFonts w:eastAsia="Courier New"/>
            <w:lang w:val="ru-RU"/>
          </w:rPr>
          <w:t>) = -4,6</w:t>
        </w:r>
      </w:ins>
    </w:p>
    <w:p w14:paraId="22CDDF75" w14:textId="77777777" w:rsidR="0062218C" w:rsidRPr="00981D37" w:rsidRDefault="0062218C" w:rsidP="00006BFC">
      <w:pPr>
        <w:ind w:firstLine="0"/>
        <w:rPr>
          <w:rFonts w:eastAsia="Courier New"/>
          <w:lang w:val="ru-RU"/>
          <w:rPrChange w:id="602" w:author="Lexer" w:date="2024-09-28T16:55:00Z">
            <w:rPr>
              <w:rFonts w:eastAsia="Courier New"/>
              <w:lang w:val="ru-RU"/>
            </w:rPr>
          </w:rPrChange>
        </w:rPr>
      </w:pPr>
    </w:p>
    <w:p w14:paraId="6898AE3C" w14:textId="0E6D2E60" w:rsidR="00F70106" w:rsidRPr="00DD2D24" w:rsidRDefault="00F70106" w:rsidP="00006BFC">
      <w:pPr>
        <w:ind w:firstLine="0"/>
        <w:rPr>
          <w:rFonts w:ascii="Courier New" w:eastAsia="Courier New" w:hAnsi="Courier New" w:cs="Courier New"/>
          <w:b/>
          <w:bCs/>
          <w:sz w:val="24"/>
          <w:szCs w:val="24"/>
          <w:lang w:val="ru-RU"/>
        </w:rPr>
      </w:pPr>
      <w:r w:rsidRPr="00DD2D24">
        <w:rPr>
          <w:rFonts w:ascii="Courier New" w:eastAsia="Courier New" w:hAnsi="Courier New" w:cs="Courier New"/>
          <w:b/>
          <w:bCs/>
          <w:sz w:val="24"/>
          <w:szCs w:val="24"/>
          <w:lang w:val="ru-RU"/>
        </w:rPr>
        <w:t>Контрольные вопросы:</w:t>
      </w:r>
    </w:p>
    <w:p w14:paraId="2089D1D4" w14:textId="30FC3B9C" w:rsidR="00D853A1" w:rsidRDefault="00D853A1" w:rsidP="00D853A1">
      <w:pPr>
        <w:pStyle w:val="a9"/>
        <w:rPr>
          <w:ins w:id="603" w:author="Lexer" w:date="2024-09-28T17:23:00Z"/>
        </w:rPr>
      </w:pPr>
      <w:ins w:id="604" w:author="Lexer" w:date="2024-09-28T17:23:00Z">
        <w:r>
          <w:t xml:space="preserve">1 Объясните принцип действия однофазного </w:t>
        </w:r>
        <w:r>
          <w:rPr>
            <w:lang w:val="ru-RU"/>
          </w:rPr>
          <w:t xml:space="preserve">линейного </w:t>
        </w:r>
        <w:proofErr w:type="spellStart"/>
        <w:r>
          <w:rPr>
            <w:lang w:val="ru-RU"/>
          </w:rPr>
          <w:t>трасформатора</w:t>
        </w:r>
        <w:proofErr w:type="spellEnd"/>
        <w:r>
          <w:rPr>
            <w:lang w:val="ru-RU"/>
          </w:rPr>
          <w:t xml:space="preserve"> на холостом ходу и под нагрузкой</w:t>
        </w:r>
        <w:r>
          <w:t>.</w:t>
        </w:r>
      </w:ins>
    </w:p>
    <w:p w14:paraId="5787AA69" w14:textId="77777777" w:rsidR="00D853A1" w:rsidRDefault="00D853A1" w:rsidP="00D853A1">
      <w:pPr>
        <w:pStyle w:val="a9"/>
        <w:rPr>
          <w:ins w:id="605" w:author="Lexer" w:date="2024-09-28T17:23:00Z"/>
        </w:rPr>
      </w:pPr>
    </w:p>
    <w:p w14:paraId="7E71916B" w14:textId="77777777" w:rsidR="007D3FDF" w:rsidRPr="007D3FDF" w:rsidRDefault="00D853A1" w:rsidP="007D3FDF">
      <w:pPr>
        <w:pStyle w:val="a9"/>
        <w:rPr>
          <w:ins w:id="606" w:author="Lexer" w:date="2024-09-28T17:49:00Z"/>
          <w:lang w:val="ru-RU"/>
        </w:rPr>
      </w:pPr>
      <w:ins w:id="607" w:author="Lexer" w:date="2024-09-28T17:23:00Z">
        <w:r w:rsidRPr="00D853A1">
          <w:rPr>
            <w:u w:val="single"/>
            <w:lang w:val="ru-RU"/>
            <w:rPrChange w:id="608" w:author="Lexer" w:date="2024-09-28T17:23:00Z">
              <w:rPr>
                <w:lang w:val="ru-RU"/>
              </w:rPr>
            </w:rPrChange>
          </w:rPr>
          <w:t>Ответ:</w:t>
        </w:r>
      </w:ins>
      <w:ins w:id="609" w:author="Lexer" w:date="2024-09-28T17:49:00Z">
        <w:r w:rsidR="007D3FDF">
          <w:rPr>
            <w:lang w:val="ru-RU"/>
          </w:rPr>
          <w:t xml:space="preserve"> </w:t>
        </w:r>
        <w:r w:rsidR="007D3FDF" w:rsidRPr="007D3FDF">
          <w:rPr>
            <w:lang w:val="ru-RU"/>
          </w:rPr>
          <w:t xml:space="preserve">Трансформатор – это статический электромагнитный аппарат, преобразующий электрическую энергию напряжения переменного тока с одними параметрами в электрическую энергию с другими параметрами (частота, напряжение, число фаз, форма напряжения и т.д.).  </w:t>
        </w:r>
      </w:ins>
    </w:p>
    <w:p w14:paraId="65E4BE8A" w14:textId="77777777" w:rsidR="007D3FDF" w:rsidRPr="007D3FDF" w:rsidRDefault="007D3FDF" w:rsidP="007D3FDF">
      <w:pPr>
        <w:pStyle w:val="a9"/>
        <w:rPr>
          <w:ins w:id="610" w:author="Lexer" w:date="2024-09-28T17:49:00Z"/>
          <w:lang w:val="ru-RU"/>
        </w:rPr>
      </w:pPr>
      <w:ins w:id="611" w:author="Lexer" w:date="2024-09-28T17:49:00Z">
        <w:r w:rsidRPr="007D3FDF">
          <w:rPr>
            <w:lang w:val="ru-RU"/>
          </w:rPr>
          <w:t xml:space="preserve">Принцип действия трансформатора основан на законе электромагнитной индукции. </w:t>
        </w:r>
      </w:ins>
    </w:p>
    <w:p w14:paraId="7A2A42CF" w14:textId="562DA9E8" w:rsidR="00D853A1" w:rsidRDefault="007D3FDF" w:rsidP="007D3FDF">
      <w:pPr>
        <w:pStyle w:val="a9"/>
        <w:rPr>
          <w:ins w:id="612" w:author="Lexer" w:date="2024-09-28T17:49:00Z"/>
          <w:lang w:val="ru-RU"/>
        </w:rPr>
      </w:pPr>
      <w:ins w:id="613" w:author="Lexer" w:date="2024-09-28T17:49:00Z">
        <w:r w:rsidRPr="007D3FDF">
          <w:rPr>
            <w:lang w:val="ru-RU"/>
          </w:rPr>
          <w:t>Рассмотрим работу трансформатора на “холостом" ходу. Представим принцип действия трансформатора в виде логической цепочки:</w:t>
        </w:r>
      </w:ins>
    </w:p>
    <w:p w14:paraId="30DC0106" w14:textId="4DAD5434" w:rsidR="007D3FDF" w:rsidRDefault="007D3FDF" w:rsidP="007D3FDF">
      <w:pPr>
        <w:pStyle w:val="a9"/>
        <w:rPr>
          <w:ins w:id="614" w:author="Lexer" w:date="2024-09-28T17:50:00Z"/>
          <w:szCs w:val="28"/>
          <w:vertAlign w:val="subscript"/>
        </w:rPr>
      </w:pPr>
      <w:ins w:id="615" w:author="Lexer" w:date="2024-09-28T17:50:00Z">
        <w:r w:rsidRPr="008E326F">
          <w:rPr>
            <w:position w:val="-30"/>
            <w:szCs w:val="28"/>
            <w:vertAlign w:val="subscript"/>
          </w:rPr>
          <w:object w:dxaOrig="4040" w:dyaOrig="720" w14:anchorId="46EFFCA9">
            <v:shape id="_x0000_i1050" type="#_x0000_t75" style="width:285.6pt;height:50.4pt" o:ole="" fillcolor="window">
              <v:imagedata r:id="rId35" o:title=""/>
            </v:shape>
            <o:OLEObject Type="Embed" ProgID="Equation.3" ShapeID="_x0000_i1050" DrawAspect="Content" ObjectID="_1789053819" r:id="rId36"/>
          </w:object>
        </w:r>
      </w:ins>
    </w:p>
    <w:p w14:paraId="0D8436BF" w14:textId="78D7D990" w:rsidR="007D3FDF" w:rsidRDefault="007D3FDF" w:rsidP="007D3FDF">
      <w:pPr>
        <w:pStyle w:val="a9"/>
        <w:rPr>
          <w:ins w:id="616" w:author="Lexer" w:date="2024-09-28T17:51:00Z"/>
          <w:lang w:val="ru-RU"/>
        </w:rPr>
      </w:pPr>
      <w:ins w:id="617" w:author="Lexer" w:date="2024-09-28T17:50:00Z">
        <w:r w:rsidRPr="007D3FDF">
          <w:rPr>
            <w:lang w:val="ru-RU"/>
            <w:rPrChange w:id="618" w:author="Lexer" w:date="2024-09-28T17:51:00Z">
              <w:rPr>
                <w:b/>
                <w:bCs/>
                <w:lang w:val="ru-RU"/>
              </w:rPr>
            </w:rPrChange>
          </w:rPr>
          <w:t>При подключении трансформатора к сети переменного тока возникает ток (по закону Ома), обратно пропорциональный входному сопротивлению трансформатора:</w:t>
        </w:r>
      </w:ins>
    </w:p>
    <w:p w14:paraId="0BC2665F" w14:textId="6A390A5C" w:rsidR="007D3FDF" w:rsidRDefault="007D3FDF" w:rsidP="007D3FDF">
      <w:pPr>
        <w:pStyle w:val="a9"/>
        <w:rPr>
          <w:ins w:id="619" w:author="Lexer" w:date="2024-09-28T17:51:00Z"/>
          <w:szCs w:val="28"/>
        </w:rPr>
      </w:pPr>
      <w:ins w:id="620" w:author="Lexer" w:date="2024-09-28T17:51:00Z">
        <w:r w:rsidRPr="008E326F">
          <w:rPr>
            <w:position w:val="-30"/>
            <w:szCs w:val="28"/>
          </w:rPr>
          <w:object w:dxaOrig="920" w:dyaOrig="680" w14:anchorId="6023124C">
            <v:shape id="_x0000_i1052" type="#_x0000_t75" style="width:72.6pt;height:52.8pt" o:ole="" fillcolor="window">
              <v:imagedata r:id="rId37" o:title=""/>
            </v:shape>
            <o:OLEObject Type="Embed" ProgID="Equation.3" ShapeID="_x0000_i1052" DrawAspect="Content" ObjectID="_1789053820" r:id="rId38"/>
          </w:object>
        </w:r>
      </w:ins>
    </w:p>
    <w:p w14:paraId="294F66C1" w14:textId="52B9CE16" w:rsidR="007D3FDF" w:rsidRDefault="0002638E" w:rsidP="007D3FDF">
      <w:pPr>
        <w:pStyle w:val="a9"/>
        <w:rPr>
          <w:ins w:id="621" w:author="Lexer" w:date="2024-09-28T17:51:00Z"/>
          <w:lang w:val="ru-RU"/>
        </w:rPr>
      </w:pPr>
      <w:ins w:id="622" w:author="Lexer" w:date="2024-09-28T17:51:00Z">
        <w:r w:rsidRPr="0002638E">
          <w:rPr>
            <w:lang w:val="ru-RU"/>
          </w:rPr>
          <w:t>При протекании тока по обмотке трансформатора, намотанной на замкнутый магнитопровод, возникает напряженность магнитного поля (H):</w:t>
        </w:r>
      </w:ins>
    </w:p>
    <w:p w14:paraId="3D24086B" w14:textId="38FFCD55" w:rsidR="0002638E" w:rsidRDefault="0002638E" w:rsidP="007D3FDF">
      <w:pPr>
        <w:pStyle w:val="a9"/>
        <w:rPr>
          <w:ins w:id="623" w:author="Lexer" w:date="2024-09-28T17:52:00Z"/>
          <w:szCs w:val="28"/>
        </w:rPr>
      </w:pPr>
      <w:ins w:id="624" w:author="Lexer" w:date="2024-09-28T17:51:00Z">
        <w:r w:rsidRPr="008E326F">
          <w:rPr>
            <w:position w:val="-32"/>
            <w:szCs w:val="28"/>
          </w:rPr>
          <w:object w:dxaOrig="2360" w:dyaOrig="720" w14:anchorId="383AC9FF">
            <v:shape id="_x0000_i1054" type="#_x0000_t75" style="width:146.4pt;height:44.4pt" o:ole="" fillcolor="window">
              <v:imagedata r:id="rId39" o:title=""/>
            </v:shape>
            <o:OLEObject Type="Embed" ProgID="Equation.3" ShapeID="_x0000_i1054" DrawAspect="Content" ObjectID="_1789053821" r:id="rId40"/>
          </w:object>
        </w:r>
      </w:ins>
    </w:p>
    <w:p w14:paraId="4874F591" w14:textId="3222D204" w:rsidR="0002638E" w:rsidRDefault="0002638E" w:rsidP="007D3FDF">
      <w:pPr>
        <w:pStyle w:val="a9"/>
        <w:rPr>
          <w:ins w:id="625" w:author="Lexer" w:date="2024-09-28T17:52:00Z"/>
          <w:lang w:val="ru-RU"/>
        </w:rPr>
      </w:pPr>
      <w:ins w:id="626" w:author="Lexer" w:date="2024-09-28T17:52:00Z">
        <w:r w:rsidRPr="0002638E">
          <w:rPr>
            <w:lang w:val="ru-RU"/>
          </w:rPr>
          <w:t xml:space="preserve">где F – магнитодвижущая сила (ампер   витки), </w:t>
        </w:r>
        <w:proofErr w:type="spellStart"/>
        <w:r w:rsidRPr="0002638E">
          <w:rPr>
            <w:lang w:val="ru-RU"/>
          </w:rPr>
          <w:t>lср</w:t>
        </w:r>
        <w:proofErr w:type="spellEnd"/>
        <w:r w:rsidRPr="0002638E">
          <w:rPr>
            <w:lang w:val="ru-RU"/>
          </w:rPr>
          <w:t xml:space="preserve"> – средняя линия </w:t>
        </w:r>
        <w:proofErr w:type="gramStart"/>
        <w:r w:rsidRPr="0002638E">
          <w:rPr>
            <w:lang w:val="ru-RU"/>
          </w:rPr>
          <w:t>магнитопровода,  W</w:t>
        </w:r>
        <w:proofErr w:type="gramEnd"/>
        <w:r w:rsidRPr="0002638E">
          <w:rPr>
            <w:lang w:val="ru-RU"/>
          </w:rPr>
          <w:t>1 – число витков в первичной обмотке.</w:t>
        </w:r>
      </w:ins>
    </w:p>
    <w:p w14:paraId="7CDFB5DF" w14:textId="28914E0C" w:rsidR="0002638E" w:rsidRDefault="0002638E" w:rsidP="007D3FDF">
      <w:pPr>
        <w:pStyle w:val="a9"/>
        <w:rPr>
          <w:ins w:id="627" w:author="Lexer" w:date="2024-09-28T17:52:00Z"/>
          <w:lang w:val="ru-RU"/>
        </w:rPr>
      </w:pPr>
      <w:ins w:id="628" w:author="Lexer" w:date="2024-09-28T17:52:00Z">
        <w:r w:rsidRPr="0002638E">
          <w:rPr>
            <w:lang w:val="ru-RU"/>
          </w:rPr>
          <w:t xml:space="preserve">Под действием напряженности магнитного поля Н в магнитопроводе (сердечнике) трансформатора возникает основной магнитный </w:t>
        </w:r>
        <w:proofErr w:type="gramStart"/>
        <w:r w:rsidRPr="0002638E">
          <w:rPr>
            <w:lang w:val="ru-RU"/>
          </w:rPr>
          <w:t>поток  Ф</w:t>
        </w:r>
        <w:proofErr w:type="gramEnd"/>
        <w:r w:rsidRPr="0002638E">
          <w:rPr>
            <w:lang w:val="ru-RU"/>
          </w:rPr>
          <w:t>0, прямо пропорциональный индукции (</w:t>
        </w:r>
        <w:proofErr w:type="spellStart"/>
        <w:r w:rsidRPr="0002638E">
          <w:rPr>
            <w:lang w:val="ru-RU"/>
          </w:rPr>
          <w:t>Вх</w:t>
        </w:r>
        <w:proofErr w:type="spellEnd"/>
        <w:r w:rsidRPr="0002638E">
          <w:rPr>
            <w:lang w:val="ru-RU"/>
          </w:rPr>
          <w:t>) и сечению магнитопровода (</w:t>
        </w:r>
        <w:proofErr w:type="spellStart"/>
        <w:r w:rsidRPr="0002638E">
          <w:rPr>
            <w:lang w:val="ru-RU"/>
          </w:rPr>
          <w:t>Sмаг</w:t>
        </w:r>
        <w:proofErr w:type="spellEnd"/>
        <w:r w:rsidRPr="0002638E">
          <w:rPr>
            <w:lang w:val="ru-RU"/>
          </w:rPr>
          <w:t>) как показано на рисунке ниже.</w:t>
        </w:r>
      </w:ins>
    </w:p>
    <w:p w14:paraId="696BE9FD" w14:textId="1732ABFA" w:rsidR="0002638E" w:rsidRDefault="0002638E" w:rsidP="007D3FDF">
      <w:pPr>
        <w:pStyle w:val="a9"/>
        <w:rPr>
          <w:ins w:id="629" w:author="Lexer" w:date="2024-09-28T17:52:00Z"/>
          <w:szCs w:val="28"/>
        </w:rPr>
      </w:pPr>
      <w:ins w:id="630" w:author="Lexer" w:date="2024-09-28T17:52:00Z">
        <w:r w:rsidRPr="009A4E9F">
          <w:rPr>
            <w:szCs w:val="28"/>
          </w:rPr>
          <w:object w:dxaOrig="7800" w:dyaOrig="3300" w14:anchorId="44AF35BC">
            <v:shape id="_x0000_i1056" type="#_x0000_t75" style="width:6in;height:183pt" o:ole="">
              <v:imagedata r:id="rId41" o:title=""/>
            </v:shape>
            <o:OLEObject Type="Embed" ProgID="PBrush" ShapeID="_x0000_i1056" DrawAspect="Content" ObjectID="_1789053822" r:id="rId42"/>
          </w:object>
        </w:r>
      </w:ins>
    </w:p>
    <w:p w14:paraId="1970BBEB" w14:textId="77777777" w:rsidR="0002638E" w:rsidRPr="0002638E" w:rsidRDefault="0002638E" w:rsidP="0002638E">
      <w:pPr>
        <w:pStyle w:val="a9"/>
        <w:rPr>
          <w:ins w:id="631" w:author="Lexer" w:date="2024-09-28T17:53:00Z"/>
          <w:lang w:val="ru-RU"/>
        </w:rPr>
      </w:pPr>
      <w:ins w:id="632" w:author="Lexer" w:date="2024-09-28T17:53:00Z">
        <w:r w:rsidRPr="0002638E">
          <w:rPr>
            <w:lang w:val="ru-RU"/>
          </w:rPr>
          <w:t xml:space="preserve">Магнитная индукция </w:t>
        </w:r>
        <w:proofErr w:type="spellStart"/>
        <w:r w:rsidRPr="0002638E">
          <w:rPr>
            <w:lang w:val="ru-RU"/>
          </w:rPr>
          <w:t>Вх</w:t>
        </w:r>
        <w:proofErr w:type="spellEnd"/>
        <w:r w:rsidRPr="0002638E">
          <w:rPr>
            <w:lang w:val="ru-RU"/>
          </w:rPr>
          <w:t xml:space="preserve"> является рабочей точкой на основной кривой намагничивания и выбирается на линейном участке, чтобы при асимметричном намагничивании сердечника (или постоянном подмагничивании) не было захода рабочей точки в область насыщения.</w:t>
        </w:r>
      </w:ins>
    </w:p>
    <w:p w14:paraId="0DFC5477" w14:textId="4407338D" w:rsidR="0002638E" w:rsidRDefault="0002638E" w:rsidP="0002638E">
      <w:pPr>
        <w:pStyle w:val="a9"/>
        <w:ind w:firstLine="720"/>
        <w:rPr>
          <w:ins w:id="633" w:author="Lexer" w:date="2024-09-28T17:53:00Z"/>
          <w:lang w:val="ru-RU"/>
        </w:rPr>
      </w:pPr>
      <w:ins w:id="634" w:author="Lexer" w:date="2024-09-28T17:53:00Z">
        <w:r w:rsidRPr="0002638E">
          <w:rPr>
            <w:lang w:val="ru-RU"/>
          </w:rPr>
          <w:t>При прохождении основного магнитного потока по сердечнику в первичной цепи возникает ЭДС самоиндукции, а во вторичной цепи ЭДС - взаимоиндукции, которые определяются по закону магнитодвижущих сил – закону Максвелла – Фарадея:</w:t>
        </w:r>
      </w:ins>
    </w:p>
    <w:p w14:paraId="63517B77" w14:textId="711EA723" w:rsidR="0002638E" w:rsidRDefault="0002638E" w:rsidP="0002638E">
      <w:pPr>
        <w:pStyle w:val="a9"/>
        <w:ind w:firstLine="720"/>
        <w:rPr>
          <w:ins w:id="635" w:author="Lexer" w:date="2024-09-28T17:53:00Z"/>
          <w:szCs w:val="28"/>
        </w:rPr>
      </w:pPr>
      <w:ins w:id="636" w:author="Lexer" w:date="2024-09-28T17:53:00Z">
        <w:r w:rsidRPr="00D70D0C">
          <w:rPr>
            <w:position w:val="-24"/>
            <w:szCs w:val="28"/>
          </w:rPr>
          <w:object w:dxaOrig="2020" w:dyaOrig="620" w14:anchorId="3F0E1E0D">
            <v:shape id="_x0000_i1058" type="#_x0000_t75" style="width:122.4pt;height:37.8pt" o:ole="" fillcolor="window">
              <v:imagedata r:id="rId43" o:title=""/>
            </v:shape>
            <o:OLEObject Type="Embed" ProgID="Equation.3" ShapeID="_x0000_i1058" DrawAspect="Content" ObjectID="_1789053823" r:id="rId44"/>
          </w:object>
        </w:r>
      </w:ins>
    </w:p>
    <w:p w14:paraId="67AC7E00" w14:textId="77777777" w:rsidR="0002638E" w:rsidRPr="0002638E" w:rsidRDefault="0002638E" w:rsidP="0002638E">
      <w:pPr>
        <w:pStyle w:val="a9"/>
        <w:rPr>
          <w:ins w:id="637" w:author="Lexer" w:date="2024-09-28T17:53:00Z"/>
          <w:lang w:val="ru-RU"/>
        </w:rPr>
      </w:pPr>
      <w:ins w:id="638" w:author="Lexer" w:date="2024-09-28T17:53:00Z">
        <w:r w:rsidRPr="0002638E">
          <w:rPr>
            <w:lang w:val="ru-RU"/>
          </w:rPr>
          <w:t xml:space="preserve">где e – изменение потокосцепления во времени.  </w:t>
        </w:r>
      </w:ins>
    </w:p>
    <w:p w14:paraId="3FFEEB44" w14:textId="1D7C337D" w:rsidR="0002638E" w:rsidRDefault="0002638E" w:rsidP="0002638E">
      <w:pPr>
        <w:pStyle w:val="a9"/>
        <w:ind w:firstLine="720"/>
        <w:rPr>
          <w:ins w:id="639" w:author="Lexer" w:date="2024-09-28T17:54:00Z"/>
          <w:lang w:val="ru-RU"/>
        </w:rPr>
      </w:pPr>
      <w:ins w:id="640" w:author="Lexer" w:date="2024-09-28T17:53:00Z">
        <w:r w:rsidRPr="0002638E">
          <w:rPr>
            <w:lang w:val="ru-RU"/>
          </w:rPr>
          <w:t>При подключении нагрузки во вторичной цепи начинает протекать ток I</w:t>
        </w:r>
        <w:proofErr w:type="gramStart"/>
        <w:r w:rsidRPr="0002638E">
          <w:rPr>
            <w:lang w:val="ru-RU"/>
          </w:rPr>
          <w:t>2 ,</w:t>
        </w:r>
        <w:proofErr w:type="gramEnd"/>
        <w:r w:rsidRPr="0002638E">
          <w:rPr>
            <w:lang w:val="ru-RU"/>
          </w:rPr>
          <w:t xml:space="preserve"> при этом в сердечнике возникает размагничивающий магнитный поток </w:t>
        </w:r>
        <w:proofErr w:type="spellStart"/>
        <w:r w:rsidRPr="0002638E">
          <w:rPr>
            <w:lang w:val="ru-RU"/>
          </w:rPr>
          <w:t>Фр</w:t>
        </w:r>
        <w:proofErr w:type="spellEnd"/>
        <w:r w:rsidRPr="0002638E">
          <w:rPr>
            <w:lang w:val="ru-RU"/>
          </w:rPr>
          <w:t xml:space="preserve">, противоположный по направлению основному потоку. Это приводит к уменьшению ЭДС в первичной цепи. В электромагнитной системе нарушается равновесие </w:t>
        </w:r>
        <w:proofErr w:type="gramStart"/>
        <w:r w:rsidRPr="0002638E">
          <w:rPr>
            <w:lang w:val="ru-RU"/>
          </w:rPr>
          <w:t>( e</w:t>
        </w:r>
        <w:proofErr w:type="gramEnd"/>
        <w:r w:rsidRPr="0002638E">
          <w:rPr>
            <w:lang w:val="ru-RU"/>
          </w:rPr>
          <w:t xml:space="preserve">1 </w:t>
        </w:r>
        <w:r w:rsidRPr="0002638E">
          <w:rPr>
            <w:lang w:val="ru-RU"/>
          </w:rPr>
          <w:t xml:space="preserve"> U1 ), что приводит к возрастанию потребляемого тока из сети I1 , т.е. к </w:t>
        </w:r>
        <w:proofErr w:type="spellStart"/>
        <w:r w:rsidRPr="0002638E">
          <w:rPr>
            <w:lang w:val="ru-RU"/>
          </w:rPr>
          <w:t>самобалансированию</w:t>
        </w:r>
        <w:proofErr w:type="spellEnd"/>
        <w:r w:rsidRPr="0002638E">
          <w:rPr>
            <w:lang w:val="ru-RU"/>
          </w:rPr>
          <w:t xml:space="preserve"> системы и поток Ф0 восстанавливается:</w:t>
        </w:r>
      </w:ins>
    </w:p>
    <w:p w14:paraId="40D0053F" w14:textId="4E1B047B" w:rsidR="0002638E" w:rsidRDefault="0002638E" w:rsidP="0002638E">
      <w:pPr>
        <w:pStyle w:val="a9"/>
        <w:ind w:firstLine="720"/>
        <w:rPr>
          <w:ins w:id="641" w:author="Lexer" w:date="2024-09-28T17:54:00Z"/>
          <w:szCs w:val="28"/>
        </w:rPr>
      </w:pPr>
      <w:ins w:id="642" w:author="Lexer" w:date="2024-09-28T17:54:00Z">
        <w:r w:rsidRPr="008E326F">
          <w:rPr>
            <w:position w:val="-14"/>
            <w:szCs w:val="28"/>
          </w:rPr>
          <w:object w:dxaOrig="3860" w:dyaOrig="400" w14:anchorId="18BDC4F8">
            <v:shape id="_x0000_i1060" type="#_x0000_t75" style="width:277.8pt;height:28.8pt" o:ole="" fillcolor="window">
              <v:imagedata r:id="rId45" o:title=""/>
            </v:shape>
            <o:OLEObject Type="Embed" ProgID="Equation.3" ShapeID="_x0000_i1060" DrawAspect="Content" ObjectID="_1789053824" r:id="rId46"/>
          </w:object>
        </w:r>
      </w:ins>
    </w:p>
    <w:p w14:paraId="7D87CAFB" w14:textId="75A46A4B" w:rsidR="0002638E" w:rsidRDefault="0002638E" w:rsidP="0002638E">
      <w:pPr>
        <w:pStyle w:val="a9"/>
        <w:ind w:firstLine="720"/>
        <w:rPr>
          <w:ins w:id="643" w:author="Lexer" w:date="2024-09-28T17:54:00Z"/>
          <w:lang w:val="ru-RU"/>
        </w:rPr>
      </w:pPr>
      <w:ins w:id="644" w:author="Lexer" w:date="2024-09-28T17:54:00Z">
        <w:r w:rsidRPr="0002638E">
          <w:rPr>
            <w:lang w:val="ru-RU"/>
          </w:rPr>
          <w:t>Отсюда следует уравнение магнитодвижущих сил (МДС):</w:t>
        </w:r>
      </w:ins>
    </w:p>
    <w:p w14:paraId="3F8EA6CC" w14:textId="7B07D687" w:rsidR="0002638E" w:rsidRDefault="0002638E" w:rsidP="0002638E">
      <w:pPr>
        <w:pStyle w:val="a9"/>
        <w:ind w:firstLine="720"/>
        <w:rPr>
          <w:ins w:id="645" w:author="Lexer" w:date="2024-09-28T17:54:00Z"/>
          <w:szCs w:val="28"/>
        </w:rPr>
      </w:pPr>
      <w:ins w:id="646" w:author="Lexer" w:date="2024-09-28T17:54:00Z">
        <w:r w:rsidRPr="005808EE">
          <w:rPr>
            <w:position w:val="-12"/>
            <w:szCs w:val="28"/>
          </w:rPr>
          <w:object w:dxaOrig="2220" w:dyaOrig="360" w14:anchorId="4878275D">
            <v:shape id="_x0000_i1062" type="#_x0000_t75" style="width:170.4pt;height:27.6pt" o:ole="" fillcolor="window">
              <v:imagedata r:id="rId47" o:title=""/>
            </v:shape>
            <o:OLEObject Type="Embed" ProgID="Equation.3" ShapeID="_x0000_i1062" DrawAspect="Content" ObjectID="_1789053825" r:id="rId48"/>
          </w:object>
        </w:r>
      </w:ins>
    </w:p>
    <w:p w14:paraId="23036782" w14:textId="77777777" w:rsidR="0002638E" w:rsidRPr="0002638E" w:rsidRDefault="0002638E" w:rsidP="0002638E">
      <w:pPr>
        <w:pStyle w:val="a9"/>
        <w:rPr>
          <w:ins w:id="647" w:author="Lexer" w:date="2024-09-28T17:55:00Z"/>
          <w:lang w:val="ru-RU"/>
        </w:rPr>
      </w:pPr>
      <w:ins w:id="648" w:author="Lexer" w:date="2024-09-28T17:55:00Z">
        <w:r w:rsidRPr="0002638E">
          <w:rPr>
            <w:lang w:val="ru-RU"/>
          </w:rPr>
          <w:t xml:space="preserve">где I0 - ток цепи намагничивания (ток “холостого” хода). </w:t>
        </w:r>
      </w:ins>
    </w:p>
    <w:p w14:paraId="76BDF1AD" w14:textId="17DECEFF" w:rsidR="0002638E" w:rsidRDefault="0002638E" w:rsidP="0002638E">
      <w:pPr>
        <w:pStyle w:val="a9"/>
        <w:ind w:firstLine="720"/>
        <w:rPr>
          <w:ins w:id="649" w:author="Lexer" w:date="2024-09-28T17:55:00Z"/>
          <w:lang w:val="ru-RU"/>
        </w:rPr>
      </w:pPr>
      <w:ins w:id="650" w:author="Lexer" w:date="2024-09-28T17:55:00Z">
        <w:r w:rsidRPr="0002638E">
          <w:rPr>
            <w:lang w:val="ru-RU"/>
          </w:rPr>
          <w:t>Трансформатор можно представить в виде схемы рисунка</w:t>
        </w:r>
      </w:ins>
    </w:p>
    <w:p w14:paraId="59B7B8C5" w14:textId="4D8D133B" w:rsidR="0002638E" w:rsidRDefault="0002638E" w:rsidP="0002638E">
      <w:pPr>
        <w:pStyle w:val="a9"/>
        <w:ind w:firstLine="720"/>
        <w:rPr>
          <w:ins w:id="651" w:author="Lexer" w:date="2024-09-28T17:55:00Z"/>
          <w:lang w:val="ru-RU"/>
        </w:rPr>
      </w:pPr>
      <w:ins w:id="652" w:author="Lexer" w:date="2024-09-28T17:55:00Z">
        <w:r>
          <w:rPr>
            <w:noProof/>
            <w:color w:val="000000"/>
            <w:szCs w:val="28"/>
            <w:lang w:val="en-US"/>
          </w:rPr>
          <w:drawing>
            <wp:inline distT="0" distB="0" distL="0" distR="0" wp14:anchorId="0B481C26" wp14:editId="6025B894">
              <wp:extent cx="3581400" cy="1226820"/>
              <wp:effectExtent l="0" t="0" r="0" b="0"/>
              <wp:docPr id="4" name="Рисунок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0"/>
                      <pic:cNvPicPr>
                        <a:picLocks noChangeAspect="1" noChangeArrowheads="1"/>
                      </pic:cNvPicPr>
                    </pic:nvPicPr>
                    <pic:blipFill>
                      <a:blip r:embed="rId4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581400" cy="1226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3827A60F" w14:textId="664695BD" w:rsidR="0002638E" w:rsidRDefault="0002638E" w:rsidP="0002638E">
      <w:pPr>
        <w:pStyle w:val="a9"/>
        <w:ind w:firstLine="720"/>
        <w:rPr>
          <w:ins w:id="653" w:author="Lexer" w:date="2024-09-28T17:55:00Z"/>
          <w:lang w:val="ru-RU"/>
        </w:rPr>
      </w:pPr>
    </w:p>
    <w:p w14:paraId="7F38B691" w14:textId="77777777" w:rsidR="0002638E" w:rsidRPr="0002638E" w:rsidRDefault="0002638E" w:rsidP="0002638E">
      <w:pPr>
        <w:pStyle w:val="a9"/>
        <w:rPr>
          <w:ins w:id="654" w:author="Lexer" w:date="2024-09-28T17:55:00Z"/>
          <w:lang w:val="ru-RU"/>
        </w:rPr>
      </w:pPr>
      <w:ins w:id="655" w:author="Lexer" w:date="2024-09-28T17:55:00Z">
        <w:r w:rsidRPr="0002638E">
          <w:rPr>
            <w:lang w:val="ru-RU"/>
          </w:rPr>
          <w:t xml:space="preserve">где R1, R2 – учитывают омические потери в первичной и вторичной обмотках; XS1, XS2 – 41 индуктивности рассеяния основного потока в обмотках первичной и вторичной цепей. </w:t>
        </w:r>
      </w:ins>
    </w:p>
    <w:p w14:paraId="79718EFF" w14:textId="2A1F038E" w:rsidR="0002638E" w:rsidRDefault="0002638E" w:rsidP="0002638E">
      <w:pPr>
        <w:pStyle w:val="a9"/>
        <w:rPr>
          <w:ins w:id="656" w:author="Lexer" w:date="2024-09-28T17:55:00Z"/>
          <w:lang w:val="ru-RU"/>
        </w:rPr>
      </w:pPr>
      <w:ins w:id="657" w:author="Lexer" w:date="2024-09-28T17:55:00Z">
        <w:r w:rsidRPr="0002638E">
          <w:rPr>
            <w:lang w:val="ru-RU"/>
          </w:rPr>
          <w:t>Тогда система уравнений для линейного трансформатора в комплексной форме по законам Кирхгофа примет вид:</w:t>
        </w:r>
      </w:ins>
    </w:p>
    <w:p w14:paraId="02D83428" w14:textId="30DC7B3D" w:rsidR="0002638E" w:rsidRDefault="0002638E" w:rsidP="0002638E">
      <w:pPr>
        <w:pStyle w:val="a9"/>
        <w:rPr>
          <w:ins w:id="658" w:author="Lexer" w:date="2024-09-28T17:55:00Z"/>
          <w:szCs w:val="28"/>
        </w:rPr>
      </w:pPr>
      <w:ins w:id="659" w:author="Lexer" w:date="2024-09-28T17:55:00Z">
        <w:r w:rsidRPr="00505629">
          <w:rPr>
            <w:position w:val="-90"/>
            <w:szCs w:val="28"/>
          </w:rPr>
          <w:object w:dxaOrig="4480" w:dyaOrig="1939" w14:anchorId="6FBA54AE">
            <v:shape id="_x0000_i1071" type="#_x0000_t75" style="width:263.4pt;height:114pt" o:ole="" fillcolor="window">
              <v:imagedata r:id="rId50" o:title=""/>
            </v:shape>
            <o:OLEObject Type="Embed" ProgID="Equation.3" ShapeID="_x0000_i1071" DrawAspect="Content" ObjectID="_1789053826" r:id="rId51"/>
          </w:object>
        </w:r>
      </w:ins>
    </w:p>
    <w:p w14:paraId="15709DB7" w14:textId="77777777" w:rsidR="0002638E" w:rsidRPr="007D3FDF" w:rsidRDefault="0002638E" w:rsidP="0002638E">
      <w:pPr>
        <w:pStyle w:val="a9"/>
        <w:rPr>
          <w:ins w:id="660" w:author="Lexer" w:date="2024-09-28T17:23:00Z"/>
          <w:lang w:val="ru-RU"/>
          <w:rPrChange w:id="661" w:author="Lexer" w:date="2024-09-28T17:51:00Z">
            <w:rPr>
              <w:ins w:id="662" w:author="Lexer" w:date="2024-09-28T17:23:00Z"/>
            </w:rPr>
          </w:rPrChange>
        </w:rPr>
        <w:pPrChange w:id="663" w:author="Lexer" w:date="2024-09-28T17:55:00Z">
          <w:pPr>
            <w:pStyle w:val="a9"/>
          </w:pPr>
        </w:pPrChange>
      </w:pPr>
    </w:p>
    <w:p w14:paraId="62436830" w14:textId="6A88526A" w:rsidR="00D853A1" w:rsidRDefault="00D853A1" w:rsidP="00D853A1">
      <w:pPr>
        <w:pStyle w:val="a9"/>
        <w:rPr>
          <w:ins w:id="664" w:author="Lexer" w:date="2024-09-28T17:23:00Z"/>
        </w:rPr>
      </w:pPr>
      <w:ins w:id="665" w:author="Lexer" w:date="2024-09-28T17:23:00Z">
        <w:r>
          <w:t>2 Объясните</w:t>
        </w:r>
        <w:r>
          <w:rPr>
            <w:lang w:val="ru-RU"/>
          </w:rPr>
          <w:t xml:space="preserve"> условия проведения и параметры измерения в опытах ХХ и КЗ</w:t>
        </w:r>
        <w:r w:rsidRPr="005D4161">
          <w:rPr>
            <w:lang w:val="ru-RU"/>
          </w:rPr>
          <w:t xml:space="preserve">, </w:t>
        </w:r>
        <w:r>
          <w:rPr>
            <w:lang w:val="ru-RU"/>
          </w:rPr>
          <w:t>а также расчеты параметров схемы замещения трансформатора</w:t>
        </w:r>
        <w:r>
          <w:t>.</w:t>
        </w:r>
      </w:ins>
    </w:p>
    <w:p w14:paraId="0ACEA598" w14:textId="34B38013" w:rsidR="00D853A1" w:rsidRDefault="00D853A1" w:rsidP="00D853A1">
      <w:pPr>
        <w:pStyle w:val="a9"/>
        <w:rPr>
          <w:ins w:id="666" w:author="Lexer" w:date="2024-09-28T17:23:00Z"/>
        </w:rPr>
      </w:pPr>
    </w:p>
    <w:p w14:paraId="2BD507E5" w14:textId="2E2F895A" w:rsidR="00D853A1" w:rsidRDefault="00D853A1" w:rsidP="00D853A1">
      <w:pPr>
        <w:pStyle w:val="a9"/>
        <w:rPr>
          <w:ins w:id="667" w:author="Lexer" w:date="2024-09-28T17:56:00Z"/>
          <w:lang w:val="ru-RU"/>
        </w:rPr>
      </w:pPr>
      <w:ins w:id="668" w:author="Lexer" w:date="2024-09-28T17:23:00Z">
        <w:r w:rsidRPr="00120B23">
          <w:rPr>
            <w:u w:val="single"/>
            <w:lang w:val="ru-RU"/>
          </w:rPr>
          <w:t>Ответ</w:t>
        </w:r>
        <w:proofErr w:type="gramStart"/>
        <w:r w:rsidRPr="00120B23">
          <w:rPr>
            <w:u w:val="single"/>
            <w:lang w:val="ru-RU"/>
          </w:rPr>
          <w:t>:</w:t>
        </w:r>
      </w:ins>
      <w:ins w:id="669" w:author="Lexer" w:date="2024-09-28T17:56:00Z">
        <w:r w:rsidR="0002638E">
          <w:rPr>
            <w:lang w:val="ru-RU"/>
          </w:rPr>
          <w:t xml:space="preserve"> </w:t>
        </w:r>
        <w:r w:rsidR="0002638E" w:rsidRPr="0002638E">
          <w:rPr>
            <w:lang w:val="ru-RU"/>
          </w:rPr>
          <w:t>Для</w:t>
        </w:r>
        <w:proofErr w:type="gramEnd"/>
        <w:r w:rsidR="0002638E" w:rsidRPr="0002638E">
          <w:rPr>
            <w:lang w:val="ru-RU"/>
          </w:rPr>
          <w:t xml:space="preserve"> определения основных параметров трансформатора и Т-образной схемы замещения проводят два опыта: холостого хода (ХХ) и короткого замыкания (КЗ). Условием проведения опыта ХХ является подача на вход номинального напряжения U1</w:t>
        </w:r>
        <w:proofErr w:type="gramStart"/>
        <w:r w:rsidR="0002638E" w:rsidRPr="0002638E">
          <w:rPr>
            <w:lang w:val="ru-RU"/>
          </w:rPr>
          <w:t>ном,  и</w:t>
        </w:r>
        <w:proofErr w:type="gramEnd"/>
        <w:r w:rsidR="0002638E" w:rsidRPr="0002638E">
          <w:rPr>
            <w:lang w:val="ru-RU"/>
          </w:rPr>
          <w:t xml:space="preserve"> размыкание вторичной цепи, как показано на рисунке:</w:t>
        </w:r>
      </w:ins>
    </w:p>
    <w:p w14:paraId="70B51ED4" w14:textId="040D56E7" w:rsidR="0002638E" w:rsidRDefault="00ED59BD" w:rsidP="00D853A1">
      <w:pPr>
        <w:pStyle w:val="a9"/>
        <w:rPr>
          <w:ins w:id="670" w:author="Lexer" w:date="2024-09-28T17:56:00Z"/>
          <w:lang w:val="ru-RU"/>
        </w:rPr>
      </w:pPr>
      <w:ins w:id="671" w:author="Lexer" w:date="2024-09-28T17:56:00Z">
        <w:r w:rsidRPr="005808EE">
          <w:rPr>
            <w:noProof/>
            <w:szCs w:val="28"/>
          </w:rPr>
          <w:drawing>
            <wp:inline distT="0" distB="0" distL="0" distR="0" wp14:anchorId="58208EFB" wp14:editId="702474A3">
              <wp:extent cx="3840480" cy="1600200"/>
              <wp:effectExtent l="0" t="0" r="7620" b="0"/>
              <wp:docPr id="6" name="Рисунок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9"/>
                      <pic:cNvPicPr>
                        <a:picLocks noChangeAspect="1" noChangeArrowheads="1"/>
                      </pic:cNvPicPr>
                    </pic:nvPicPr>
                    <pic:blipFill>
                      <a:blip r:embed="rId5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840480" cy="160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231F8993" w14:textId="34354B0C" w:rsidR="00ED59BD" w:rsidRDefault="00ED59BD" w:rsidP="00ED59BD">
      <w:pPr>
        <w:pStyle w:val="a9"/>
        <w:rPr>
          <w:ins w:id="672" w:author="Lexer" w:date="2024-09-28T17:56:00Z"/>
          <w:lang w:val="ru-RU"/>
        </w:rPr>
      </w:pPr>
      <w:ins w:id="673" w:author="Lexer" w:date="2024-09-28T17:56:00Z">
        <w:r w:rsidRPr="00ED59BD">
          <w:rPr>
            <w:lang w:val="ru-RU"/>
          </w:rPr>
          <w:lastRenderedPageBreak/>
          <w:t>Схема экспериментальной установки для проведения опыта ХХ</w:t>
        </w:r>
      </w:ins>
    </w:p>
    <w:p w14:paraId="7B8CC952" w14:textId="77777777" w:rsidR="00ED59BD" w:rsidRPr="00ED59BD" w:rsidRDefault="00ED59BD" w:rsidP="00ED59BD">
      <w:pPr>
        <w:pStyle w:val="a9"/>
        <w:rPr>
          <w:ins w:id="674" w:author="Lexer" w:date="2024-09-28T17:56:00Z"/>
          <w:lang w:val="ru-RU"/>
        </w:rPr>
      </w:pPr>
    </w:p>
    <w:p w14:paraId="0ECB7E8A" w14:textId="21684F82" w:rsidR="00ED59BD" w:rsidRPr="0002638E" w:rsidRDefault="00ED59BD" w:rsidP="00ED59BD">
      <w:pPr>
        <w:pStyle w:val="a9"/>
        <w:rPr>
          <w:ins w:id="675" w:author="Lexer" w:date="2024-09-28T17:23:00Z"/>
          <w:lang w:val="ru-RU"/>
          <w:rPrChange w:id="676" w:author="Lexer" w:date="2024-09-28T17:56:00Z">
            <w:rPr>
              <w:ins w:id="677" w:author="Lexer" w:date="2024-09-28T17:23:00Z"/>
              <w:u w:val="single"/>
              <w:lang w:val="ru-RU"/>
            </w:rPr>
          </w:rPrChange>
        </w:rPr>
      </w:pPr>
      <w:ins w:id="678" w:author="Lexer" w:date="2024-09-28T17:56:00Z">
        <w:r w:rsidRPr="00ED59BD">
          <w:rPr>
            <w:lang w:val="ru-RU"/>
          </w:rPr>
          <w:t>Измеряемыми параметрами являются номинальное напряжение вторичной цепи (U02) и первичной цепи (U01) (их называют напряжениями холостого хода), ток первичной цепи (I01 - ток холостого хода), активная мощность или потери в магнитопроводе (P01). Если установить измеритель коэффициента мощности, то активная мощность рассчитывается из соотношения:</w:t>
        </w:r>
      </w:ins>
    </w:p>
    <w:p w14:paraId="65453A28" w14:textId="6D0CFB0B" w:rsidR="00D853A1" w:rsidRDefault="00ED59BD" w:rsidP="00D853A1">
      <w:pPr>
        <w:pStyle w:val="a9"/>
        <w:rPr>
          <w:ins w:id="679" w:author="Lexer" w:date="2024-09-28T17:57:00Z"/>
          <w:szCs w:val="28"/>
        </w:rPr>
      </w:pPr>
      <w:ins w:id="680" w:author="Lexer" w:date="2024-09-28T17:57:00Z">
        <w:r w:rsidRPr="005808EE">
          <w:rPr>
            <w:position w:val="-12"/>
            <w:szCs w:val="28"/>
          </w:rPr>
          <w:object w:dxaOrig="1540" w:dyaOrig="360" w14:anchorId="31A3AFB6">
            <v:shape id="_x0000_i1081" type="#_x0000_t75" style="width:118.2pt;height:27.6pt" o:ole="" fillcolor="window">
              <v:imagedata r:id="rId53" o:title=""/>
            </v:shape>
            <o:OLEObject Type="Embed" ProgID="Equation.3" ShapeID="_x0000_i1081" DrawAspect="Content" ObjectID="_1789053827" r:id="rId54"/>
          </w:object>
        </w:r>
      </w:ins>
    </w:p>
    <w:p w14:paraId="2607C697" w14:textId="2222D42F" w:rsidR="00ED59BD" w:rsidRDefault="00ED59BD" w:rsidP="00D853A1">
      <w:pPr>
        <w:pStyle w:val="a9"/>
        <w:rPr>
          <w:ins w:id="681" w:author="Lexer" w:date="2024-09-28T17:57:00Z"/>
        </w:rPr>
      </w:pPr>
      <w:ins w:id="682" w:author="Lexer" w:date="2024-09-28T17:57:00Z">
        <w:r w:rsidRPr="00ED59BD">
          <w:t>В этом опыте рассчитываются - коэффициент трансформации (n) и значение процентного соотношения тока холостого хода к номинальному току первичной цепи:</w:t>
        </w:r>
      </w:ins>
    </w:p>
    <w:p w14:paraId="2D32D0CA" w14:textId="75ACBC62" w:rsidR="00ED59BD" w:rsidRDefault="00ED59BD" w:rsidP="00D853A1">
      <w:pPr>
        <w:pStyle w:val="a9"/>
        <w:rPr>
          <w:ins w:id="683" w:author="Lexer" w:date="2024-09-28T17:57:00Z"/>
          <w:szCs w:val="28"/>
        </w:rPr>
      </w:pPr>
      <w:ins w:id="684" w:author="Lexer" w:date="2024-09-28T17:57:00Z">
        <w:r w:rsidRPr="005808EE">
          <w:rPr>
            <w:position w:val="-30"/>
            <w:szCs w:val="28"/>
          </w:rPr>
          <w:object w:dxaOrig="2740" w:dyaOrig="700" w14:anchorId="1C82355D">
            <v:shape id="_x0000_i1083" type="#_x0000_t75" style="width:171pt;height:43.2pt" o:ole="" fillcolor="window">
              <v:imagedata r:id="rId55" o:title=""/>
            </v:shape>
            <o:OLEObject Type="Embed" ProgID="Equation.3" ShapeID="_x0000_i1083" DrawAspect="Content" ObjectID="_1789053828" r:id="rId56"/>
          </w:object>
        </w:r>
      </w:ins>
    </w:p>
    <w:p w14:paraId="0A10AEC9" w14:textId="77777777" w:rsidR="00ED59BD" w:rsidRDefault="00ED59BD" w:rsidP="00ED59BD">
      <w:pPr>
        <w:pStyle w:val="a9"/>
        <w:rPr>
          <w:ins w:id="685" w:author="Lexer" w:date="2024-09-28T17:58:00Z"/>
        </w:rPr>
      </w:pPr>
      <w:ins w:id="686" w:author="Lexer" w:date="2024-09-28T17:58:00Z">
        <w:r>
          <w:t xml:space="preserve">Это значение нормируется в процентах в зависимости от области использования трансформатора, его мощности и частоты. </w:t>
        </w:r>
      </w:ins>
    </w:p>
    <w:p w14:paraId="7EC3FD73" w14:textId="60D2C600" w:rsidR="00ED59BD" w:rsidRDefault="00ED59BD" w:rsidP="00ED59BD">
      <w:pPr>
        <w:pStyle w:val="a9"/>
        <w:rPr>
          <w:ins w:id="687" w:author="Lexer" w:date="2024-09-28T17:58:00Z"/>
        </w:rPr>
      </w:pPr>
      <w:ins w:id="688" w:author="Lexer" w:date="2024-09-28T17:58:00Z">
        <w:r>
          <w:t>Параметры схемы замещения поперечного плеча рассчитываются по соотношениям:</w:t>
        </w:r>
      </w:ins>
    </w:p>
    <w:p w14:paraId="1102EA16" w14:textId="063728A3" w:rsidR="00ED59BD" w:rsidRDefault="00ED59BD" w:rsidP="00ED59BD">
      <w:pPr>
        <w:pStyle w:val="a9"/>
        <w:rPr>
          <w:ins w:id="689" w:author="Lexer" w:date="2024-09-28T17:58:00Z"/>
          <w:szCs w:val="28"/>
        </w:rPr>
      </w:pPr>
      <w:ins w:id="690" w:author="Lexer" w:date="2024-09-28T17:58:00Z">
        <w:r w:rsidRPr="005808EE">
          <w:rPr>
            <w:position w:val="-30"/>
            <w:szCs w:val="28"/>
          </w:rPr>
          <w:object w:dxaOrig="980" w:dyaOrig="700" w14:anchorId="763542D3">
            <v:shape id="_x0000_i1085" type="#_x0000_t75" style="width:67.2pt;height:48pt" o:ole="" fillcolor="window">
              <v:imagedata r:id="rId57" o:title=""/>
            </v:shape>
            <o:OLEObject Type="Embed" ProgID="Equation.3" ShapeID="_x0000_i1085" DrawAspect="Content" ObjectID="_1789053829" r:id="rId58"/>
          </w:object>
        </w:r>
        <w:r>
          <w:rPr>
            <w:szCs w:val="28"/>
            <w:lang w:val="ru-RU"/>
          </w:rPr>
          <w:t xml:space="preserve"> </w:t>
        </w:r>
        <w:r w:rsidRPr="005808EE">
          <w:rPr>
            <w:position w:val="-30"/>
            <w:szCs w:val="28"/>
          </w:rPr>
          <w:object w:dxaOrig="920" w:dyaOrig="700" w14:anchorId="5B9CF94C">
            <v:shape id="_x0000_i1086" type="#_x0000_t75" style="width:58.2pt;height:44.4pt" o:ole="" fillcolor="window">
              <v:imagedata r:id="rId59" o:title=""/>
            </v:shape>
            <o:OLEObject Type="Embed" ProgID="Equation.3" ShapeID="_x0000_i1086" DrawAspect="Content" ObjectID="_1789053830" r:id="rId60"/>
          </w:object>
        </w:r>
        <w:r>
          <w:rPr>
            <w:szCs w:val="28"/>
            <w:lang w:val="ru-RU"/>
          </w:rPr>
          <w:t xml:space="preserve"> </w:t>
        </w:r>
        <w:r w:rsidRPr="005808EE">
          <w:rPr>
            <w:position w:val="-14"/>
            <w:szCs w:val="28"/>
          </w:rPr>
          <w:object w:dxaOrig="2740" w:dyaOrig="460" w14:anchorId="7A0E648B">
            <v:shape id="_x0000_i1089" type="#_x0000_t75" style="width:165pt;height:27.6pt" o:ole="" fillcolor="window">
              <v:imagedata r:id="rId61" o:title=""/>
            </v:shape>
            <o:OLEObject Type="Embed" ProgID="Equation.3" ShapeID="_x0000_i1089" DrawAspect="Content" ObjectID="_1789053831" r:id="rId62"/>
          </w:object>
        </w:r>
      </w:ins>
    </w:p>
    <w:p w14:paraId="0D1E9B48" w14:textId="6A37D71F" w:rsidR="00ED59BD" w:rsidRDefault="00ED59BD" w:rsidP="00ED59BD">
      <w:pPr>
        <w:pStyle w:val="a9"/>
        <w:rPr>
          <w:ins w:id="691" w:author="Lexer" w:date="2024-09-28T17:58:00Z"/>
          <w:szCs w:val="28"/>
        </w:rPr>
      </w:pPr>
    </w:p>
    <w:p w14:paraId="6794ABF4" w14:textId="77777777" w:rsidR="00ED59BD" w:rsidRPr="00ED59BD" w:rsidRDefault="00ED59BD" w:rsidP="00ED59BD">
      <w:pPr>
        <w:pStyle w:val="a9"/>
        <w:rPr>
          <w:ins w:id="692" w:author="Lexer" w:date="2024-09-28T17:59:00Z"/>
          <w:lang w:val="ru-RU"/>
        </w:rPr>
      </w:pPr>
      <w:ins w:id="693" w:author="Lexer" w:date="2024-09-28T17:59:00Z">
        <w:r w:rsidRPr="00ED59BD">
          <w:rPr>
            <w:lang w:val="ru-RU"/>
          </w:rPr>
          <w:t xml:space="preserve">Если из опыта значение тока холостого хода получилось больше 30%, то значит завышено входное напряжение, или при проектировании завышена величина магнитной индукции. Для устранения этого потребуется </w:t>
        </w:r>
        <w:proofErr w:type="spellStart"/>
        <w:r w:rsidRPr="00ED59BD">
          <w:rPr>
            <w:lang w:val="ru-RU"/>
          </w:rPr>
          <w:t>измененить</w:t>
        </w:r>
        <w:proofErr w:type="spellEnd"/>
        <w:r w:rsidRPr="00ED59BD">
          <w:rPr>
            <w:lang w:val="ru-RU"/>
          </w:rPr>
          <w:t xml:space="preserve"> сечение магнитопровода или </w:t>
        </w:r>
        <w:proofErr w:type="gramStart"/>
        <w:r w:rsidRPr="00ED59BD">
          <w:rPr>
            <w:lang w:val="ru-RU"/>
          </w:rPr>
          <w:t>изменить  обмотки</w:t>
        </w:r>
        <w:proofErr w:type="gramEnd"/>
        <w:r w:rsidRPr="00ED59BD">
          <w:rPr>
            <w:lang w:val="ru-RU"/>
          </w:rPr>
          <w:t xml:space="preserve">. </w:t>
        </w:r>
      </w:ins>
    </w:p>
    <w:p w14:paraId="7B44A26A" w14:textId="4E1C9A94" w:rsidR="00ED59BD" w:rsidRDefault="00ED59BD" w:rsidP="00ED59BD">
      <w:pPr>
        <w:pStyle w:val="a9"/>
        <w:rPr>
          <w:ins w:id="694" w:author="Lexer" w:date="2024-09-28T17:59:00Z"/>
          <w:lang w:val="ru-RU"/>
        </w:rPr>
      </w:pPr>
      <w:ins w:id="695" w:author="Lexer" w:date="2024-09-28T17:59:00Z">
        <w:r w:rsidRPr="00ED59BD">
          <w:rPr>
            <w:lang w:val="ru-RU"/>
          </w:rPr>
          <w:t>Опыт КЗ проводится при пониженном напряжения питания, так как ток в обмотках трансформатора может превысить номинальные значения. При повышении напряжения из-за малого сопротивления электрической цепи могут сгореть обмотки. Необходимо плавно увеличивать напряжение на выходе лабораторного автотрансформатора (</w:t>
        </w:r>
        <w:proofErr w:type="spellStart"/>
        <w:r w:rsidRPr="00ED59BD">
          <w:rPr>
            <w:lang w:val="ru-RU"/>
          </w:rPr>
          <w:t>ЛАТРа</w:t>
        </w:r>
        <w:proofErr w:type="spellEnd"/>
        <w:r w:rsidRPr="00ED59BD">
          <w:rPr>
            <w:lang w:val="ru-RU"/>
          </w:rPr>
          <w:t xml:space="preserve">) до достижения номинальных токов в цепях. Измеряемыми параметрами </w:t>
        </w:r>
        <w:proofErr w:type="gramStart"/>
        <w:r w:rsidRPr="00ED59BD">
          <w:rPr>
            <w:lang w:val="ru-RU"/>
          </w:rPr>
          <w:t>являются:  токи</w:t>
        </w:r>
        <w:proofErr w:type="gramEnd"/>
        <w:r w:rsidRPr="00ED59BD">
          <w:rPr>
            <w:lang w:val="ru-RU"/>
          </w:rPr>
          <w:t xml:space="preserve"> в цепях IК1, IK2 , напряжение короткого замыкания первичной цепи (UК1) и потери в обмотках. При измерении коэффициента мощности потери определяются из выражения:</w:t>
        </w:r>
      </w:ins>
    </w:p>
    <w:p w14:paraId="3A630DE0" w14:textId="763417BC" w:rsidR="00ED59BD" w:rsidRDefault="00ED59BD" w:rsidP="00ED59BD">
      <w:pPr>
        <w:pStyle w:val="a9"/>
        <w:rPr>
          <w:ins w:id="696" w:author="Lexer" w:date="2024-09-28T17:59:00Z"/>
          <w:szCs w:val="28"/>
        </w:rPr>
      </w:pPr>
      <w:ins w:id="697" w:author="Lexer" w:date="2024-09-28T17:59:00Z">
        <w:r w:rsidRPr="005808EE">
          <w:rPr>
            <w:position w:val="-10"/>
            <w:szCs w:val="28"/>
          </w:rPr>
          <w:object w:dxaOrig="3280" w:dyaOrig="340" w14:anchorId="5F97FCF1">
            <v:shape id="_x0000_i1093" type="#_x0000_t75" style="width:238.2pt;height:24.6pt" o:ole="" fillcolor="window">
              <v:imagedata r:id="rId63" o:title=""/>
            </v:shape>
            <o:OLEObject Type="Embed" ProgID="Equation.3" ShapeID="_x0000_i1093" DrawAspect="Content" ObjectID="_1789053832" r:id="rId64"/>
          </w:object>
        </w:r>
      </w:ins>
    </w:p>
    <w:p w14:paraId="477F75F7" w14:textId="5DB178FB" w:rsidR="00ED59BD" w:rsidRDefault="00ED59BD" w:rsidP="00ED59BD">
      <w:pPr>
        <w:pStyle w:val="a9"/>
        <w:rPr>
          <w:ins w:id="698" w:author="Lexer" w:date="2024-09-28T17:59:00Z"/>
          <w:lang w:val="ru-RU"/>
        </w:rPr>
      </w:pPr>
      <w:ins w:id="699" w:author="Lexer" w:date="2024-09-28T17:59:00Z">
        <w:r w:rsidRPr="00ED59BD">
          <w:rPr>
            <w:lang w:val="ru-RU"/>
          </w:rPr>
          <w:t xml:space="preserve">Расчетным параметром трансформатора является процентное соотношение напряжения КЗ по отношению к номинальному входному </w:t>
        </w:r>
        <w:proofErr w:type="spellStart"/>
        <w:proofErr w:type="gramStart"/>
        <w:r w:rsidRPr="00ED59BD">
          <w:rPr>
            <w:lang w:val="ru-RU"/>
          </w:rPr>
          <w:t>напряжению,т</w:t>
        </w:r>
        <w:proofErr w:type="gramEnd"/>
        <w:r w:rsidRPr="00ED59BD">
          <w:rPr>
            <w:lang w:val="ru-RU"/>
          </w:rPr>
          <w:t>.е</w:t>
        </w:r>
        <w:proofErr w:type="spellEnd"/>
        <w:r w:rsidRPr="00ED59BD">
          <w:rPr>
            <w:lang w:val="ru-RU"/>
          </w:rPr>
          <w:t>:</w:t>
        </w:r>
      </w:ins>
    </w:p>
    <w:p w14:paraId="7C7B2772" w14:textId="06FE2EA8" w:rsidR="00ED59BD" w:rsidRDefault="00ED59BD" w:rsidP="00ED59BD">
      <w:pPr>
        <w:pStyle w:val="a9"/>
        <w:rPr>
          <w:ins w:id="700" w:author="Lexer" w:date="2024-09-28T17:59:00Z"/>
          <w:szCs w:val="28"/>
        </w:rPr>
      </w:pPr>
      <w:ins w:id="701" w:author="Lexer" w:date="2024-09-28T17:59:00Z">
        <w:r w:rsidRPr="005808EE">
          <w:rPr>
            <w:position w:val="-30"/>
            <w:szCs w:val="28"/>
          </w:rPr>
          <w:object w:dxaOrig="3320" w:dyaOrig="680" w14:anchorId="22971230">
            <v:shape id="_x0000_i1095" type="#_x0000_t75" style="width:197.4pt;height:40.2pt" o:ole="" fillcolor="window">
              <v:imagedata r:id="rId65" o:title=""/>
            </v:shape>
            <o:OLEObject Type="Embed" ProgID="Equation.3" ShapeID="_x0000_i1095" DrawAspect="Content" ObjectID="_1789053833" r:id="rId66"/>
          </w:object>
        </w:r>
      </w:ins>
    </w:p>
    <w:p w14:paraId="60509EE6" w14:textId="7644F98A" w:rsidR="00ED59BD" w:rsidRDefault="00ED59BD" w:rsidP="00ED59BD">
      <w:pPr>
        <w:pStyle w:val="a9"/>
        <w:rPr>
          <w:ins w:id="702" w:author="Lexer" w:date="2024-09-28T18:00:00Z"/>
          <w:lang w:val="ru-RU"/>
        </w:rPr>
      </w:pPr>
      <w:ins w:id="703" w:author="Lexer" w:date="2024-09-28T17:59:00Z">
        <w:r w:rsidRPr="00ED59BD">
          <w:rPr>
            <w:lang w:val="ru-RU"/>
          </w:rPr>
          <w:lastRenderedPageBreak/>
          <w:t>Внутреннее сопротивление трансформатора (сопротивление продольного плеча Т-образной схемы замещения) определяется из опыта КЗ:</w:t>
        </w:r>
      </w:ins>
    </w:p>
    <w:p w14:paraId="4F2619D2" w14:textId="494EED24" w:rsidR="00ED59BD" w:rsidRDefault="00ED59BD" w:rsidP="00ED59BD">
      <w:pPr>
        <w:pStyle w:val="a9"/>
        <w:rPr>
          <w:ins w:id="704" w:author="Lexer" w:date="2024-09-28T18:00:00Z"/>
          <w:szCs w:val="28"/>
        </w:rPr>
      </w:pPr>
      <w:ins w:id="705" w:author="Lexer" w:date="2024-09-28T18:00:00Z">
        <w:r w:rsidRPr="005808EE">
          <w:rPr>
            <w:position w:val="-30"/>
            <w:szCs w:val="28"/>
          </w:rPr>
          <w:object w:dxaOrig="1060" w:dyaOrig="700" w14:anchorId="729D9FF4">
            <v:shape id="_x0000_i1097" type="#_x0000_t75" style="width:66pt;height:43.8pt" o:ole="" fillcolor="window">
              <v:imagedata r:id="rId67" o:title=""/>
            </v:shape>
            <o:OLEObject Type="Embed" ProgID="Equation.3" ShapeID="_x0000_i1097" DrawAspect="Content" ObjectID="_1789053834" r:id="rId68"/>
          </w:object>
        </w:r>
        <w:r>
          <w:rPr>
            <w:szCs w:val="28"/>
            <w:lang w:val="ru-RU"/>
          </w:rPr>
          <w:t xml:space="preserve"> </w:t>
        </w:r>
        <w:r w:rsidRPr="005808EE">
          <w:rPr>
            <w:position w:val="-30"/>
            <w:szCs w:val="28"/>
          </w:rPr>
          <w:object w:dxaOrig="1880" w:dyaOrig="680" w14:anchorId="6CC2BC48">
            <v:shape id="_x0000_i1098" type="#_x0000_t75" style="width:116.4pt;height:42pt" o:ole="" fillcolor="window">
              <v:imagedata r:id="rId69" o:title=""/>
            </v:shape>
            <o:OLEObject Type="Embed" ProgID="Equation.3" ShapeID="_x0000_i1098" DrawAspect="Content" ObjectID="_1789053835" r:id="rId70"/>
          </w:object>
        </w:r>
        <w:r>
          <w:rPr>
            <w:szCs w:val="28"/>
            <w:lang w:val="ru-RU"/>
          </w:rPr>
          <w:t xml:space="preserve"> </w:t>
        </w:r>
        <w:r w:rsidRPr="005808EE">
          <w:rPr>
            <w:position w:val="-12"/>
            <w:szCs w:val="28"/>
          </w:rPr>
          <w:object w:dxaOrig="2820" w:dyaOrig="460" w14:anchorId="0581CA45">
            <v:shape id="_x0000_i1099" type="#_x0000_t75" style="width:192.6pt;height:31.2pt" o:ole="" fillcolor="window">
              <v:imagedata r:id="rId71" o:title=""/>
            </v:shape>
            <o:OLEObject Type="Embed" ProgID="Equation.3" ShapeID="_x0000_i1099" DrawAspect="Content" ObjectID="_1789053836" r:id="rId72"/>
          </w:object>
        </w:r>
      </w:ins>
    </w:p>
    <w:p w14:paraId="73EC64F4" w14:textId="512E6994" w:rsidR="00ED59BD" w:rsidRPr="00ED59BD" w:rsidRDefault="00ED59BD" w:rsidP="00ED59BD">
      <w:pPr>
        <w:pStyle w:val="a9"/>
        <w:rPr>
          <w:ins w:id="706" w:author="Lexer" w:date="2024-09-28T17:23:00Z"/>
          <w:lang w:val="ru-RU"/>
          <w:rPrChange w:id="707" w:author="Lexer" w:date="2024-09-28T18:01:00Z">
            <w:rPr>
              <w:ins w:id="708" w:author="Lexer" w:date="2024-09-28T17:23:00Z"/>
            </w:rPr>
          </w:rPrChange>
        </w:rPr>
      </w:pPr>
      <w:ins w:id="709" w:author="Lexer" w:date="2024-09-28T18:01:00Z">
        <w:r w:rsidRPr="00ED59BD">
          <w:rPr>
            <w:lang w:val="ru-RU"/>
          </w:rPr>
          <w:t>При переходе к реальным параметрам трансформатора принимается равенство:</w:t>
        </w:r>
        <w:r w:rsidRPr="00ED59BD">
          <w:rPr>
            <w:szCs w:val="28"/>
          </w:rPr>
          <w:t xml:space="preserve"> </w:t>
        </w:r>
        <w:r w:rsidRPr="005808EE">
          <w:rPr>
            <w:position w:val="-10"/>
            <w:szCs w:val="28"/>
          </w:rPr>
          <w:object w:dxaOrig="1560" w:dyaOrig="440" w14:anchorId="5BB59C07">
            <v:shape id="_x0000_i1103" type="#_x0000_t75" style="width:111pt;height:31.8pt" o:ole="" fillcolor="window">
              <v:imagedata r:id="rId73" o:title=""/>
            </v:shape>
            <o:OLEObject Type="Embed" ProgID="Equation.3" ShapeID="_x0000_i1103" DrawAspect="Content" ObjectID="_1789053837" r:id="rId74"/>
          </w:object>
        </w:r>
        <w:r>
          <w:rPr>
            <w:szCs w:val="28"/>
            <w:lang w:val="ru-RU"/>
          </w:rPr>
          <w:t xml:space="preserve"> и </w:t>
        </w:r>
        <w:r w:rsidRPr="005808EE">
          <w:rPr>
            <w:position w:val="-12"/>
            <w:szCs w:val="28"/>
          </w:rPr>
          <w:object w:dxaOrig="1880" w:dyaOrig="460" w14:anchorId="445021D3">
            <v:shape id="_x0000_i1104" type="#_x0000_t75" style="width:114pt;height:27.6pt" o:ole="" fillcolor="window">
              <v:imagedata r:id="rId75" o:title=""/>
            </v:shape>
            <o:OLEObject Type="Embed" ProgID="Equation.3" ShapeID="_x0000_i1104" DrawAspect="Content" ObjectID="_1789053838" r:id="rId76"/>
          </w:object>
        </w:r>
      </w:ins>
    </w:p>
    <w:p w14:paraId="4F00DFCA" w14:textId="269C9D3B" w:rsidR="00D853A1" w:rsidRDefault="00D853A1" w:rsidP="00D853A1">
      <w:pPr>
        <w:pStyle w:val="a9"/>
        <w:rPr>
          <w:ins w:id="710" w:author="Lexer" w:date="2024-09-28T17:23:00Z"/>
          <w:lang w:val="ru-RU"/>
        </w:rPr>
      </w:pPr>
      <w:ins w:id="711" w:author="Lexer" w:date="2024-09-28T17:23:00Z">
        <w:r>
          <w:t xml:space="preserve">3 </w:t>
        </w:r>
        <w:r>
          <w:rPr>
            <w:lang w:val="ru-RU"/>
          </w:rPr>
          <w:t>Что такое внешняя характеристика трансформатора и как выполняется ее измерение</w:t>
        </w:r>
        <w:r w:rsidRPr="005D4161">
          <w:rPr>
            <w:lang w:val="ru-RU"/>
          </w:rPr>
          <w:t>?</w:t>
        </w:r>
      </w:ins>
    </w:p>
    <w:p w14:paraId="6148AD62" w14:textId="3C307759" w:rsidR="00D853A1" w:rsidRDefault="00D853A1" w:rsidP="00D853A1">
      <w:pPr>
        <w:pStyle w:val="a9"/>
        <w:rPr>
          <w:ins w:id="712" w:author="Lexer" w:date="2024-09-28T17:23:00Z"/>
          <w:lang w:val="ru-RU"/>
        </w:rPr>
      </w:pPr>
    </w:p>
    <w:p w14:paraId="268BAC18" w14:textId="215831A0" w:rsidR="00D853A1" w:rsidRDefault="00D853A1" w:rsidP="00D853A1">
      <w:pPr>
        <w:pStyle w:val="a9"/>
        <w:rPr>
          <w:ins w:id="713" w:author="Lexer" w:date="2024-09-28T17:41:00Z"/>
          <w:szCs w:val="28"/>
        </w:rPr>
      </w:pPr>
      <w:ins w:id="714" w:author="Lexer" w:date="2024-09-28T17:23:00Z">
        <w:r w:rsidRPr="00120B23">
          <w:rPr>
            <w:u w:val="single"/>
            <w:lang w:val="ru-RU"/>
          </w:rPr>
          <w:t>Ответ</w:t>
        </w:r>
        <w:proofErr w:type="gramStart"/>
        <w:r w:rsidRPr="00120B23">
          <w:rPr>
            <w:u w:val="single"/>
            <w:lang w:val="ru-RU"/>
          </w:rPr>
          <w:t>:</w:t>
        </w:r>
      </w:ins>
      <w:ins w:id="715" w:author="Lexer" w:date="2024-09-28T17:41:00Z">
        <w:r w:rsidR="00BF5A32">
          <w:rPr>
            <w:lang w:val="ru-RU"/>
          </w:rPr>
          <w:t xml:space="preserve"> </w:t>
        </w:r>
        <w:r w:rsidR="00BF5A32" w:rsidRPr="005808EE">
          <w:rPr>
            <w:szCs w:val="28"/>
          </w:rPr>
          <w:t>Под</w:t>
        </w:r>
        <w:proofErr w:type="gramEnd"/>
        <w:r w:rsidR="00BF5A32" w:rsidRPr="005808EE">
          <w:rPr>
            <w:szCs w:val="28"/>
          </w:rPr>
          <w:t xml:space="preserve"> внешней характеристикой трансформатора понимается зависимость выходного напряжения </w:t>
        </w:r>
        <w:r w:rsidR="00BF5A32" w:rsidRPr="00AB41C6">
          <w:rPr>
            <w:i/>
            <w:szCs w:val="28"/>
            <w:lang w:val="en-US"/>
          </w:rPr>
          <w:t>U</w:t>
        </w:r>
        <w:r w:rsidR="00BF5A32" w:rsidRPr="00AB41C6">
          <w:rPr>
            <w:szCs w:val="28"/>
            <w:vertAlign w:val="subscript"/>
          </w:rPr>
          <w:t>2</w:t>
        </w:r>
        <w:r w:rsidR="00BF5A32" w:rsidRPr="00AB41C6">
          <w:rPr>
            <w:szCs w:val="28"/>
          </w:rPr>
          <w:t xml:space="preserve"> </w:t>
        </w:r>
        <w:r w:rsidR="00BF5A32" w:rsidRPr="005808EE">
          <w:rPr>
            <w:szCs w:val="28"/>
          </w:rPr>
          <w:t xml:space="preserve">от тока нагрузки с учетом его характера (активная - </w:t>
        </w:r>
        <w:r w:rsidR="00BF5A32" w:rsidRPr="005808EE">
          <w:rPr>
            <w:szCs w:val="28"/>
            <w:lang w:val="en-US"/>
          </w:rPr>
          <w:t>R</w:t>
        </w:r>
        <w:r w:rsidR="00BF5A32" w:rsidRPr="005808EE">
          <w:rPr>
            <w:szCs w:val="28"/>
          </w:rPr>
          <w:t xml:space="preserve">, активно - емкостная - </w:t>
        </w:r>
        <w:r w:rsidR="00BF5A32" w:rsidRPr="005808EE">
          <w:rPr>
            <w:szCs w:val="28"/>
            <w:lang w:val="en-US"/>
          </w:rPr>
          <w:t>RC</w:t>
        </w:r>
        <w:r w:rsidR="00BF5A32" w:rsidRPr="005808EE">
          <w:rPr>
            <w:szCs w:val="28"/>
          </w:rPr>
          <w:t xml:space="preserve">, активно – индуктивная - </w:t>
        </w:r>
        <w:r w:rsidR="00BF5A32" w:rsidRPr="005808EE">
          <w:rPr>
            <w:szCs w:val="28"/>
            <w:lang w:val="en-US"/>
          </w:rPr>
          <w:t>RL</w:t>
        </w:r>
        <w:r w:rsidR="00BF5A32" w:rsidRPr="005808EE">
          <w:rPr>
            <w:szCs w:val="28"/>
          </w:rPr>
          <w:t>).</w:t>
        </w:r>
      </w:ins>
    </w:p>
    <w:p w14:paraId="4F748324" w14:textId="25B269B4" w:rsidR="00BF5A32" w:rsidRPr="00AB551A" w:rsidRDefault="00BF5A32" w:rsidP="00D853A1">
      <w:pPr>
        <w:pStyle w:val="a9"/>
        <w:rPr>
          <w:ins w:id="716" w:author="Lexer" w:date="2024-09-28T17:23:00Z"/>
          <w:lang w:val="ru-RU"/>
          <w:rPrChange w:id="717" w:author="Lexer" w:date="2024-09-28T17:44:00Z">
            <w:rPr>
              <w:ins w:id="718" w:author="Lexer" w:date="2024-09-28T17:23:00Z"/>
              <w:u w:val="single"/>
              <w:lang w:val="ru-RU"/>
            </w:rPr>
          </w:rPrChange>
        </w:rPr>
      </w:pPr>
      <w:ins w:id="719" w:author="Lexer" w:date="2024-09-28T17:41:00Z">
        <w:r>
          <w:rPr>
            <w:szCs w:val="28"/>
          </w:rPr>
          <w:tab/>
        </w:r>
      </w:ins>
      <w:ins w:id="720" w:author="Lexer" w:date="2024-09-28T17:44:00Z">
        <w:r w:rsidR="00AB551A">
          <w:rPr>
            <w:szCs w:val="28"/>
            <w:lang w:val="ru-RU"/>
          </w:rPr>
          <w:t xml:space="preserve">Измерение внешней характеристики </w:t>
        </w:r>
        <w:proofErr w:type="gramStart"/>
        <w:r w:rsidR="00AB551A">
          <w:rPr>
            <w:szCs w:val="28"/>
            <w:lang w:val="ru-RU"/>
          </w:rPr>
          <w:t>трансформатора  выполняется</w:t>
        </w:r>
        <w:proofErr w:type="gramEnd"/>
        <w:r w:rsidR="00AB551A">
          <w:rPr>
            <w:szCs w:val="28"/>
            <w:lang w:val="ru-RU"/>
          </w:rPr>
          <w:t xml:space="preserve"> путем</w:t>
        </w:r>
      </w:ins>
      <w:ins w:id="721" w:author="Lexer" w:date="2024-09-28T17:45:00Z">
        <w:r w:rsidR="00AB551A">
          <w:rPr>
            <w:szCs w:val="28"/>
            <w:lang w:val="ru-RU"/>
          </w:rPr>
          <w:t xml:space="preserve"> </w:t>
        </w:r>
        <w:proofErr w:type="spellStart"/>
        <w:r w:rsidR="00AB551A">
          <w:rPr>
            <w:szCs w:val="28"/>
            <w:lang w:val="ru-RU"/>
          </w:rPr>
          <w:t>путем</w:t>
        </w:r>
        <w:proofErr w:type="spellEnd"/>
        <w:r w:rsidR="00AB551A">
          <w:rPr>
            <w:szCs w:val="28"/>
            <w:lang w:val="ru-RU"/>
          </w:rPr>
          <w:t xml:space="preserve"> подачи на вход переменного напряжения различной частоты и измерения напряжения на выходе при различны</w:t>
        </w:r>
      </w:ins>
      <w:ins w:id="722" w:author="Lexer" w:date="2024-09-28T17:46:00Z">
        <w:r w:rsidR="00AB551A">
          <w:rPr>
            <w:szCs w:val="28"/>
            <w:lang w:val="ru-RU"/>
          </w:rPr>
          <w:t>х значениях напряжения. Затем, на основе данных</w:t>
        </w:r>
        <w:r w:rsidR="007D3FDF">
          <w:rPr>
            <w:szCs w:val="28"/>
            <w:lang w:val="ru-RU"/>
          </w:rPr>
          <w:t>,</w:t>
        </w:r>
        <w:r w:rsidR="00AB551A">
          <w:rPr>
            <w:szCs w:val="28"/>
            <w:lang w:val="ru-RU"/>
          </w:rPr>
          <w:t xml:space="preserve"> строится </w:t>
        </w:r>
        <w:r w:rsidR="007D3FDF">
          <w:rPr>
            <w:szCs w:val="28"/>
            <w:lang w:val="ru-RU"/>
          </w:rPr>
          <w:t xml:space="preserve">график или </w:t>
        </w:r>
        <w:proofErr w:type="gramStart"/>
        <w:r w:rsidR="007D3FDF">
          <w:rPr>
            <w:szCs w:val="28"/>
            <w:lang w:val="ru-RU"/>
          </w:rPr>
          <w:t>диаграмма(</w:t>
        </w:r>
        <w:proofErr w:type="gramEnd"/>
        <w:r w:rsidR="007D3FDF">
          <w:rPr>
            <w:szCs w:val="28"/>
            <w:lang w:val="ru-RU"/>
          </w:rPr>
          <w:t>векторная диаграмма), отобра</w:t>
        </w:r>
      </w:ins>
      <w:ins w:id="723" w:author="Lexer" w:date="2024-09-28T17:47:00Z">
        <w:r w:rsidR="007D3FDF">
          <w:rPr>
            <w:szCs w:val="28"/>
            <w:lang w:val="ru-RU"/>
          </w:rPr>
          <w:t>жающая эффективность работы трансформатора.</w:t>
        </w:r>
      </w:ins>
    </w:p>
    <w:p w14:paraId="2A5F56A4" w14:textId="77777777" w:rsidR="00D853A1" w:rsidRPr="005D4161" w:rsidRDefault="00D853A1" w:rsidP="00D853A1">
      <w:pPr>
        <w:pStyle w:val="a9"/>
        <w:rPr>
          <w:ins w:id="724" w:author="Lexer" w:date="2024-09-28T17:23:00Z"/>
          <w:lang w:val="ru-RU"/>
        </w:rPr>
      </w:pPr>
    </w:p>
    <w:p w14:paraId="6F9626DD" w14:textId="77777777" w:rsidR="00D853A1" w:rsidRDefault="00D853A1" w:rsidP="00D853A1">
      <w:pPr>
        <w:pStyle w:val="a9"/>
        <w:rPr>
          <w:ins w:id="725" w:author="Lexer" w:date="2024-09-28T17:23:00Z"/>
        </w:rPr>
      </w:pPr>
      <w:ins w:id="726" w:author="Lexer" w:date="2024-09-28T17:23:00Z">
        <w:r>
          <w:t xml:space="preserve">4  Что включает в себя схема замещения </w:t>
        </w:r>
        <w:r>
          <w:rPr>
            <w:lang w:val="ru-RU"/>
          </w:rPr>
          <w:t>линейного трансформатора</w:t>
        </w:r>
        <w:r>
          <w:t>?</w:t>
        </w:r>
      </w:ins>
    </w:p>
    <w:p w14:paraId="54A0AEE5" w14:textId="5755D861" w:rsidR="00173C11" w:rsidRDefault="00173C11" w:rsidP="00006BFC">
      <w:pPr>
        <w:ind w:firstLine="0"/>
        <w:rPr>
          <w:ins w:id="727" w:author="Lexer" w:date="2024-09-28T17:23:00Z"/>
          <w:rFonts w:ascii="Courier New" w:eastAsia="Courier New" w:hAnsi="Courier New" w:cs="Courier New"/>
          <w:bCs/>
          <w:sz w:val="24"/>
          <w:szCs w:val="24"/>
          <w:lang w:val="x-none"/>
        </w:rPr>
      </w:pPr>
    </w:p>
    <w:p w14:paraId="65BF4BA7" w14:textId="6B0184B1" w:rsidR="004B4AD6" w:rsidRDefault="00D853A1" w:rsidP="00D853A1">
      <w:pPr>
        <w:pStyle w:val="a9"/>
        <w:rPr>
          <w:ins w:id="728" w:author="Lexer" w:date="2024-09-28T17:36:00Z"/>
          <w:lang w:val="ru-RU"/>
        </w:rPr>
      </w:pPr>
      <w:ins w:id="729" w:author="Lexer" w:date="2024-09-28T17:23:00Z">
        <w:r w:rsidRPr="00120B23">
          <w:rPr>
            <w:u w:val="single"/>
            <w:lang w:val="ru-RU"/>
          </w:rPr>
          <w:t>Ответ:</w:t>
        </w:r>
      </w:ins>
      <w:ins w:id="730" w:author="Lexer" w:date="2024-09-28T17:27:00Z">
        <w:r w:rsidR="004B4AD6">
          <w:rPr>
            <w:u w:val="single"/>
            <w:lang w:val="ru-RU"/>
          </w:rPr>
          <w:t xml:space="preserve"> </w:t>
        </w:r>
      </w:ins>
      <w:ins w:id="731" w:author="Lexer" w:date="2024-09-28T17:31:00Z">
        <w:r w:rsidR="00F92511">
          <w:rPr>
            <w:lang w:val="ru-RU"/>
          </w:rPr>
          <w:t>Схема замещения линейного трансформатора</w:t>
        </w:r>
      </w:ins>
      <w:ins w:id="732" w:author="Lexer" w:date="2024-09-28T17:36:00Z">
        <w:r w:rsidR="00BF5A32">
          <w:rPr>
            <w:lang w:val="ru-RU"/>
          </w:rPr>
          <w:t xml:space="preserve"> содержит:</w:t>
        </w:r>
      </w:ins>
    </w:p>
    <w:p w14:paraId="747A7ED1" w14:textId="16780926" w:rsidR="00BF5A32" w:rsidRDefault="00BF5A32" w:rsidP="00BF5A32">
      <w:pPr>
        <w:pStyle w:val="30"/>
        <w:keepNext/>
        <w:spacing w:after="0"/>
        <w:ind w:left="0" w:firstLine="709"/>
        <w:jc w:val="both"/>
        <w:rPr>
          <w:ins w:id="733" w:author="Lexer" w:date="2024-09-28T17:36:00Z"/>
          <w:sz w:val="28"/>
          <w:szCs w:val="28"/>
          <w:lang w:val="ru-RU"/>
        </w:rPr>
      </w:pPr>
      <w:ins w:id="734" w:author="Lexer" w:date="2024-09-28T17:36:00Z">
        <w:r w:rsidRPr="005808EE">
          <w:rPr>
            <w:sz w:val="28"/>
            <w:szCs w:val="28"/>
            <w:lang w:val="en-US"/>
          </w:rPr>
          <w:t>R</w:t>
        </w:r>
        <w:r w:rsidRPr="005808EE">
          <w:rPr>
            <w:sz w:val="28"/>
            <w:szCs w:val="28"/>
            <w:vertAlign w:val="subscript"/>
          </w:rPr>
          <w:t>0</w:t>
        </w:r>
        <w:r w:rsidRPr="005808EE">
          <w:rPr>
            <w:sz w:val="28"/>
            <w:szCs w:val="28"/>
          </w:rPr>
          <w:t xml:space="preserve"> – </w:t>
        </w:r>
        <w:r>
          <w:rPr>
            <w:sz w:val="28"/>
            <w:szCs w:val="28"/>
            <w:lang w:val="ru-RU"/>
          </w:rPr>
          <w:t>активное сопротивление</w:t>
        </w:r>
        <w:r w:rsidRPr="00EF58D7">
          <w:rPr>
            <w:sz w:val="28"/>
            <w:szCs w:val="28"/>
            <w:lang w:val="ru-RU"/>
          </w:rPr>
          <w:t xml:space="preserve">, </w:t>
        </w:r>
        <w:r>
          <w:rPr>
            <w:sz w:val="28"/>
            <w:szCs w:val="28"/>
            <w:lang w:val="ru-RU"/>
          </w:rPr>
          <w:t xml:space="preserve">учитывающее </w:t>
        </w:r>
        <w:r w:rsidRPr="005808EE">
          <w:rPr>
            <w:sz w:val="28"/>
            <w:szCs w:val="28"/>
          </w:rPr>
          <w:t>потери в магнитопроводе</w:t>
        </w:r>
        <w:r>
          <w:rPr>
            <w:sz w:val="28"/>
            <w:szCs w:val="28"/>
            <w:lang w:val="ru-RU"/>
          </w:rPr>
          <w:t>;</w:t>
        </w:r>
      </w:ins>
    </w:p>
    <w:p w14:paraId="1603C5B5" w14:textId="77777777" w:rsidR="00BF5A32" w:rsidRPr="00BF5A32" w:rsidRDefault="00BF5A32" w:rsidP="00BF5A32">
      <w:pPr>
        <w:pStyle w:val="30"/>
        <w:keepNext/>
        <w:spacing w:after="0"/>
        <w:ind w:left="0" w:firstLine="709"/>
        <w:jc w:val="both"/>
        <w:rPr>
          <w:ins w:id="735" w:author="Lexer" w:date="2024-09-28T17:36:00Z"/>
          <w:sz w:val="28"/>
          <w:szCs w:val="28"/>
          <w:lang w:val="ru-RU"/>
          <w:rPrChange w:id="736" w:author="Lexer" w:date="2024-09-28T17:36:00Z">
            <w:rPr>
              <w:ins w:id="737" w:author="Lexer" w:date="2024-09-28T17:36:00Z"/>
              <w:sz w:val="28"/>
              <w:szCs w:val="28"/>
            </w:rPr>
          </w:rPrChange>
        </w:rPr>
      </w:pPr>
    </w:p>
    <w:p w14:paraId="344C76E8" w14:textId="29C46E7F" w:rsidR="00BF5A32" w:rsidRPr="00F92511" w:rsidRDefault="00BF5A32" w:rsidP="00BF5A32">
      <w:pPr>
        <w:pStyle w:val="a9"/>
        <w:ind w:firstLine="709"/>
        <w:rPr>
          <w:ins w:id="738" w:author="Lexer" w:date="2024-09-28T17:23:00Z"/>
          <w:lang w:val="ru-RU"/>
          <w:rPrChange w:id="739" w:author="Lexer" w:date="2024-09-28T17:31:00Z">
            <w:rPr>
              <w:ins w:id="740" w:author="Lexer" w:date="2024-09-28T17:23:00Z"/>
              <w:u w:val="single"/>
              <w:lang w:val="ru-RU"/>
            </w:rPr>
          </w:rPrChange>
        </w:rPr>
        <w:pPrChange w:id="741" w:author="Lexer" w:date="2024-09-28T17:36:00Z">
          <w:pPr>
            <w:pStyle w:val="a9"/>
          </w:pPr>
        </w:pPrChange>
      </w:pPr>
      <w:ins w:id="742" w:author="Lexer" w:date="2024-09-28T17:36:00Z">
        <w:r w:rsidRPr="005808EE">
          <w:rPr>
            <w:szCs w:val="28"/>
            <w:lang w:val="en-US"/>
          </w:rPr>
          <w:t>X</w:t>
        </w:r>
        <w:r w:rsidRPr="005808EE">
          <w:rPr>
            <w:szCs w:val="28"/>
            <w:vertAlign w:val="subscript"/>
          </w:rPr>
          <w:t>0</w:t>
        </w:r>
        <w:r w:rsidRPr="005808EE">
          <w:rPr>
            <w:szCs w:val="28"/>
          </w:rPr>
          <w:t xml:space="preserve"> – </w:t>
        </w:r>
        <w:r>
          <w:rPr>
            <w:szCs w:val="28"/>
            <w:lang w:val="ru-RU"/>
          </w:rPr>
          <w:t>ре</w:t>
        </w:r>
        <w:r>
          <w:rPr>
            <w:szCs w:val="28"/>
            <w:lang w:val="ru-RU"/>
          </w:rPr>
          <w:t>а</w:t>
        </w:r>
        <w:r>
          <w:rPr>
            <w:szCs w:val="28"/>
            <w:lang w:val="ru-RU"/>
          </w:rPr>
          <w:t>ктивная составляющая индуктивного характера</w:t>
        </w:r>
        <w:r w:rsidRPr="00EF58D7">
          <w:rPr>
            <w:szCs w:val="28"/>
            <w:lang w:val="ru-RU"/>
          </w:rPr>
          <w:t xml:space="preserve">, </w:t>
        </w:r>
        <w:r w:rsidRPr="005808EE">
          <w:rPr>
            <w:szCs w:val="28"/>
          </w:rPr>
          <w:t>учитыва</w:t>
        </w:r>
        <w:r>
          <w:rPr>
            <w:szCs w:val="28"/>
            <w:lang w:val="ru-RU"/>
          </w:rPr>
          <w:t xml:space="preserve">ющая </w:t>
        </w:r>
        <w:r w:rsidRPr="005808EE">
          <w:rPr>
            <w:szCs w:val="28"/>
          </w:rPr>
          <w:t>намагниченность материала сердечника и зависит от марки материала</w:t>
        </w:r>
      </w:ins>
    </w:p>
    <w:p w14:paraId="135ADBE8" w14:textId="77777777" w:rsidR="00D853A1" w:rsidRPr="00D853A1" w:rsidRDefault="00D853A1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x-none"/>
          <w:rPrChange w:id="743" w:author="Lexer" w:date="2024-09-28T17:23:00Z">
            <w:rPr>
              <w:rFonts w:ascii="Courier New" w:eastAsia="Courier New" w:hAnsi="Courier New" w:cs="Courier New"/>
              <w:bCs/>
              <w:sz w:val="24"/>
              <w:szCs w:val="24"/>
            </w:rPr>
          </w:rPrChange>
        </w:rPr>
      </w:pPr>
    </w:p>
    <w:sectPr w:rsidR="00D853A1" w:rsidRPr="00D853A1">
      <w:footerReference w:type="default" r:id="rId77"/>
      <w:headerReference w:type="first" r:id="rId78"/>
      <w:footerReference w:type="first" r:id="rId79"/>
      <w:pgSz w:w="11909" w:h="16834"/>
      <w:pgMar w:top="1440" w:right="1115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20DDA" w14:textId="77777777" w:rsidR="007F3E9B" w:rsidRDefault="007F3E9B">
      <w:pPr>
        <w:spacing w:line="240" w:lineRule="auto"/>
      </w:pPr>
      <w:r>
        <w:separator/>
      </w:r>
    </w:p>
  </w:endnote>
  <w:endnote w:type="continuationSeparator" w:id="0">
    <w:p w14:paraId="2E05632E" w14:textId="77777777" w:rsidR="007F3E9B" w:rsidRDefault="007F3E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775AA" w14:textId="170B2748" w:rsidR="005E6626" w:rsidRDefault="009442FF">
    <w:pPr>
      <w:jc w:val="right"/>
    </w:pPr>
    <w:r>
      <w:fldChar w:fldCharType="begin"/>
    </w:r>
    <w:r>
      <w:instrText>PAGE</w:instrText>
    </w:r>
    <w:r>
      <w:fldChar w:fldCharType="separate"/>
    </w:r>
    <w:r w:rsidR="00951D9F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D496E" w14:textId="77777777" w:rsidR="005E6626" w:rsidRDefault="005E66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83672" w14:textId="77777777" w:rsidR="007F3E9B" w:rsidRDefault="007F3E9B">
      <w:pPr>
        <w:spacing w:line="240" w:lineRule="auto"/>
      </w:pPr>
      <w:r>
        <w:separator/>
      </w:r>
    </w:p>
  </w:footnote>
  <w:footnote w:type="continuationSeparator" w:id="0">
    <w:p w14:paraId="054E2AA2" w14:textId="77777777" w:rsidR="007F3E9B" w:rsidRDefault="007F3E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5C562" w14:textId="77777777" w:rsidR="005E6626" w:rsidRDefault="005E66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4" type="#_x0000_t75" style="width:39.6pt;height:9.6pt;visibility:visible;mso-wrap-style:square" o:bullet="t">
        <v:imagedata r:id="rId1" o:title=""/>
      </v:shape>
    </w:pict>
  </w:numPicBullet>
  <w:abstractNum w:abstractNumId="0" w15:restartNumberingAfterBreak="0">
    <w:nsid w:val="0000044E"/>
    <w:multiLevelType w:val="multilevel"/>
    <w:tmpl w:val="2D740C0A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/>
        <w:bCs/>
        <w:i w:val="0"/>
        <w:iCs w:val="0"/>
        <w:w w:val="100"/>
        <w:sz w:val="28"/>
        <w:szCs w:val="28"/>
      </w:rPr>
    </w:lvl>
    <w:lvl w:ilvl="1">
      <w:numFmt w:val="bullet"/>
      <w:lvlText w:val="•"/>
      <w:lvlJc w:val="left"/>
      <w:pPr>
        <w:ind w:left="7842" w:hanging="360"/>
      </w:pPr>
    </w:lvl>
    <w:lvl w:ilvl="2">
      <w:numFmt w:val="bullet"/>
      <w:lvlText w:val="•"/>
      <w:lvlJc w:val="left"/>
      <w:pPr>
        <w:ind w:left="8050" w:hanging="360"/>
      </w:pPr>
    </w:lvl>
    <w:lvl w:ilvl="3">
      <w:numFmt w:val="bullet"/>
      <w:lvlText w:val="•"/>
      <w:lvlJc w:val="left"/>
      <w:pPr>
        <w:ind w:left="8259" w:hanging="360"/>
      </w:pPr>
    </w:lvl>
    <w:lvl w:ilvl="4">
      <w:numFmt w:val="bullet"/>
      <w:lvlText w:val="•"/>
      <w:lvlJc w:val="left"/>
      <w:pPr>
        <w:ind w:left="8468" w:hanging="360"/>
      </w:pPr>
    </w:lvl>
    <w:lvl w:ilvl="5">
      <w:numFmt w:val="bullet"/>
      <w:lvlText w:val="•"/>
      <w:lvlJc w:val="left"/>
      <w:pPr>
        <w:ind w:left="8677" w:hanging="360"/>
      </w:pPr>
    </w:lvl>
    <w:lvl w:ilvl="6">
      <w:numFmt w:val="bullet"/>
      <w:lvlText w:val="•"/>
      <w:lvlJc w:val="left"/>
      <w:pPr>
        <w:ind w:left="8886" w:hanging="360"/>
      </w:pPr>
    </w:lvl>
    <w:lvl w:ilvl="7">
      <w:numFmt w:val="bullet"/>
      <w:lvlText w:val="•"/>
      <w:lvlJc w:val="left"/>
      <w:pPr>
        <w:ind w:left="9095" w:hanging="360"/>
      </w:pPr>
    </w:lvl>
    <w:lvl w:ilvl="8">
      <w:numFmt w:val="bullet"/>
      <w:lvlText w:val="•"/>
      <w:lvlJc w:val="left"/>
      <w:pPr>
        <w:ind w:left="9304" w:hanging="360"/>
      </w:pPr>
    </w:lvl>
  </w:abstractNum>
  <w:abstractNum w:abstractNumId="1" w15:restartNumberingAfterBreak="0">
    <w:nsid w:val="40F122DA"/>
    <w:multiLevelType w:val="singleLevel"/>
    <w:tmpl w:val="8C82DCEA"/>
    <w:lvl w:ilvl="0">
      <w:start w:val="3"/>
      <w:numFmt w:val="bullet"/>
      <w:lvlText w:val="–"/>
      <w:lvlJc w:val="left"/>
      <w:pPr>
        <w:tabs>
          <w:tab w:val="num" w:pos="928"/>
        </w:tabs>
        <w:ind w:left="928" w:hanging="360"/>
      </w:pPr>
      <w:rPr>
        <w:rFonts w:hint="default"/>
      </w:rPr>
    </w:lvl>
  </w:abstractNum>
  <w:abstractNum w:abstractNumId="2" w15:restartNumberingAfterBreak="0">
    <w:nsid w:val="55DA59CA"/>
    <w:multiLevelType w:val="multilevel"/>
    <w:tmpl w:val="D4DA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4A0727"/>
    <w:multiLevelType w:val="hybridMultilevel"/>
    <w:tmpl w:val="1C10D0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1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exer">
    <w15:presenceInfo w15:providerId="None" w15:userId="Lexer"/>
  </w15:person>
  <w15:person w15:author="Student">
    <w15:presenceInfo w15:providerId="None" w15:userId="Studen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626"/>
    <w:rsid w:val="00006BFC"/>
    <w:rsid w:val="00014A4D"/>
    <w:rsid w:val="00023473"/>
    <w:rsid w:val="0002638E"/>
    <w:rsid w:val="00050D4D"/>
    <w:rsid w:val="000768DC"/>
    <w:rsid w:val="0008363D"/>
    <w:rsid w:val="00085710"/>
    <w:rsid w:val="000D2A6C"/>
    <w:rsid w:val="000E2386"/>
    <w:rsid w:val="001025D6"/>
    <w:rsid w:val="00112264"/>
    <w:rsid w:val="001236B0"/>
    <w:rsid w:val="00125E35"/>
    <w:rsid w:val="001333FA"/>
    <w:rsid w:val="00143325"/>
    <w:rsid w:val="00167A93"/>
    <w:rsid w:val="00173C11"/>
    <w:rsid w:val="00197DB3"/>
    <w:rsid w:val="001C1DE0"/>
    <w:rsid w:val="001E530F"/>
    <w:rsid w:val="001E7579"/>
    <w:rsid w:val="00237DAF"/>
    <w:rsid w:val="002425A3"/>
    <w:rsid w:val="002768EE"/>
    <w:rsid w:val="00280DD9"/>
    <w:rsid w:val="002B1E7D"/>
    <w:rsid w:val="002B638C"/>
    <w:rsid w:val="002D561A"/>
    <w:rsid w:val="002F3DEB"/>
    <w:rsid w:val="002F7214"/>
    <w:rsid w:val="002F7309"/>
    <w:rsid w:val="002F7FD4"/>
    <w:rsid w:val="00301437"/>
    <w:rsid w:val="003057DC"/>
    <w:rsid w:val="00312097"/>
    <w:rsid w:val="003217AF"/>
    <w:rsid w:val="00346A1F"/>
    <w:rsid w:val="003778B7"/>
    <w:rsid w:val="003A264E"/>
    <w:rsid w:val="003B5442"/>
    <w:rsid w:val="003C16C8"/>
    <w:rsid w:val="003D1F0D"/>
    <w:rsid w:val="00402D50"/>
    <w:rsid w:val="004339E3"/>
    <w:rsid w:val="0043670D"/>
    <w:rsid w:val="00443652"/>
    <w:rsid w:val="00492E97"/>
    <w:rsid w:val="00496B71"/>
    <w:rsid w:val="00497775"/>
    <w:rsid w:val="004B4AD6"/>
    <w:rsid w:val="004B709B"/>
    <w:rsid w:val="004C30E4"/>
    <w:rsid w:val="004C7784"/>
    <w:rsid w:val="004E0789"/>
    <w:rsid w:val="004F2DB6"/>
    <w:rsid w:val="004F64BA"/>
    <w:rsid w:val="00507F19"/>
    <w:rsid w:val="0053381D"/>
    <w:rsid w:val="00554D5E"/>
    <w:rsid w:val="005550F5"/>
    <w:rsid w:val="00575B1B"/>
    <w:rsid w:val="005C31C1"/>
    <w:rsid w:val="005E6626"/>
    <w:rsid w:val="005F0164"/>
    <w:rsid w:val="006026E4"/>
    <w:rsid w:val="0062218C"/>
    <w:rsid w:val="0063169D"/>
    <w:rsid w:val="00644E4A"/>
    <w:rsid w:val="00645A1A"/>
    <w:rsid w:val="00663497"/>
    <w:rsid w:val="00665E0F"/>
    <w:rsid w:val="0069039C"/>
    <w:rsid w:val="00690ECC"/>
    <w:rsid w:val="00697E35"/>
    <w:rsid w:val="006B3AE6"/>
    <w:rsid w:val="006B4A6C"/>
    <w:rsid w:val="00753753"/>
    <w:rsid w:val="007D3FDF"/>
    <w:rsid w:val="007F3E9B"/>
    <w:rsid w:val="00805CF4"/>
    <w:rsid w:val="00815AF4"/>
    <w:rsid w:val="00826BB0"/>
    <w:rsid w:val="00847E72"/>
    <w:rsid w:val="008554A2"/>
    <w:rsid w:val="008A0F69"/>
    <w:rsid w:val="008B3AA5"/>
    <w:rsid w:val="008C62A3"/>
    <w:rsid w:val="008E14E7"/>
    <w:rsid w:val="009038B8"/>
    <w:rsid w:val="00903DDF"/>
    <w:rsid w:val="009442FF"/>
    <w:rsid w:val="00947C9D"/>
    <w:rsid w:val="009512A0"/>
    <w:rsid w:val="00951D9F"/>
    <w:rsid w:val="00960A0D"/>
    <w:rsid w:val="009708AE"/>
    <w:rsid w:val="00981D37"/>
    <w:rsid w:val="0098647D"/>
    <w:rsid w:val="009B24C2"/>
    <w:rsid w:val="009C5B84"/>
    <w:rsid w:val="009D63A3"/>
    <w:rsid w:val="009F43B9"/>
    <w:rsid w:val="00A04790"/>
    <w:rsid w:val="00A54D44"/>
    <w:rsid w:val="00A55DFB"/>
    <w:rsid w:val="00AB18E5"/>
    <w:rsid w:val="00AB551A"/>
    <w:rsid w:val="00AF3B34"/>
    <w:rsid w:val="00B07702"/>
    <w:rsid w:val="00B14639"/>
    <w:rsid w:val="00B21C15"/>
    <w:rsid w:val="00B24EAB"/>
    <w:rsid w:val="00B435C4"/>
    <w:rsid w:val="00B87D09"/>
    <w:rsid w:val="00B94457"/>
    <w:rsid w:val="00BA0DCB"/>
    <w:rsid w:val="00BA19BD"/>
    <w:rsid w:val="00BB24E2"/>
    <w:rsid w:val="00BB7B74"/>
    <w:rsid w:val="00BD4711"/>
    <w:rsid w:val="00BE7E64"/>
    <w:rsid w:val="00BF5A32"/>
    <w:rsid w:val="00C21ACF"/>
    <w:rsid w:val="00C2677B"/>
    <w:rsid w:val="00C477F2"/>
    <w:rsid w:val="00C819ED"/>
    <w:rsid w:val="00C82A66"/>
    <w:rsid w:val="00CD31C9"/>
    <w:rsid w:val="00D02E15"/>
    <w:rsid w:val="00D3096E"/>
    <w:rsid w:val="00D65AEC"/>
    <w:rsid w:val="00D71EA7"/>
    <w:rsid w:val="00D853A1"/>
    <w:rsid w:val="00D86F16"/>
    <w:rsid w:val="00D96721"/>
    <w:rsid w:val="00DA388C"/>
    <w:rsid w:val="00DB3ED0"/>
    <w:rsid w:val="00DD03DF"/>
    <w:rsid w:val="00DD05E5"/>
    <w:rsid w:val="00DD2D24"/>
    <w:rsid w:val="00E0677A"/>
    <w:rsid w:val="00E128C5"/>
    <w:rsid w:val="00E23D51"/>
    <w:rsid w:val="00E3693C"/>
    <w:rsid w:val="00E43387"/>
    <w:rsid w:val="00E47E68"/>
    <w:rsid w:val="00E54B29"/>
    <w:rsid w:val="00E76A7B"/>
    <w:rsid w:val="00ED33D7"/>
    <w:rsid w:val="00ED583D"/>
    <w:rsid w:val="00ED59BD"/>
    <w:rsid w:val="00EE3367"/>
    <w:rsid w:val="00F2021B"/>
    <w:rsid w:val="00F54E80"/>
    <w:rsid w:val="00F70106"/>
    <w:rsid w:val="00F731BE"/>
    <w:rsid w:val="00F92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DE31"/>
  <w15:docId w15:val="{3E01A965-A4D7-4E98-8754-F53B13E7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firstLine="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CF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9">
    <w:name w:val="heading 9"/>
    <w:basedOn w:val="a"/>
    <w:next w:val="a"/>
    <w:link w:val="90"/>
    <w:uiPriority w:val="9"/>
    <w:qFormat/>
    <w:rsid w:val="00BB24E2"/>
    <w:pPr>
      <w:spacing w:before="240" w:after="60" w:line="240" w:lineRule="auto"/>
      <w:ind w:firstLine="0"/>
      <w:jc w:val="left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6825"/>
      </w:tabs>
      <w:spacing w:line="240" w:lineRule="auto"/>
      <w:ind w:left="-426" w:firstLine="0"/>
      <w:jc w:val="center"/>
    </w:pPr>
    <w:rPr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240" w:lineRule="auto"/>
    </w:p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link w:val="a8"/>
    <w:uiPriority w:val="34"/>
    <w:qFormat/>
    <w:rsid w:val="00847E72"/>
    <w:pPr>
      <w:ind w:left="720"/>
      <w:contextualSpacing/>
    </w:pPr>
  </w:style>
  <w:style w:type="paragraph" w:styleId="a9">
    <w:name w:val="Body Text Indent"/>
    <w:basedOn w:val="a"/>
    <w:link w:val="aa"/>
    <w:rsid w:val="00E0677A"/>
    <w:pPr>
      <w:spacing w:line="240" w:lineRule="auto"/>
      <w:ind w:firstLine="0"/>
    </w:pPr>
    <w:rPr>
      <w:szCs w:val="20"/>
      <w:lang w:val="x-none" w:eastAsia="x-none"/>
    </w:rPr>
  </w:style>
  <w:style w:type="character" w:customStyle="1" w:styleId="aa">
    <w:name w:val="Основной текст с отступом Знак"/>
    <w:basedOn w:val="a0"/>
    <w:link w:val="a9"/>
    <w:rsid w:val="00E0677A"/>
    <w:rPr>
      <w:szCs w:val="20"/>
      <w:lang w:val="x-none" w:eastAsia="x-none"/>
    </w:rPr>
  </w:style>
  <w:style w:type="paragraph" w:styleId="ab">
    <w:name w:val="Body Text"/>
    <w:basedOn w:val="a"/>
    <w:link w:val="ac"/>
    <w:uiPriority w:val="99"/>
    <w:unhideWhenUsed/>
    <w:rsid w:val="00805CF4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805CF4"/>
  </w:style>
  <w:style w:type="character" w:customStyle="1" w:styleId="70">
    <w:name w:val="Заголовок 7 Знак"/>
    <w:basedOn w:val="a0"/>
    <w:link w:val="7"/>
    <w:rsid w:val="00805CF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9"/>
    <w:rsid w:val="00BB24E2"/>
    <w:rPr>
      <w:rFonts w:ascii="Cambria" w:hAnsi="Cambria"/>
      <w:sz w:val="22"/>
      <w:szCs w:val="22"/>
      <w:lang w:val="x-none" w:eastAsia="x-none"/>
    </w:rPr>
  </w:style>
  <w:style w:type="character" w:customStyle="1" w:styleId="fontstyle01">
    <w:name w:val="fontstyle01"/>
    <w:basedOn w:val="a0"/>
    <w:rsid w:val="00507F19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8">
    <w:name w:val="Абзац списка Знак"/>
    <w:link w:val="a7"/>
    <w:uiPriority w:val="34"/>
    <w:rsid w:val="0053381D"/>
  </w:style>
  <w:style w:type="paragraph" w:customStyle="1" w:styleId="Heading31">
    <w:name w:val="Heading 31"/>
    <w:basedOn w:val="a"/>
    <w:uiPriority w:val="1"/>
    <w:qFormat/>
    <w:rsid w:val="00663497"/>
    <w:pPr>
      <w:widowControl w:val="0"/>
      <w:autoSpaceDE w:val="0"/>
      <w:autoSpaceDN w:val="0"/>
      <w:adjustRightInd w:val="0"/>
      <w:spacing w:line="240" w:lineRule="auto"/>
      <w:ind w:left="278" w:firstLine="0"/>
      <w:jc w:val="left"/>
      <w:outlineLvl w:val="2"/>
    </w:pPr>
    <w:rPr>
      <w:b/>
      <w:bCs/>
      <w:lang w:val="ru-RU"/>
    </w:rPr>
  </w:style>
  <w:style w:type="paragraph" w:customStyle="1" w:styleId="messagelistitemd5deea">
    <w:name w:val="messagelistitem_d5deea"/>
    <w:basedOn w:val="a"/>
    <w:rsid w:val="0066349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paragraph" w:styleId="ad">
    <w:name w:val="Revision"/>
    <w:hidden/>
    <w:uiPriority w:val="99"/>
    <w:semiHidden/>
    <w:rsid w:val="00665E0F"/>
    <w:pPr>
      <w:spacing w:line="240" w:lineRule="auto"/>
      <w:ind w:firstLine="0"/>
      <w:jc w:val="left"/>
    </w:pPr>
  </w:style>
  <w:style w:type="character" w:customStyle="1" w:styleId="fontstyle21">
    <w:name w:val="fontstyle21"/>
    <w:basedOn w:val="a0"/>
    <w:rsid w:val="002F7309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  <w:style w:type="paragraph" w:styleId="30">
    <w:name w:val="Body Text Indent 3"/>
    <w:basedOn w:val="a"/>
    <w:link w:val="31"/>
    <w:uiPriority w:val="99"/>
    <w:unhideWhenUsed/>
    <w:rsid w:val="00BF5A32"/>
    <w:pPr>
      <w:spacing w:after="120" w:line="240" w:lineRule="auto"/>
      <w:ind w:left="283" w:firstLine="0"/>
      <w:jc w:val="left"/>
    </w:pPr>
    <w:rPr>
      <w:sz w:val="16"/>
      <w:szCs w:val="16"/>
      <w:lang w:val="x-none" w:eastAsia="x-none"/>
    </w:rPr>
  </w:style>
  <w:style w:type="character" w:customStyle="1" w:styleId="31">
    <w:name w:val="Основной текст с отступом 3 Знак"/>
    <w:basedOn w:val="a0"/>
    <w:link w:val="30"/>
    <w:uiPriority w:val="99"/>
    <w:rsid w:val="00BF5A32"/>
    <w:rPr>
      <w:sz w:val="16"/>
      <w:szCs w:val="1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5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66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04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222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3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7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5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7383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0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7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324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6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4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9.wmf"/><Relationship Id="rId42" Type="http://schemas.openxmlformats.org/officeDocument/2006/relationships/oleObject" Target="embeddings/oleObject16.bin"/><Relationship Id="rId47" Type="http://schemas.openxmlformats.org/officeDocument/2006/relationships/image" Target="media/image23.wmf"/><Relationship Id="rId63" Type="http://schemas.openxmlformats.org/officeDocument/2006/relationships/image" Target="media/image32.wmf"/><Relationship Id="rId68" Type="http://schemas.openxmlformats.org/officeDocument/2006/relationships/oleObject" Target="embeddings/oleObject28.bin"/><Relationship Id="rId16" Type="http://schemas.openxmlformats.org/officeDocument/2006/relationships/oleObject" Target="embeddings/oleObject4.bin"/><Relationship Id="rId11" Type="http://schemas.openxmlformats.org/officeDocument/2006/relationships/image" Target="media/image4.wmf"/><Relationship Id="rId32" Type="http://schemas.openxmlformats.org/officeDocument/2006/relationships/image" Target="media/image15.png"/><Relationship Id="rId37" Type="http://schemas.openxmlformats.org/officeDocument/2006/relationships/image" Target="media/image18.wmf"/><Relationship Id="rId53" Type="http://schemas.openxmlformats.org/officeDocument/2006/relationships/image" Target="media/image27.wmf"/><Relationship Id="rId58" Type="http://schemas.openxmlformats.org/officeDocument/2006/relationships/oleObject" Target="embeddings/oleObject23.bin"/><Relationship Id="rId74" Type="http://schemas.openxmlformats.org/officeDocument/2006/relationships/oleObject" Target="embeddings/oleObject31.bin"/><Relationship Id="rId79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image" Target="media/image31.wmf"/><Relationship Id="rId82" Type="http://schemas.openxmlformats.org/officeDocument/2006/relationships/theme" Target="theme/theme1.xml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7.wmf"/><Relationship Id="rId43" Type="http://schemas.openxmlformats.org/officeDocument/2006/relationships/image" Target="media/image21.wmf"/><Relationship Id="rId48" Type="http://schemas.openxmlformats.org/officeDocument/2006/relationships/oleObject" Target="embeddings/oleObject19.bin"/><Relationship Id="rId56" Type="http://schemas.openxmlformats.org/officeDocument/2006/relationships/oleObject" Target="embeddings/oleObject22.bin"/><Relationship Id="rId64" Type="http://schemas.openxmlformats.org/officeDocument/2006/relationships/oleObject" Target="embeddings/oleObject26.bin"/><Relationship Id="rId69" Type="http://schemas.openxmlformats.org/officeDocument/2006/relationships/image" Target="media/image35.wmf"/><Relationship Id="rId77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oleObject" Target="embeddings/oleObject20.bin"/><Relationship Id="rId72" Type="http://schemas.openxmlformats.org/officeDocument/2006/relationships/oleObject" Target="embeddings/oleObject30.bin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59" Type="http://schemas.openxmlformats.org/officeDocument/2006/relationships/image" Target="media/image30.wmf"/><Relationship Id="rId67" Type="http://schemas.openxmlformats.org/officeDocument/2006/relationships/image" Target="media/image34.wmf"/><Relationship Id="rId20" Type="http://schemas.openxmlformats.org/officeDocument/2006/relationships/oleObject" Target="embeddings/oleObject6.bin"/><Relationship Id="rId41" Type="http://schemas.openxmlformats.org/officeDocument/2006/relationships/image" Target="media/image20.png"/><Relationship Id="rId54" Type="http://schemas.openxmlformats.org/officeDocument/2006/relationships/oleObject" Target="embeddings/oleObject21.bin"/><Relationship Id="rId62" Type="http://schemas.openxmlformats.org/officeDocument/2006/relationships/oleObject" Target="embeddings/oleObject25.bin"/><Relationship Id="rId70" Type="http://schemas.openxmlformats.org/officeDocument/2006/relationships/oleObject" Target="embeddings/oleObject29.bin"/><Relationship Id="rId75" Type="http://schemas.openxmlformats.org/officeDocument/2006/relationships/image" Target="media/image3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3.bin"/><Relationship Id="rId49" Type="http://schemas.openxmlformats.org/officeDocument/2006/relationships/image" Target="media/image24.png"/><Relationship Id="rId57" Type="http://schemas.openxmlformats.org/officeDocument/2006/relationships/image" Target="media/image29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png"/><Relationship Id="rId44" Type="http://schemas.openxmlformats.org/officeDocument/2006/relationships/oleObject" Target="embeddings/oleObject17.bin"/><Relationship Id="rId52" Type="http://schemas.openxmlformats.org/officeDocument/2006/relationships/image" Target="media/image26.png"/><Relationship Id="rId60" Type="http://schemas.openxmlformats.org/officeDocument/2006/relationships/oleObject" Target="embeddings/oleObject24.bin"/><Relationship Id="rId65" Type="http://schemas.openxmlformats.org/officeDocument/2006/relationships/image" Target="media/image33.wmf"/><Relationship Id="rId73" Type="http://schemas.openxmlformats.org/officeDocument/2006/relationships/image" Target="media/image37.wmf"/><Relationship Id="rId78" Type="http://schemas.openxmlformats.org/officeDocument/2006/relationships/header" Target="header1.xml"/><Relationship Id="rId81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9.wmf"/><Relationship Id="rId34" Type="http://schemas.openxmlformats.org/officeDocument/2006/relationships/oleObject" Target="embeddings/oleObject12.bin"/><Relationship Id="rId50" Type="http://schemas.openxmlformats.org/officeDocument/2006/relationships/image" Target="media/image25.wmf"/><Relationship Id="rId55" Type="http://schemas.openxmlformats.org/officeDocument/2006/relationships/image" Target="media/image28.wmf"/><Relationship Id="rId76" Type="http://schemas.openxmlformats.org/officeDocument/2006/relationships/oleObject" Target="embeddings/oleObject32.bin"/><Relationship Id="rId7" Type="http://schemas.openxmlformats.org/officeDocument/2006/relationships/endnotes" Target="endnotes.xml"/><Relationship Id="rId71" Type="http://schemas.openxmlformats.org/officeDocument/2006/relationships/image" Target="media/image36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5.bin"/><Relationship Id="rId45" Type="http://schemas.openxmlformats.org/officeDocument/2006/relationships/image" Target="media/image22.wmf"/><Relationship Id="rId66" Type="http://schemas.openxmlformats.org/officeDocument/2006/relationships/oleObject" Target="embeddings/oleObject27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C97FE-2969-41E2-A3FF-5044C8E55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10</Pages>
  <Words>1522</Words>
  <Characters>8676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Lexer</cp:lastModifiedBy>
  <cp:revision>21</cp:revision>
  <dcterms:created xsi:type="dcterms:W3CDTF">2024-09-06T14:37:00Z</dcterms:created>
  <dcterms:modified xsi:type="dcterms:W3CDTF">2024-09-28T15:36:00Z</dcterms:modified>
</cp:coreProperties>
</file>